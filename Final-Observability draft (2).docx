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sz w:val="30"/>
          <w:szCs w:val="30"/>
        </w:rPr>
      </w:pPr>
      <w:bookmarkStart w:colFirst="0" w:colLast="0" w:name="_to1kovw6bgm7" w:id="0"/>
      <w:bookmarkEnd w:id="0"/>
      <w:r w:rsidDel="00000000" w:rsidR="00000000" w:rsidRPr="00000000">
        <w:rPr>
          <w:sz w:val="30"/>
          <w:szCs w:val="30"/>
          <w:rtl w:val="0"/>
        </w:rPr>
        <w:t xml:space="preserve">Observability: Setting up ELK Stack for Log Management</w:t>
      </w:r>
    </w:p>
    <w:p w:rsidR="00000000" w:rsidDel="00000000" w:rsidP="00000000" w:rsidRDefault="00000000" w:rsidRPr="00000000" w14:paraId="00000002">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 </w:t>
      </w:r>
    </w:p>
    <w:p w:rsidR="00000000" w:rsidDel="00000000" w:rsidP="00000000" w:rsidRDefault="00000000" w:rsidRPr="00000000" w14:paraId="00000003">
      <w:pPr>
        <w:pStyle w:val="Heading4"/>
        <w:keepNext w:val="0"/>
        <w:keepLines w:val="0"/>
        <w:rPr>
          <w:sz w:val="22"/>
          <w:szCs w:val="22"/>
        </w:rPr>
      </w:pPr>
      <w:bookmarkStart w:colFirst="0" w:colLast="0" w:name="_g4n0iw4bvnp5" w:id="1"/>
      <w:bookmarkEnd w:id="1"/>
      <w:r w:rsidDel="00000000" w:rsidR="00000000" w:rsidRPr="00000000">
        <w:rPr>
          <w:sz w:val="22"/>
          <w:szCs w:val="22"/>
          <w:rtl w:val="0"/>
        </w:rPr>
        <w:t xml:space="preserve">1. Prerequisites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04">
      <w:pPr>
        <w:numPr>
          <w:ilvl w:val="0"/>
          <w:numId w:val="63"/>
        </w:numPr>
        <w:spacing w:after="240" w:before="240" w:lineRule="auto"/>
        <w:ind w:left="720" w:hanging="360"/>
      </w:pPr>
      <w:r w:rsidDel="00000000" w:rsidR="00000000" w:rsidRPr="00000000">
        <w:rPr>
          <w:b w:val="1"/>
          <w:bCs w:val="1"/>
          <w:rtl w:val="0"/>
        </w:rPr>
        <w:t xml:space="preserve">Java Development Kit (JDK):</w:t>
      </w:r>
      <w:r w:rsidDel="00000000" w:rsidR="00000000" w:rsidRPr="00000000">
        <w:rPr>
          <w:rtl w:val="0"/>
        </w:rPr>
        <w:t xml:space="preserve"> Elasticsearch and Logstash require Java. Kibana includes its own Node.js binary.</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color w:val="188038"/>
          <w:rtl w:val="0"/>
        </w:rPr>
        <w:t xml:space="preserve"></w:t>
      </w:r>
      <w:del w:author="Yeswanth Kolaparthi" w:id="0" w:date="2025-07-17T15:06:03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dnf install -y java-11-openjdk java-11-openjdk-devel</w:t>
      </w:r>
    </w:p>
    <w:p w:rsidR="00000000" w:rsidDel="00000000" w:rsidP="00000000" w:rsidRDefault="00000000" w:rsidRPr="00000000" w14:paraId="00000006">
      <w:pPr>
        <w:numPr>
          <w:ilvl w:val="0"/>
          <w:numId w:val="61"/>
        </w:numPr>
        <w:spacing w:after="240" w:before="240" w:lineRule="auto"/>
        <w:ind w:left="720" w:hanging="360"/>
        <w:rPr>
          <w:b w:val="1"/>
          <w:bCs w:val="1"/>
        </w:rPr>
      </w:pPr>
      <w:r w:rsidDel="00000000" w:rsidR="00000000" w:rsidRPr="00000000">
        <w:rPr>
          <w:color w:val="188038"/>
          <w:rtl w:val="0"/>
        </w:rPr>
        <w:t xml:space="preserve"></w:t>
      </w:r>
      <w:r w:rsidDel="00000000" w:rsidR="00000000" w:rsidRPr="00000000">
        <w:rPr>
          <w:b w:val="1"/>
          <w:bCs w:val="1"/>
          <w:rtl w:val="0"/>
        </w:rPr>
        <w:t xml:space="preserve">Verify Java Installation:</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color w:val="188038"/>
          <w:rtl w:val="0"/>
        </w:rPr>
        <w:t xml:space="preserve"></w:t>
      </w:r>
      <w:del w:author="Yeswanth Kolaparthi" w:id="1" w:date="2025-07-17T15:06:05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java -version</w:t>
      </w:r>
    </w:p>
    <w:p w:rsidR="00000000" w:rsidDel="00000000" w:rsidP="00000000" w:rsidRDefault="00000000" w:rsidRPr="00000000" w14:paraId="00000008">
      <w:pPr>
        <w:numPr>
          <w:ilvl w:val="0"/>
          <w:numId w:val="8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Wget</w:t>
      </w:r>
      <w:ins w:author="Yeswanth Kolaparthi" w:id="2" w:date="2025-07-17T15:07:36Z">
        <w:r w:rsidDel="00000000" w:rsidR="00000000" w:rsidRPr="00000000">
          <w:rPr>
            <w:b w:val="1"/>
            <w:bCs w:val="1"/>
            <w:rtl w:val="0"/>
          </w:rPr>
          <w:t xml:space="preserve">, nano</w:t>
        </w:r>
      </w:ins>
      <w:r w:rsidDel="00000000" w:rsidR="00000000" w:rsidRPr="00000000">
        <w:rPr>
          <w:b w:val="1"/>
          <w:bCs w:val="1"/>
          <w:rtl w:val="0"/>
        </w:rPr>
        <w:t xml:space="preserve"> (if not already installed):</w:t>
      </w:r>
      <w:r w:rsidDel="00000000" w:rsidR="00000000" w:rsidRPr="00000000">
        <w:rPr>
          <w:rtl w:val="0"/>
        </w:rPr>
      </w:r>
    </w:p>
    <w:p w:rsidR="00000000" w:rsidDel="00000000" w:rsidP="00000000" w:rsidRDefault="00000000" w:rsidRPr="00000000" w14:paraId="00000009">
      <w:pPr>
        <w:rPr>
          <w:ins w:author="Yeswanth Kolaparthi" w:id="4" w:date="2025-07-17T15:07:28Z"/>
          <w:rFonts w:ascii="Roboto Mono" w:cs="Roboto Mono" w:eastAsia="Roboto Mono" w:hAnsi="Roboto Mono"/>
          <w:color w:val="188038"/>
        </w:rPr>
      </w:pPr>
      <w:r w:rsidDel="00000000" w:rsidR="00000000" w:rsidRPr="00000000">
        <w:rPr>
          <w:color w:val="188038"/>
          <w:rtl w:val="0"/>
        </w:rPr>
        <w:t xml:space="preserve"></w:t>
      </w:r>
      <w:del w:author="Yeswanth Kolaparthi" w:id="3" w:date="2025-07-17T15:06:08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dnf install -y wget</w:t>
      </w:r>
      <w:ins w:author="Yeswanth Kolaparthi" w:id="4" w:date="2025-07-17T15:07:28Z">
        <w:r w:rsidDel="00000000" w:rsidR="00000000" w:rsidRPr="00000000">
          <w:rPr>
            <w:rtl w:val="0"/>
          </w:rPr>
        </w:r>
      </w:ins>
    </w:p>
    <w:p w:rsidR="00000000" w:rsidDel="00000000" w:rsidP="00000000" w:rsidRDefault="00000000" w:rsidRPr="00000000" w14:paraId="0000000A">
      <w:pPr>
        <w:rPr>
          <w:rFonts w:ascii="Roboto Mono" w:cs="Roboto Mono" w:eastAsia="Roboto Mono" w:hAnsi="Roboto Mono"/>
          <w:color w:val="188038"/>
        </w:rPr>
      </w:pPr>
      <w:ins w:author="Yeswanth Kolaparthi" w:id="4" w:date="2025-07-17T15:07:28Z">
        <w:r w:rsidDel="00000000" w:rsidR="00000000" w:rsidRPr="00000000">
          <w:rPr>
            <w:rFonts w:ascii="Roboto Mono" w:cs="Roboto Mono" w:eastAsia="Roboto Mono" w:hAnsi="Roboto Mono"/>
            <w:color w:val="188038"/>
            <w:rtl w:val="0"/>
          </w:rPr>
          <w:t xml:space="preserve">sudo dnf install -y nano</w:t>
        </w:r>
      </w:ins>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0C">
      <w:pPr>
        <w:pStyle w:val="Heading4"/>
        <w:keepNext w:val="0"/>
        <w:keepLines w:val="0"/>
        <w:rPr>
          <w:sz w:val="22"/>
          <w:szCs w:val="22"/>
        </w:rPr>
      </w:pPr>
      <w:bookmarkStart w:colFirst="0" w:colLast="0" w:name="_hqkcqosadabv" w:id="2"/>
      <w:bookmarkEnd w:id="2"/>
      <w:r w:rsidDel="00000000" w:rsidR="00000000" w:rsidRPr="00000000">
        <w:rPr>
          <w:sz w:val="22"/>
          <w:szCs w:val="22"/>
          <w:rtl w:val="0"/>
        </w:rPr>
        <w:t xml:space="preserve">2. Download RPMs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6">
        <w:r w:rsidDel="00000000" w:rsidR="00000000" w:rsidRPr="00000000">
          <w:rPr>
            <w:rFonts w:ascii="Roboto Mono" w:cs="Roboto Mono" w:eastAsia="Roboto Mono" w:hAnsi="Roboto Mono"/>
            <w:color w:val="188038"/>
            <w:u w:val="single"/>
            <w:rtl w:val="0"/>
          </w:rPr>
          <w:t xml:space="preserve">https://artifacts.elastic.co/downloads/logstash/logstash-7.17.25-x86_64.rpm</w:t>
        </w:r>
      </w:hyperlink>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7">
        <w:r w:rsidDel="00000000" w:rsidR="00000000" w:rsidRPr="00000000">
          <w:rPr>
            <w:rFonts w:ascii="Roboto Mono" w:cs="Roboto Mono" w:eastAsia="Roboto Mono" w:hAnsi="Roboto Mono"/>
            <w:color w:val="188038"/>
            <w:u w:val="single"/>
            <w:rtl w:val="0"/>
          </w:rPr>
          <w:t xml:space="preserve">https://artifacts.elastic.co/downloads/elasticsearch/elasticsearch-7.17.25-x86_64.rpm</w:t>
        </w:r>
      </w:hyperlink>
      <w:r w:rsidDel="00000000" w:rsidR="00000000" w:rsidRPr="00000000">
        <w:rPr>
          <w:rtl w:val="0"/>
        </w:rPr>
      </w:r>
    </w:p>
    <w:p w:rsidR="00000000" w:rsidDel="00000000" w:rsidP="00000000" w:rsidRDefault="00000000" w:rsidRPr="00000000" w14:paraId="00000011">
      <w:pPr>
        <w:pStyle w:val="Heading4"/>
        <w:keepNext w:val="0"/>
        <w:keepLines w:val="0"/>
        <w:rPr>
          <w:sz w:val="22"/>
          <w:szCs w:val="22"/>
        </w:rPr>
      </w:pPr>
      <w:bookmarkStart w:colFirst="0" w:colLast="0" w:name="_s9mfdd5zu32q" w:id="3"/>
      <w:bookmarkEnd w:id="3"/>
      <w:r w:rsidDel="00000000" w:rsidR="00000000" w:rsidRPr="00000000">
        <w:rPr>
          <w:b w:val="0"/>
          <w:bCs w:val="0"/>
          <w:color w:val="188038"/>
          <w:sz w:val="22"/>
          <w:szCs w:val="22"/>
          <w:rtl w:val="0"/>
        </w:rPr>
        <w:t xml:space="preserve"></w:t>
      </w:r>
      <w:r w:rsidDel="00000000" w:rsidR="00000000" w:rsidRPr="00000000">
        <w:rPr>
          <w:sz w:val="22"/>
          <w:szCs w:val="22"/>
          <w:rtl w:val="0"/>
        </w:rPr>
        <w:t xml:space="preserve">3. Install RPMs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Install the downloaded RPM packages. This process will also create default users and groups for each service.</w:t>
      </w:r>
    </w:p>
    <w:p w:rsidR="00000000" w:rsidDel="00000000" w:rsidP="00000000" w:rsidRDefault="00000000" w:rsidRPr="00000000" w14:paraId="00000013">
      <w:pPr>
        <w:numPr>
          <w:ilvl w:val="0"/>
          <w:numId w:val="71"/>
        </w:numPr>
        <w:spacing w:after="240" w:before="240" w:lineRule="auto"/>
        <w:ind w:left="720" w:hanging="360"/>
      </w:pPr>
      <w:r w:rsidDel="00000000" w:rsidR="00000000" w:rsidRPr="00000000">
        <w:rPr>
          <w:b w:val="1"/>
          <w:bCs w:val="1"/>
          <w:rtl w:val="0"/>
        </w:rPr>
        <w:t xml:space="preserve">Logstash:</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color w:val="188038"/>
          <w:rtl w:val="0"/>
        </w:rPr>
        <w:t xml:space="preserve"></w:t>
      </w:r>
      <w:del w:author="Yeswanth Kolaparthi" w:id="5" w:date="2025-07-17T15:06:32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dnf install -y ./logstash-7.17.25-x86_64.rpm</w:t>
      </w:r>
    </w:p>
    <w:p w:rsidR="00000000" w:rsidDel="00000000" w:rsidP="00000000" w:rsidRDefault="00000000" w:rsidRPr="00000000" w14:paraId="00000015">
      <w:pPr>
        <w:numPr>
          <w:ilvl w:val="0"/>
          <w:numId w:val="2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Elasticsearch:</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color w:val="188038"/>
          <w:rtl w:val="0"/>
        </w:rPr>
        <w:t xml:space="preserve"></w:t>
      </w:r>
      <w:del w:author="Yeswanth Kolaparthi" w:id="6" w:date="2025-07-17T15:06:36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dnf install -y ./elasticsearch-7.17.25-x86_64.rpm</w:t>
      </w:r>
    </w:p>
    <w:p w:rsidR="00000000" w:rsidDel="00000000" w:rsidP="00000000" w:rsidRDefault="00000000" w:rsidRPr="00000000" w14:paraId="00000017">
      <w:pPr>
        <w:pStyle w:val="Heading4"/>
        <w:keepNext w:val="0"/>
        <w:keepLines w:val="0"/>
        <w:rPr>
          <w:sz w:val="22"/>
          <w:szCs w:val="22"/>
        </w:rPr>
      </w:pPr>
      <w:bookmarkStart w:colFirst="0" w:colLast="0" w:name="_oyvlqyvrb90w" w:id="4"/>
      <w:bookmarkEnd w:id="4"/>
      <w:r w:rsidDel="00000000" w:rsidR="00000000" w:rsidRPr="00000000">
        <w:rPr>
          <w:b w:val="0"/>
          <w:bCs w:val="0"/>
          <w:color w:val="188038"/>
          <w:rtl w:val="0"/>
        </w:rPr>
        <w:t xml:space="preserve"></w:t>
      </w:r>
      <w:r w:rsidDel="00000000" w:rsidR="00000000" w:rsidRPr="00000000">
        <w:rPr>
          <w:sz w:val="22"/>
          <w:szCs w:val="22"/>
          <w:rtl w:val="0"/>
        </w:rPr>
        <w:t xml:space="preserve">4. Configure Logstash Pipeline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nano /etc/logstash/conf.d/logstash.conf</w:t>
      </w:r>
    </w:p>
    <w:p w:rsidR="00000000" w:rsidDel="00000000" w:rsidP="00000000" w:rsidRDefault="00000000" w:rsidRPr="00000000" w14:paraId="0000001A">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input {</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=&gt; 5044</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hosts =&gt; ["http://localhost:9200"]</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=&gt; "logstash-syslog-%{+YYYY.MM.dd}"</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7">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Optional:</w:t>
      </w:r>
      <w:r w:rsidDel="00000000" w:rsidR="00000000" w:rsidRPr="00000000">
        <w:rPr>
          <w:rtl w:val="0"/>
        </w:rPr>
        <w:t xml:space="preserve">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028">
      <w:pPr>
        <w:pStyle w:val="Heading4"/>
        <w:keepNext w:val="0"/>
        <w:keepLines w:val="0"/>
        <w:rPr>
          <w:sz w:val="22"/>
          <w:szCs w:val="22"/>
        </w:rPr>
      </w:pPr>
      <w:bookmarkStart w:colFirst="0" w:colLast="0" w:name="_3ygew52gge6u" w:id="5"/>
      <w:bookmarkEnd w:id="5"/>
      <w:r w:rsidDel="00000000" w:rsidR="00000000" w:rsidRPr="00000000">
        <w:rPr>
          <w:sz w:val="22"/>
          <w:szCs w:val="22"/>
          <w:rtl w:val="0"/>
        </w:rPr>
        <w:t xml:space="preserve">5. Firewall Configuration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Open the default ports in the firewall for Logstash and Elasticsearch.</w:t>
      </w:r>
    </w:p>
    <w:p w:rsidR="00000000" w:rsidDel="00000000" w:rsidP="00000000" w:rsidRDefault="00000000" w:rsidRPr="00000000" w14:paraId="0000002A">
      <w:pPr>
        <w:numPr>
          <w:ilvl w:val="0"/>
          <w:numId w:val="74"/>
        </w:numPr>
        <w:spacing w:after="240" w:before="240" w:lineRule="auto"/>
        <w:ind w:left="720" w:hanging="360"/>
      </w:pPr>
      <w:r w:rsidDel="00000000" w:rsidR="00000000" w:rsidRPr="00000000">
        <w:rPr>
          <w:b w:val="1"/>
          <w:bCs w:val="1"/>
          <w:rtl w:val="0"/>
        </w:rPr>
        <w:t xml:space="preserve">Logstash Syslog Input (Port 5044):</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sz w:val="14"/>
          <w:szCs w:val="14"/>
        </w:rPr>
      </w:pPr>
      <w:r w:rsidDel="00000000" w:rsidR="00000000" w:rsidRPr="00000000">
        <w:rPr>
          <w:color w:val="188038"/>
          <w:rtl w:val="0"/>
        </w:rPr>
        <w:t xml:space="preserve"></w:t>
      </w:r>
      <w:del w:author="Yeswanth Kolaparthi" w:id="7" w:date="2025-07-17T15:07:59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firewall-cmd --permanent --add-port=5044/tcp </w:t>
      </w:r>
      <w:r w:rsidDel="00000000" w:rsidR="00000000" w:rsidRPr="00000000">
        <w:rPr>
          <w:rFonts w:ascii="Roboto Mono" w:cs="Roboto Mono" w:eastAsia="Roboto Mono" w:hAnsi="Roboto Mono"/>
          <w:color w:val="188038"/>
          <w:sz w:val="14"/>
          <w:szCs w:val="14"/>
          <w:rtl w:val="0"/>
        </w:rPr>
        <w:t xml:space="preserve"># Logstash Syslog Input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02D">
      <w:pPr>
        <w:numPr>
          <w:ilvl w:val="0"/>
          <w:numId w:val="31"/>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Elasticsearch (Port 9200):</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color w:val="188038"/>
          <w:rtl w:val="0"/>
        </w:rPr>
        <w:t xml:space="preserve"></w:t>
      </w:r>
      <w:del w:author="Yeswanth Kolaparthi" w:id="8" w:date="2025-07-17T15:07:56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firewall-cmd --permanent --add-port=9200/tcp</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030">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1">
      <w:pPr>
        <w:pStyle w:val="Heading4"/>
        <w:keepNext w:val="0"/>
        <w:keepLines w:val="0"/>
        <w:rPr>
          <w:sz w:val="22"/>
          <w:szCs w:val="22"/>
        </w:rPr>
      </w:pPr>
      <w:bookmarkStart w:colFirst="0" w:colLast="0" w:name="_sh41ec41d0r6" w:id="6"/>
      <w:bookmarkEnd w:id="6"/>
      <w:r w:rsidDel="00000000" w:rsidR="00000000" w:rsidRPr="00000000">
        <w:rPr>
          <w:sz w:val="22"/>
          <w:szCs w:val="22"/>
          <w:rtl w:val="0"/>
        </w:rPr>
        <w:t xml:space="preserve">6. Enable and Start Services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elasticsearch.service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elasticsearch.service</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elasticsearch.service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Logstash</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logstash.service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logstash.service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logstash.service</w:t>
      </w:r>
    </w:p>
    <w:p w:rsidR="00000000" w:rsidDel="00000000" w:rsidP="00000000" w:rsidRDefault="00000000" w:rsidRPr="00000000" w14:paraId="0000003E">
      <w:pPr>
        <w:pStyle w:val="Heading4"/>
        <w:keepNext w:val="0"/>
        <w:keepLines w:val="0"/>
        <w:rPr>
          <w:sz w:val="22"/>
          <w:szCs w:val="22"/>
        </w:rPr>
      </w:pPr>
      <w:bookmarkStart w:colFirst="0" w:colLast="0" w:name="_38x3vty1230d" w:id="7"/>
      <w:bookmarkEnd w:id="7"/>
      <w:r w:rsidDel="00000000" w:rsidR="00000000" w:rsidRPr="00000000">
        <w:rPr>
          <w:b w:val="0"/>
          <w:bCs w:val="0"/>
          <w:color w:val="188038"/>
          <w:sz w:val="22"/>
          <w:szCs w:val="22"/>
          <w:rtl w:val="0"/>
        </w:rPr>
        <w:t xml:space="preserve"></w:t>
      </w:r>
      <w:r w:rsidDel="00000000" w:rsidR="00000000" w:rsidRPr="00000000">
        <w:rPr>
          <w:sz w:val="22"/>
          <w:szCs w:val="22"/>
          <w:rtl w:val="0"/>
        </w:rPr>
        <w:t xml:space="preserve">7. Verify ELK Stack Connectivity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b w:val="1"/>
          <w:bCs w:val="1"/>
          <w:rtl w:val="0"/>
        </w:rPr>
        <w:t xml:space="preserve">Check Elasticsearch Status:</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color w:val="188038"/>
          <w:rtl w:val="0"/>
        </w:rPr>
        <w:t xml:space="preserve"></w:t>
      </w:r>
      <w:del w:author="Yeswanth Kolaparthi" w:id="9" w:date="2025-07-17T15:08:27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curl -X GET http://localhost:9200</w:t>
      </w:r>
    </w:p>
    <w:p w:rsidR="00000000" w:rsidDel="00000000" w:rsidP="00000000" w:rsidRDefault="00000000" w:rsidRPr="00000000" w14:paraId="00000041">
      <w:pPr>
        <w:numPr>
          <w:ilvl w:val="0"/>
          <w:numId w:val="10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Confirm Logstash is running and connected to Elasticsearch:</w:t>
      </w:r>
      <w:r w:rsidDel="00000000" w:rsidR="00000000" w:rsidRPr="00000000">
        <w:rPr>
          <w:rtl w:val="0"/>
        </w:rPr>
        <w:t xml:space="preserve"> Keep monitoring Logstash logs for any errors.</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color w:val="188038"/>
          <w:rtl w:val="0"/>
        </w:rPr>
        <w:t xml:space="preserve"></w:t>
      </w:r>
      <w:del w:author="Yeswanth Kolaparthi" w:id="10" w:date="2025-07-17T15:08:30Z">
        <w:r w:rsidDel="00000000" w:rsidR="00000000" w:rsidRPr="00000000">
          <w:rPr>
            <w:rFonts w:ascii="Roboto Mono" w:cs="Roboto Mono" w:eastAsia="Roboto Mono" w:hAnsi="Roboto Mono"/>
            <w:color w:val="188038"/>
            <w:rtl w:val="0"/>
          </w:rPr>
          <w:br w:type="textWrapping"/>
        </w:r>
      </w:del>
      <w:r w:rsidDel="00000000" w:rsidR="00000000" w:rsidRPr="00000000">
        <w:rPr>
          <w:rFonts w:ascii="Roboto Mono" w:cs="Roboto Mono" w:eastAsia="Roboto Mono" w:hAnsi="Roboto Mono"/>
          <w:color w:val="188038"/>
          <w:rtl w:val="0"/>
        </w:rPr>
        <w:t xml:space="preserve">sudo journalctl -u logstash -f</w:t>
      </w:r>
    </w:p>
    <w:p w:rsidR="00000000" w:rsidDel="00000000" w:rsidP="00000000" w:rsidRDefault="00000000" w:rsidRPr="00000000" w14:paraId="00000043">
      <w:pPr>
        <w:numPr>
          <w:ilvl w:val="0"/>
          <w:numId w:val="7"/>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It should remain quiet unless new syslog messages are processed.</w:t>
      </w:r>
    </w:p>
    <w:p w:rsidR="00000000" w:rsidDel="00000000" w:rsidP="00000000" w:rsidRDefault="00000000" w:rsidRPr="00000000" w14:paraId="00000044">
      <w:pPr>
        <w:pStyle w:val="Heading4"/>
        <w:keepNext w:val="0"/>
        <w:keepLines w:val="0"/>
        <w:rPr>
          <w:sz w:val="22"/>
          <w:szCs w:val="22"/>
        </w:rPr>
      </w:pPr>
      <w:bookmarkStart w:colFirst="0" w:colLast="0" w:name="_achmc6kuiwzr" w:id="8"/>
      <w:bookmarkEnd w:id="8"/>
      <w:r w:rsidDel="00000000" w:rsidR="00000000" w:rsidRPr="00000000">
        <w:rPr>
          <w:sz w:val="22"/>
          <w:szCs w:val="22"/>
          <w:rtl w:val="0"/>
        </w:rPr>
        <w:t xml:space="preserve">8. Send a Test Syslog Message (on </w:t>
      </w:r>
      <w:del w:author="Yeswanth Kolaparthi" w:id="11" w:date="2025-07-17T15:09:00Z">
        <w:r w:rsidDel="00000000" w:rsidR="00000000" w:rsidRPr="00000000">
          <w:rPr>
            <w:sz w:val="22"/>
            <w:szCs w:val="22"/>
            <w:rtl w:val="0"/>
          </w:rPr>
          <w:delText xml:space="preserve">dinesh</w:delText>
        </w:r>
      </w:del>
      <w:r w:rsidDel="00000000" w:rsidR="00000000" w:rsidRPr="00000000">
        <w:rPr>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db1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echo "&lt;34&gt;Jul 17 00:30:00 myhost myapp: This is a test syslog message after reinstall." | nc 10.1.0.2(Logstash Server IP) 5044</w:t>
      </w:r>
    </w:p>
    <w:p w:rsidR="00000000" w:rsidDel="00000000" w:rsidP="00000000" w:rsidRDefault="00000000" w:rsidRPr="00000000" w14:paraId="00000047">
      <w:pPr>
        <w:pStyle w:val="Heading4"/>
        <w:keepNext w:val="0"/>
        <w:keepLines w:val="0"/>
        <w:rPr>
          <w:sz w:val="22"/>
          <w:szCs w:val="22"/>
        </w:rPr>
      </w:pPr>
      <w:bookmarkStart w:colFirst="0" w:colLast="0" w:name="_9yy46twrxp4p" w:id="9"/>
      <w:bookmarkEnd w:id="9"/>
      <w:r w:rsidDel="00000000" w:rsidR="00000000" w:rsidRPr="00000000">
        <w:rPr>
          <w:b w:val="0"/>
          <w:bCs w:val="0"/>
          <w:color w:val="188038"/>
          <w:sz w:val="22"/>
          <w:szCs w:val="22"/>
          <w:rtl w:val="0"/>
        </w:rPr>
        <w:t xml:space="preserve"></w:t>
      </w:r>
      <w:r w:rsidDel="00000000" w:rsidR="00000000" w:rsidRPr="00000000">
        <w:rPr>
          <w:sz w:val="22"/>
          <w:szCs w:val="22"/>
          <w:rtl w:val="0"/>
        </w:rPr>
        <w:t xml:space="preserve">9. Verify Data in Elasticsearch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049">
      <w:pPr>
        <w:rPr/>
      </w:pPr>
      <w:r w:rsidDel="00000000" w:rsidR="00000000" w:rsidRPr="00000000">
        <w:rPr>
          <w:rtl w:val="0"/>
        </w:rPr>
        <w:t xml:space="preserve">Bash</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GET "http://localhost:9200/logstash-syslog-$(date +%Y.%m.%d)/_search?pretty" -H 'Content-Type: application/json' -d'</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"test syslog message after reinstall"</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3">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55">
      <w:pPr>
        <w:rPr/>
      </w:pPr>
      <w:r w:rsidDel="00000000" w:rsidR="00000000" w:rsidRPr="00000000">
        <w:rPr>
          <w:rtl w:val="0"/>
        </w:rPr>
        <w:t xml:space="preserve">JSON</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"took" : 13,</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"timed_out" : false,</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"_shards" :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1,</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"successful" : 1,</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"skipped" : 0,</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"failed" : 0</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"hits" :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 1,</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 : "eq"</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"max_score" : 1.3442136,</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"hits" :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"_index" : "logstash-syslog-2025.07.16",</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"_type" : "_doc",</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"_id" : "SlSbFJgB9DXMZFRbWHhW",</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"_score" : 1.3442136,</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"_source" :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"Jul 16 23:25:00",</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"severity_label" : "Critical",</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 34,</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"facility_label" : "security/authorization",</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 "0:0:0:0:0:0:0:1",</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 2,</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"logsource" : "myhost",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 "This is a test syslog message from netcat.\n",</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 : "myapp",</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"2025-07-16T23:25:00.000Z",</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 "1",</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 : 4</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D">
      <w:pPr>
        <w:pStyle w:val="Heading4"/>
        <w:keepNext w:val="0"/>
        <w:keepLines w:val="0"/>
        <w:rPr>
          <w:sz w:val="22"/>
          <w:szCs w:val="22"/>
        </w:rPr>
      </w:pPr>
      <w:bookmarkStart w:colFirst="0" w:colLast="0" w:name="_gmxae78t9hqz" w:id="10"/>
      <w:bookmarkEnd w:id="10"/>
      <w:r w:rsidDel="00000000" w:rsidR="00000000" w:rsidRPr="00000000">
        <w:rPr>
          <w:b w:val="0"/>
          <w:bCs w:val="0"/>
          <w:color w:val="188038"/>
          <w:sz w:val="22"/>
          <w:szCs w:val="22"/>
          <w:rtl w:val="0"/>
        </w:rPr>
        <w:t xml:space="preserve"></w:t>
      </w:r>
      <w:r w:rsidDel="00000000" w:rsidR="00000000" w:rsidRPr="00000000">
        <w:rPr>
          <w:rtl w:val="0"/>
        </w:rPr>
      </w:r>
    </w:p>
    <w:p w:rsidR="00000000" w:rsidDel="00000000" w:rsidP="00000000" w:rsidRDefault="00000000" w:rsidRPr="00000000" w14:paraId="0000007E">
      <w:pPr>
        <w:pStyle w:val="Heading4"/>
        <w:keepNext w:val="0"/>
        <w:keepLines w:val="0"/>
        <w:rPr>
          <w:sz w:val="28"/>
          <w:szCs w:val="28"/>
        </w:rPr>
      </w:pPr>
      <w:bookmarkStart w:colFirst="0" w:colLast="0" w:name="_u6xkkcz0v79c" w:id="11"/>
      <w:bookmarkEnd w:id="11"/>
      <w:r w:rsidDel="00000000" w:rsidR="00000000" w:rsidRPr="00000000">
        <w:rPr>
          <w:sz w:val="28"/>
          <w:szCs w:val="28"/>
          <w:rtl w:val="0"/>
        </w:rPr>
        <w:t xml:space="preserve">Log Routing (using Rsyslog)</w:t>
      </w:r>
    </w:p>
    <w:p w:rsidR="00000000" w:rsidDel="00000000" w:rsidP="00000000" w:rsidRDefault="00000000" w:rsidRPr="00000000" w14:paraId="0000007F">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Phase 1: Configure Log Forwarding Rule Set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/etc/rsyslog.d/30-log-forwarding.conf</w:t>
      </w:r>
    </w:p>
    <w:p w:rsidR="00000000" w:rsidDel="00000000" w:rsidP="00000000" w:rsidRDefault="00000000" w:rsidRPr="00000000" w14:paraId="00000084">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ruleset(name="send_to_gateway")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action(type="omfwd" Target="10.1.0.3" Port="5044")</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Note: Replace </w:t>
      </w:r>
      <w:r w:rsidDel="00000000" w:rsidR="00000000" w:rsidRPr="00000000">
        <w:rPr>
          <w:rFonts w:ascii="Roboto Mono" w:cs="Roboto Mono" w:eastAsia="Roboto Mono" w:hAnsi="Roboto Mono"/>
          <w:i w:val="1"/>
          <w:iCs w:val="1"/>
          <w:color w:val="188038"/>
          <w:rtl w:val="0"/>
        </w:rPr>
        <w:t xml:space="preserve">10.1.0.3</w:t>
      </w:r>
      <w:r w:rsidDel="00000000" w:rsidR="00000000" w:rsidRPr="00000000">
        <w:rPr>
          <w:i w:val="1"/>
          <w:iCs w:val="1"/>
          <w:rtl w:val="0"/>
        </w:rPr>
        <w:t xml:space="preserve"> with the actual IP address of your Logstash server.</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Phase 2: Configure Log Filtering and Forwarding for Specific Services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w:t>
      </w:r>
    </w:p>
    <w:p w:rsidR="00000000" w:rsidDel="00000000" w:rsidP="00000000" w:rsidRDefault="00000000" w:rsidRPr="00000000" w14:paraId="0000008B">
      <w:pPr>
        <w:spacing w:after="240" w:before="240" w:lineRule="auto"/>
        <w:rPr/>
      </w:pPr>
      <w:r w:rsidDel="00000000" w:rsidR="00000000" w:rsidRPr="00000000">
        <w:rPr>
          <w:rtl w:val="0"/>
        </w:rPr>
        <w:t xml:space="preserve">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w:t>
      </w:r>
    </w:p>
    <w:p w:rsidR="00000000" w:rsidDel="00000000" w:rsidP="00000000" w:rsidRDefault="00000000" w:rsidRPr="00000000" w14:paraId="0000008C">
      <w:pPr>
        <w:spacing w:after="240" w:before="240" w:lineRule="auto"/>
        <w:rPr/>
      </w:pPr>
      <w:r w:rsidDel="00000000" w:rsidR="00000000" w:rsidRPr="00000000">
        <w:rPr>
          <w:rtl w:val="0"/>
        </w:rPr>
        <w:t xml:space="preserve">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/etc/rsyslog.d/51-postgresql.conf</w:t>
      </w:r>
    </w:p>
    <w:p w:rsidR="00000000" w:rsidDel="00000000" w:rsidP="00000000" w:rsidRDefault="00000000" w:rsidRPr="00000000" w14:paraId="0000008E">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read and forward PostgreSQL logs:</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file="/var/lib/postgresql/16/data/log/*.internal" tag="alloydb-internal-logs")</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file="/var/lib/postgresql/16/data/log/*.audit" tag="alloydb-audit-logs")</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'alloydb-internal-logs' then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'alloydb-audit-logs' then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spacing w:after="240" w:before="240" w:lineRule="auto"/>
        <w:rPr/>
      </w:pPr>
      <w:r w:rsidDel="00000000" w:rsidR="00000000" w:rsidRPr="00000000">
        <w:rPr>
          <w:color w:val="188038"/>
          <w:rtl w:val="0"/>
        </w:rPr>
        <w:t xml:space="preserve"></w:t>
      </w: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09B">
      <w:pPr>
        <w:pStyle w:val="Heading4"/>
        <w:keepNext w:val="0"/>
        <w:keepLines w:val="0"/>
        <w:rPr>
          <w:sz w:val="22"/>
          <w:szCs w:val="22"/>
        </w:rPr>
      </w:pPr>
      <w:bookmarkStart w:colFirst="0" w:colLast="0" w:name="_6ytq1b7iwv5h" w:id="12"/>
      <w:bookmarkEnd w:id="12"/>
      <w:r w:rsidDel="00000000" w:rsidR="00000000" w:rsidRPr="00000000">
        <w:rPr>
          <w:sz w:val="22"/>
          <w:szCs w:val="22"/>
          <w:rtl w:val="0"/>
        </w:rPr>
        <w:t xml:space="preserve">Configure pgBouncer Log Forwarding </w:t>
      </w:r>
    </w:p>
    <w:p w:rsidR="00000000" w:rsidDel="00000000" w:rsidP="00000000" w:rsidRDefault="00000000" w:rsidRPr="00000000" w14:paraId="0000009C">
      <w:pPr>
        <w:numPr>
          <w:ilvl w:val="0"/>
          <w:numId w:val="89"/>
        </w:numPr>
        <w:spacing w:after="240" w:before="240" w:lineRule="auto"/>
        <w:ind w:left="720" w:hanging="360"/>
      </w:pPr>
      <w:r w:rsidDel="00000000" w:rsidR="00000000" w:rsidRPr="00000000">
        <w:rPr>
          <w:b w:val="1"/>
          <w:bCs w:val="1"/>
          <w:rtl w:val="0"/>
        </w:rPr>
        <w:t xml:space="preserve">Create a new Rsyslog configuration file for pgBouncer:</w:t>
      </w:r>
      <w:r w:rsidDel="00000000" w:rsidR="00000000" w:rsidRPr="00000000">
        <w:rPr>
          <w:rtl w:val="0"/>
        </w:rPr>
        <w:t xml:space="preserve">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 after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br w:type="textWrapping"/>
        <w:t xml:space="preserve">Bash</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/etc/rsyslog.d/53-pgbouncer.conf</w:t>
      </w:r>
    </w:p>
    <w:p w:rsidR="00000000" w:rsidDel="00000000" w:rsidP="00000000" w:rsidRDefault="00000000" w:rsidRPr="00000000" w14:paraId="0000009E">
      <w:pPr>
        <w:numPr>
          <w:ilvl w:val="0"/>
          <w:numId w:val="8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53-pgbouncer.conf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/etc/rsyslog.d/53-pgbouncer.conf</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pgBouncer logs and forward them to Logstash</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file="/var/log/pgbouncer/pgbouncer.log" # Ensure this path is correct</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tag="pgbouncer"</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'pgbouncer' then { </w:t>
        <w:br w:type="textWrapping"/>
        <w:t xml:space="preserve">  call send_to_gateway</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D">
      <w:pPr>
        <w:numPr>
          <w:ilvl w:val="1"/>
          <w:numId w:val="89"/>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Important Note: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w:t>
      </w:r>
    </w:p>
    <w:p w:rsidR="00000000" w:rsidDel="00000000" w:rsidP="00000000" w:rsidRDefault="00000000" w:rsidRPr="00000000" w14:paraId="000000AE">
      <w:pPr>
        <w:numPr>
          <w:ilvl w:val="0"/>
          <w:numId w:val="89"/>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0AF">
      <w:pPr>
        <w:pStyle w:val="Heading4"/>
        <w:keepNext w:val="0"/>
        <w:keepLines w:val="0"/>
        <w:rPr>
          <w:sz w:val="22"/>
          <w:szCs w:val="22"/>
        </w:rPr>
      </w:pPr>
      <w:bookmarkStart w:colFirst="0" w:colLast="0" w:name="_gh2fqbcsqn2k" w:id="13"/>
      <w:bookmarkEnd w:id="13"/>
      <w:r w:rsidDel="00000000" w:rsidR="00000000" w:rsidRPr="00000000">
        <w:rPr>
          <w:sz w:val="22"/>
          <w:szCs w:val="22"/>
          <w:rtl w:val="0"/>
        </w:rPr>
        <w:t xml:space="preserve">Configure pgBackRest Log Forwarding</w:t>
      </w:r>
    </w:p>
    <w:p w:rsidR="00000000" w:rsidDel="00000000" w:rsidP="00000000" w:rsidRDefault="00000000" w:rsidRPr="00000000" w14:paraId="000000B0">
      <w:pPr>
        <w:numPr>
          <w:ilvl w:val="0"/>
          <w:numId w:val="73"/>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/etc/rsyslog.d/54-pgbackrest.conf</w:t>
      </w:r>
    </w:p>
    <w:p w:rsidR="00000000" w:rsidDel="00000000" w:rsidP="00000000" w:rsidRDefault="00000000" w:rsidRPr="00000000" w14:paraId="000000B2">
      <w:pPr>
        <w:numPr>
          <w:ilvl w:val="0"/>
          <w:numId w:val="7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54-pgbackrest.conf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/etc/rsyslog.d/54-pgbackrest.conf</w:t>
      </w:r>
    </w:p>
    <w:p w:rsidR="00000000" w:rsidDel="00000000" w:rsidP="00000000" w:rsidRDefault="00000000" w:rsidRPr="00000000" w14:paraId="000000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pgBackRest logs and forward them to Logstash</w:t>
      </w:r>
    </w:p>
    <w:p w:rsidR="00000000" w:rsidDel="00000000" w:rsidP="00000000" w:rsidRDefault="00000000" w:rsidRPr="00000000" w14:paraId="000000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file="/var/log/pgbackrest/*.log" # Monitors all .log files in this directory</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tag="pgbackrest"</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'pgbackrest' then { </w:t>
        <w:br w:type="textWrapping"/>
        <w:t xml:space="preserve">  call send_to_gateway</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0">
      <w:pPr>
        <w:numPr>
          <w:ilvl w:val="1"/>
          <w:numId w:val="73"/>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logging configurations. You </w:t>
      </w:r>
      <w:r w:rsidDel="00000000" w:rsidR="00000000" w:rsidRPr="00000000">
        <w:rPr>
          <w:b w:val="1"/>
          <w:bCs w:val="1"/>
          <w:rtl w:val="0"/>
        </w:rPr>
        <w:t xml:space="preserve">must configure pgBackRest</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w:t>
      </w:r>
      <w:r w:rsidDel="00000000" w:rsidR="00000000" w:rsidRPr="00000000">
        <w:rPr>
          <w:rFonts w:ascii="Roboto Mono" w:cs="Roboto Mono" w:eastAsia="Roboto Mono" w:hAnsi="Roboto Mono"/>
          <w:color w:val="188038"/>
          <w:rtl w:val="0"/>
        </w:rPr>
        <w:t xml:space="preserve">pgbackrest.org/configuration.html#section-log</w:t>
      </w:r>
      <w:r w:rsidDel="00000000" w:rsidR="00000000" w:rsidRPr="00000000">
        <w:rPr>
          <w:rtl w:val="0"/>
        </w:rPr>
        <w:t xml:space="preserve"> documentation for this.</w:t>
      </w:r>
    </w:p>
    <w:p w:rsidR="00000000" w:rsidDel="00000000" w:rsidP="00000000" w:rsidRDefault="00000000" w:rsidRPr="00000000" w14:paraId="000000C1">
      <w:pPr>
        <w:numPr>
          <w:ilvl w:val="0"/>
          <w:numId w:val="73"/>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0C2">
      <w:pPr>
        <w:pStyle w:val="Heading4"/>
        <w:keepNext w:val="0"/>
        <w:keepLines w:val="0"/>
        <w:rPr>
          <w:rFonts w:ascii="Roboto Mono" w:cs="Roboto Mono" w:eastAsia="Roboto Mono" w:hAnsi="Roboto Mono"/>
          <w:color w:val="188038"/>
          <w:sz w:val="22"/>
          <w:szCs w:val="22"/>
        </w:rPr>
      </w:pPr>
      <w:bookmarkStart w:colFirst="0" w:colLast="0" w:name="_dneii62pfbru" w:id="14"/>
      <w:bookmarkEnd w:id="14"/>
      <w:r w:rsidDel="00000000" w:rsidR="00000000" w:rsidRPr="00000000">
        <w:rPr>
          <w:sz w:val="22"/>
          <w:szCs w:val="22"/>
          <w:rtl w:val="0"/>
        </w:rPr>
        <w:t xml:space="preserve">Phase 3: Restart Rsyslog Service (on </w:t>
      </w:r>
      <w:r w:rsidDel="00000000" w:rsidR="00000000" w:rsidRPr="00000000">
        <w:rPr>
          <w:rFonts w:ascii="Roboto Mono" w:cs="Roboto Mono" w:eastAsia="Roboto Mono" w:hAnsi="Roboto Mono"/>
          <w:color w:val="188038"/>
          <w:sz w:val="22"/>
          <w:szCs w:val="22"/>
          <w:rtl w:val="0"/>
        </w:rPr>
        <w:t xml:space="preserve">db1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After making these changes, you must restart the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service for them to take effect.</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restart rsyslog</w:t>
      </w:r>
    </w:p>
    <w:p w:rsidR="00000000" w:rsidDel="00000000" w:rsidP="00000000" w:rsidRDefault="00000000" w:rsidRPr="00000000" w14:paraId="000000C5">
      <w:pPr>
        <w:pStyle w:val="Heading4"/>
        <w:keepNext w:val="0"/>
        <w:keepLines w:val="0"/>
        <w:rPr>
          <w:sz w:val="22"/>
          <w:szCs w:val="22"/>
        </w:rPr>
      </w:pPr>
      <w:bookmarkStart w:colFirst="0" w:colLast="0" w:name="_qiw4xrhqcjv6" w:id="15"/>
      <w:bookmarkEnd w:id="15"/>
      <w:r w:rsidDel="00000000" w:rsidR="00000000" w:rsidRPr="00000000">
        <w:rPr>
          <w:b w:val="0"/>
          <w:bCs w:val="0"/>
          <w:color w:val="188038"/>
          <w:sz w:val="22"/>
          <w:szCs w:val="22"/>
          <w:rtl w:val="0"/>
        </w:rPr>
        <w:t xml:space="preserve"></w:t>
      </w:r>
      <w:r w:rsidDel="00000000" w:rsidR="00000000" w:rsidRPr="00000000">
        <w:rPr>
          <w:sz w:val="22"/>
          <w:szCs w:val="22"/>
          <w:rtl w:val="0"/>
        </w:rPr>
        <w:t xml:space="preserve">Phase 4: Verify Rsyslog Status and Logs (on </w:t>
      </w:r>
      <w:r w:rsidDel="00000000" w:rsidR="00000000" w:rsidRPr="00000000">
        <w:rPr>
          <w:rFonts w:ascii="Roboto Mono" w:cs="Roboto Mono" w:eastAsia="Roboto Mono" w:hAnsi="Roboto Mono"/>
          <w:color w:val="188038"/>
          <w:sz w:val="22"/>
          <w:szCs w:val="22"/>
          <w:rtl w:val="0"/>
        </w:rPr>
        <w:t xml:space="preserve">db1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0C6">
      <w:pPr>
        <w:numPr>
          <w:ilvl w:val="0"/>
          <w:numId w:val="86"/>
        </w:numPr>
        <w:spacing w:after="240" w:before="240" w:lineRule="auto"/>
        <w:ind w:left="720" w:hanging="360"/>
      </w:pPr>
      <w:r w:rsidDel="00000000" w:rsidR="00000000" w:rsidRPr="00000000">
        <w:rPr>
          <w:b w:val="1"/>
          <w:bCs w:val="1"/>
          <w:rtl w:val="0"/>
        </w:rPr>
        <w:t xml:space="preserve">Check Rsyslog status:</w:t>
      </w:r>
      <w:r w:rsidDel="00000000" w:rsidR="00000000" w:rsidRPr="00000000">
        <w:rPr>
          <w:rtl w:val="0"/>
        </w:rPr>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rsyslog</w:t>
      </w:r>
    </w:p>
    <w:p w:rsidR="00000000" w:rsidDel="00000000" w:rsidP="00000000" w:rsidRDefault="00000000" w:rsidRPr="00000000" w14:paraId="000000C8">
      <w:pPr>
        <w:numPr>
          <w:ilvl w:val="0"/>
          <w:numId w:val="86"/>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Ensure it's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and look for any new errors.</w:t>
      </w:r>
    </w:p>
    <w:p w:rsidR="00000000" w:rsidDel="00000000" w:rsidP="00000000" w:rsidRDefault="00000000" w:rsidRPr="00000000" w14:paraId="000000C9">
      <w:pPr>
        <w:numPr>
          <w:ilvl w:val="0"/>
          <w:numId w:val="86"/>
        </w:numPr>
        <w:spacing w:after="240" w:before="0" w:beforeAutospacing="0" w:lineRule="auto"/>
        <w:ind w:left="720" w:hanging="360"/>
      </w:pPr>
      <w:r w:rsidDel="00000000" w:rsidR="00000000" w:rsidRPr="00000000">
        <w:rPr>
          <w:b w:val="1"/>
          <w:bCs w:val="1"/>
          <w:rtl w:val="0"/>
        </w:rPr>
        <w:t xml:space="preserve">Check Rsyslog journal for errors:</w:t>
      </w:r>
      <w:r w:rsidDel="00000000" w:rsidR="00000000" w:rsidRPr="00000000">
        <w:rPr>
          <w:rtl w:val="0"/>
        </w:rPr>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-u rsyslog -f</w:t>
      </w:r>
    </w:p>
    <w:p w:rsidR="00000000" w:rsidDel="00000000" w:rsidP="00000000" w:rsidRDefault="00000000" w:rsidRPr="00000000" w14:paraId="000000CB">
      <w:pPr>
        <w:numPr>
          <w:ilvl w:val="0"/>
          <w:numId w:val="86"/>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You should see no "error during parsing file" messages related to your new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Testing Rsyslog Rulesets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CD">
      <w:pPr>
        <w:numPr>
          <w:ilvl w:val="0"/>
          <w:numId w:val="91"/>
        </w:numPr>
        <w:spacing w:after="240" w:before="240" w:lineRule="auto"/>
        <w:ind w:left="720" w:hanging="360"/>
      </w:pPr>
      <w:r w:rsidDel="00000000" w:rsidR="00000000" w:rsidRPr="00000000">
        <w:rPr>
          <w:b w:val="1"/>
          <w:bCs w:val="1"/>
          <w:rtl w:val="0"/>
        </w:rPr>
        <w:t xml:space="preserve">Generate a Unique Test Log:</w:t>
      </w:r>
      <w:r w:rsidDel="00000000" w:rsidR="00000000" w:rsidRPr="00000000">
        <w:rPr>
          <w:rtl w:val="0"/>
        </w:rPr>
        <w:t xml:space="preserve"> This creates a new file if it doesn't exist or appends to it, ensuring rsyslog's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picks it up. The message should be unique enough to easily search for.</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Create the log directory if it doesn't exist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mkdir -p /var/lib/postgresql/16/data/log/</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a unique test message. Use the current date and time for uniqueness.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TEST_MESSAGE="Jul 17 $(date +%H:%M:%S) </w:t>
      </w:r>
      <w:del w:author="Yeswanth Kolaparthi" w:id="12" w:date="2025-07-17T15:09:19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 mypgapp[9999]: alloydb-internal-test-$(date +%s) This is a specific internal log test message for alloydb-internal-logs."</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"$TEST_MESSAGE" | sudo tee -a /var/lib/postgresql/16/data/log/mylog_internal_test.internal</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"Generated test log: $TEST_MESSAGE"</w:t>
      </w:r>
    </w:p>
    <w:p w:rsidR="00000000" w:rsidDel="00000000" w:rsidP="00000000" w:rsidRDefault="00000000" w:rsidRPr="00000000" w14:paraId="000000D6">
      <w:pPr>
        <w:numPr>
          <w:ilvl w:val="1"/>
          <w:numId w:val="91"/>
        </w:numPr>
        <w:spacing w:after="0" w:afterAutospacing="0" w:before="240" w:lineRule="auto"/>
        <w:ind w:left="144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mylog_internal_test.internal</w:t>
      </w:r>
      <w:r w:rsidDel="00000000" w:rsidR="00000000" w:rsidRPr="00000000">
        <w:rPr>
          <w:rtl w:val="0"/>
        </w:rPr>
        <w:t xml:space="preserve"> matches the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wildcard.</w:t>
      </w:r>
    </w:p>
    <w:p w:rsidR="00000000" w:rsidDel="00000000" w:rsidP="00000000" w:rsidRDefault="00000000" w:rsidRPr="00000000" w14:paraId="000000D7">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 +%s)</w:t>
      </w:r>
      <w:r w:rsidDel="00000000" w:rsidR="00000000" w:rsidRPr="00000000">
        <w:rPr>
          <w:rtl w:val="0"/>
        </w:rPr>
        <w:t xml:space="preserve"> ensures a unique string within the message for easy searching later.</w:t>
      </w:r>
    </w:p>
    <w:p w:rsidR="00000000" w:rsidDel="00000000" w:rsidP="00000000" w:rsidRDefault="00000000" w:rsidRPr="00000000" w14:paraId="000000D8">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tee -a</w:t>
      </w:r>
      <w:r w:rsidDel="00000000" w:rsidR="00000000" w:rsidRPr="00000000">
        <w:rPr>
          <w:rtl w:val="0"/>
        </w:rPr>
        <w:t xml:space="preserve"> appends the message to the file with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privileges.</w:t>
      </w:r>
    </w:p>
    <w:p w:rsidR="00000000" w:rsidDel="00000000" w:rsidP="00000000" w:rsidRDefault="00000000" w:rsidRPr="00000000" w14:paraId="000000D9">
      <w:pPr>
        <w:numPr>
          <w:ilvl w:val="1"/>
          <w:numId w:val="91"/>
        </w:numPr>
        <w:spacing w:after="0" w:afterAutospacing="0" w:before="0" w:beforeAutospacing="0" w:lineRule="auto"/>
        <w:ind w:left="1440" w:hanging="360"/>
      </w:pPr>
      <w:r w:rsidDel="00000000" w:rsidR="00000000" w:rsidRPr="00000000">
        <w:rPr>
          <w:rtl w:val="0"/>
        </w:rPr>
        <w:t xml:space="preserve">Wait for about 5-10 seconds to allow Rsyslog's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poll the file and process the new line (based on </w:t>
      </w:r>
      <w:r w:rsidDel="00000000" w:rsidR="00000000" w:rsidRPr="00000000">
        <w:rPr>
          <w:rFonts w:ascii="Roboto Mono" w:cs="Roboto Mono" w:eastAsia="Roboto Mono" w:hAnsi="Roboto Mono"/>
          <w:color w:val="188038"/>
          <w:rtl w:val="0"/>
        </w:rPr>
        <w:t xml:space="preserve">interval="5"</w:t>
      </w:r>
      <w:r w:rsidDel="00000000" w:rsidR="00000000" w:rsidRPr="00000000">
        <w:rPr>
          <w:rtl w:val="0"/>
        </w:rPr>
        <w:t xml:space="preserve">).</w:t>
      </w:r>
    </w:p>
    <w:p w:rsidR="00000000" w:rsidDel="00000000" w:rsidP="00000000" w:rsidRDefault="00000000" w:rsidRPr="00000000" w14:paraId="000000DA">
      <w:pPr>
        <w:numPr>
          <w:ilvl w:val="0"/>
          <w:numId w:val="91"/>
        </w:numPr>
        <w:spacing w:after="240" w:before="0" w:beforeAutospacing="0" w:lineRule="auto"/>
        <w:ind w:left="720" w:hanging="360"/>
      </w:pPr>
      <w:r w:rsidDel="00000000" w:rsidR="00000000" w:rsidRPr="00000000">
        <w:rPr>
          <w:b w:val="1"/>
          <w:bCs w:val="1"/>
          <w:rtl w:val="0"/>
        </w:rPr>
        <w:t xml:space="preserve">Check Rsyslog's Internal Logs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b w:val="1"/>
          <w:bCs w:val="1"/>
          <w:rtl w:val="0"/>
        </w:rPr>
        <w:t xml:space="preserve">:</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is running silently now, you can check its debug output if you suspect it's </w:t>
      </w:r>
      <w:r w:rsidDel="00000000" w:rsidR="00000000" w:rsidRPr="00000000">
        <w:rPr>
          <w:i w:val="1"/>
          <w:iCs w:val="1"/>
          <w:rtl w:val="0"/>
        </w:rPr>
        <w:t xml:space="preserve">not</w:t>
      </w:r>
      <w:r w:rsidDel="00000000" w:rsidR="00000000" w:rsidRPr="00000000">
        <w:rPr>
          <w:rtl w:val="0"/>
        </w:rPr>
        <w:t xml:space="preserve"> picking up the file. However, generally, if </w:t>
      </w:r>
      <w:r w:rsidDel="00000000" w:rsidR="00000000" w:rsidRPr="00000000">
        <w:rPr>
          <w:rFonts w:ascii="Roboto Mono" w:cs="Roboto Mono" w:eastAsia="Roboto Mono" w:hAnsi="Roboto Mono"/>
          <w:color w:val="188038"/>
          <w:rtl w:val="0"/>
        </w:rPr>
        <w:t xml:space="preserve">systemctl status rsyslog</w:t>
      </w:r>
      <w:r w:rsidDel="00000000" w:rsidR="00000000" w:rsidRPr="00000000">
        <w:rPr>
          <w:rtl w:val="0"/>
        </w:rPr>
        <w:t xml:space="preserve"> is clean, the parsing is fine. For now, trust the clean status. You can </w:t>
      </w:r>
      <w:r w:rsidDel="00000000" w:rsidR="00000000" w:rsidRPr="00000000">
        <w:rPr>
          <w:rFonts w:ascii="Roboto Mono" w:cs="Roboto Mono" w:eastAsia="Roboto Mono" w:hAnsi="Roboto Mono"/>
          <w:color w:val="188038"/>
          <w:rtl w:val="0"/>
        </w:rPr>
        <w:t xml:space="preserve">tail -f</w:t>
      </w:r>
      <w:r w:rsidDel="00000000" w:rsidR="00000000" w:rsidRPr="00000000">
        <w:rPr>
          <w:rtl w:val="0"/>
        </w:rPr>
        <w:t xml:space="preserve"> the file you just wrote to, to confirm the content.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tail -f /var/lib/postgresql/16/data/log/mylog_internal_test.internal</w:t>
      </w:r>
    </w:p>
    <w:p w:rsidR="00000000" w:rsidDel="00000000" w:rsidP="00000000" w:rsidRDefault="00000000" w:rsidRPr="00000000" w14:paraId="000000DC">
      <w:pPr>
        <w:numPr>
          <w:ilvl w:val="0"/>
          <w:numId w:val="91"/>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This just confirms the file content, not Rsyslog's processing.</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On your Logstash server (on </w:t>
      </w:r>
      <w:r w:rsidDel="00000000" w:rsidR="00000000" w:rsidRPr="00000000">
        <w:rPr>
          <w:rFonts w:ascii="Roboto Mono" w:cs="Roboto Mono" w:eastAsia="Roboto Mono" w:hAnsi="Roboto Mono"/>
          <w:b w:val="1"/>
          <w:bCs w:val="1"/>
          <w:color w:val="188038"/>
          <w:rtl w:val="0"/>
        </w:rPr>
        <w:t xml:space="preserve">external1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DE">
      <w:pPr>
        <w:numPr>
          <w:ilvl w:val="0"/>
          <w:numId w:val="21"/>
        </w:numPr>
        <w:spacing w:after="240" w:before="240" w:lineRule="auto"/>
        <w:ind w:left="720" w:hanging="360"/>
      </w:pPr>
      <w:r w:rsidDel="00000000" w:rsidR="00000000" w:rsidRPr="00000000">
        <w:rPr>
          <w:b w:val="1"/>
          <w:bCs w:val="1"/>
          <w:rtl w:val="0"/>
        </w:rPr>
        <w:t xml:space="preserve">Monitor Logstash Logs:</w:t>
      </w:r>
      <w:r w:rsidDel="00000000" w:rsidR="00000000" w:rsidRPr="00000000">
        <w:rPr>
          <w:rtl w:val="0"/>
        </w:rPr>
        <w:t xml:space="preserve"> Keep this command running in a separate terminal to see if Logstash receives the event.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-u logstash -f</w:t>
      </w:r>
    </w:p>
    <w:p w:rsidR="00000000" w:rsidDel="00000000" w:rsidP="00000000" w:rsidRDefault="00000000" w:rsidRPr="00000000" w14:paraId="000000E0">
      <w:pPr>
        <w:numPr>
          <w:ilvl w:val="0"/>
          <w:numId w:val="2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[INFO ]</w:t>
      </w:r>
      <w:r w:rsidDel="00000000" w:rsidR="00000000" w:rsidRPr="00000000">
        <w:rPr>
          <w:rtl w:val="0"/>
        </w:rPr>
        <w:t xml:space="preserve"> messages indicating that an event was processed, especially related to the TCP input or any filters that might be applied.</w:t>
      </w:r>
    </w:p>
    <w:p w:rsidR="00000000" w:rsidDel="00000000" w:rsidP="00000000" w:rsidRDefault="00000000" w:rsidRPr="00000000" w14:paraId="000000E1">
      <w:pPr>
        <w:numPr>
          <w:ilvl w:val="0"/>
          <w:numId w:val="21"/>
        </w:numPr>
        <w:spacing w:after="240" w:before="0" w:beforeAutospacing="0" w:lineRule="auto"/>
        <w:ind w:left="720" w:hanging="360"/>
      </w:pPr>
      <w:r w:rsidDel="00000000" w:rsidR="00000000" w:rsidRPr="00000000">
        <w:rPr>
          <w:b w:val="1"/>
          <w:bCs w:val="1"/>
          <w:rtl w:val="0"/>
        </w:rPr>
        <w:t xml:space="preserve">Verify Network Connectivity (Optional, but good for troubleshooting):</w:t>
      </w:r>
      <w:r w:rsidDel="00000000" w:rsidR="00000000" w:rsidRPr="00000000">
        <w:rPr>
          <w:rtl w:val="0"/>
        </w:rPr>
        <w:t xml:space="preserve"> If you don't see anything in Logstash logs, verify that port 5044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is open and Logstash is listening.</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netstat -tulnp | grep 5044</w:t>
      </w:r>
    </w:p>
    <w:p w:rsidR="00000000" w:rsidDel="00000000" w:rsidP="00000000" w:rsidRDefault="00000000" w:rsidRPr="00000000" w14:paraId="000000E3">
      <w:pPr>
        <w:numPr>
          <w:ilvl w:val="0"/>
          <w:numId w:val="21"/>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You should see an entry like </w:t>
      </w:r>
      <w:r w:rsidDel="00000000" w:rsidR="00000000" w:rsidRPr="00000000">
        <w:rPr>
          <w:rFonts w:ascii="Roboto Mono" w:cs="Roboto Mono" w:eastAsia="Roboto Mono" w:hAnsi="Roboto Mono"/>
          <w:color w:val="188038"/>
          <w:rtl w:val="0"/>
        </w:rPr>
        <w:t xml:space="preserve">tcp 0 0 0.0.0.0:5044 0.0.0.0:* LISTEN &lt;PID&gt;/java</w:t>
      </w:r>
      <w:r w:rsidDel="00000000" w:rsidR="00000000" w:rsidRPr="00000000">
        <w:rPr>
          <w:rtl w:val="0"/>
        </w:rPr>
        <w:t xml:space="preserve">. You can also try to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on port 5044.</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On standalone-db1</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telnet 10.1.0.2 5044</w:t>
      </w:r>
    </w:p>
    <w:p w:rsidR="00000000" w:rsidDel="00000000" w:rsidP="00000000" w:rsidRDefault="00000000" w:rsidRPr="00000000" w14:paraId="000000E6">
      <w:pPr>
        <w:numPr>
          <w:ilvl w:val="0"/>
          <w:numId w:val="2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If it connects, you'll see something like </w:t>
      </w:r>
      <w:r w:rsidDel="00000000" w:rsidR="00000000" w:rsidRPr="00000000">
        <w:rPr>
          <w:rFonts w:ascii="Roboto Mono" w:cs="Roboto Mono" w:eastAsia="Roboto Mono" w:hAnsi="Roboto Mono"/>
          <w:color w:val="188038"/>
          <w:rtl w:val="0"/>
        </w:rPr>
        <w:t xml:space="preserve">Connected to 10.1.0.2.</w:t>
      </w:r>
      <w:r w:rsidDel="00000000" w:rsidR="00000000" w:rsidRPr="00000000">
        <w:rPr>
          <w:rtl w:val="0"/>
        </w:rPr>
        <w:t xml:space="preserve">. If it says </w:t>
      </w:r>
      <w:r w:rsidDel="00000000" w:rsidR="00000000" w:rsidRPr="00000000">
        <w:rPr>
          <w:rFonts w:ascii="Roboto Mono" w:cs="Roboto Mono" w:eastAsia="Roboto Mono" w:hAnsi="Roboto Mono"/>
          <w:color w:val="188038"/>
          <w:rtl w:val="0"/>
        </w:rPr>
        <w:t xml:space="preserve">Connection refused</w:t>
      </w:r>
      <w:r w:rsidDel="00000000" w:rsidR="00000000" w:rsidRPr="00000000">
        <w:rPr>
          <w:rtl w:val="0"/>
        </w:rPr>
        <w:t xml:space="preserve"> or times out, there's a firewall or network issue.</w:t>
      </w:r>
    </w:p>
    <w:p w:rsidR="00000000" w:rsidDel="00000000" w:rsidP="00000000" w:rsidRDefault="00000000" w:rsidRPr="00000000" w14:paraId="000000E7">
      <w:pPr>
        <w:numPr>
          <w:ilvl w:val="0"/>
          <w:numId w:val="21"/>
        </w:numPr>
        <w:spacing w:after="240" w:before="0" w:beforeAutospacing="0" w:lineRule="auto"/>
        <w:ind w:left="720" w:hanging="360"/>
      </w:pPr>
      <w:r w:rsidDel="00000000" w:rsidR="00000000" w:rsidRPr="00000000">
        <w:rPr>
          <w:b w:val="1"/>
          <w:bCs w:val="1"/>
          <w:rtl w:val="0"/>
        </w:rPr>
        <w:t xml:space="preserve">Query Elasticsearch for the Log:</w:t>
      </w:r>
      <w:r w:rsidDel="00000000" w:rsidR="00000000" w:rsidRPr="00000000">
        <w:rPr>
          <w:rtl w:val="0"/>
        </w:rPr>
        <w:t xml:space="preserve"> The Logstash default output for syslog (and our rsyslog setup) typically puts logs into an index named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Since it's July 17, 2025</w:t>
      </w:r>
      <w:del w:author="Yeswanth Kolaparthi" w:id="13" w:date="2025-07-17T14:56:54Z">
        <w:r w:rsidDel="00000000" w:rsidR="00000000" w:rsidRPr="00000000">
          <w:rPr>
            <w:rtl w:val="0"/>
          </w:rPr>
          <w:delText xml:space="preserve">, in Hyderabad</w:delText>
        </w:r>
      </w:del>
      <w:r w:rsidDel="00000000" w:rsidR="00000000" w:rsidRPr="00000000">
        <w:rPr>
          <w:rtl w:val="0"/>
        </w:rPr>
        <w:t xml:space="preserve">, the index will be </w:t>
      </w:r>
      <w:r w:rsidDel="00000000" w:rsidR="00000000" w:rsidRPr="00000000">
        <w:rPr>
          <w:rFonts w:ascii="Roboto Mono" w:cs="Roboto Mono" w:eastAsia="Roboto Mono" w:hAnsi="Roboto Mono"/>
          <w:color w:val="188038"/>
          <w:rtl w:val="0"/>
        </w:rPr>
        <w:t xml:space="preserve">logstash-syslog-2025.07.17</w:t>
      </w:r>
      <w:r w:rsidDel="00000000" w:rsidR="00000000" w:rsidRPr="00000000">
        <w:rPr>
          <w:rtl w:val="0"/>
        </w:rPr>
        <w:t xml:space="preserv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-X GET "http://localhost:9200/logstash-syslog-2025.07.17/_search?pretty" -H 'Content-Type: application/json' -d'</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"specific internal log test message"</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1">
      <w:pPr>
        <w:numPr>
          <w:ilvl w:val="0"/>
          <w:numId w:val="2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Adjust </w:t>
      </w:r>
      <w:r w:rsidDel="00000000" w:rsidR="00000000" w:rsidRPr="00000000">
        <w:rPr>
          <w:rFonts w:ascii="Roboto Mono" w:cs="Roboto Mono" w:eastAsia="Roboto Mono" w:hAnsi="Roboto Mono"/>
          <w:color w:val="188038"/>
          <w:rtl w:val="0"/>
        </w:rPr>
        <w:t xml:space="preserve">2025.07.17</w:t>
      </w:r>
      <w:r w:rsidDel="00000000" w:rsidR="00000000" w:rsidRPr="00000000">
        <w:rPr>
          <w:rtl w:val="0"/>
        </w:rPr>
        <w:t xml:space="preserve"> if the date changes. </w:t>
      </w:r>
      <w:r w:rsidDel="00000000" w:rsidR="00000000" w:rsidRPr="00000000">
        <w:rPr>
          <w:rFonts w:ascii="Roboto Mono" w:cs="Roboto Mono" w:eastAsia="Roboto Mono" w:hAnsi="Roboto Mono"/>
          <w:color w:val="188038"/>
          <w:rtl w:val="0"/>
        </w:rPr>
        <w:t xml:space="preserve">"message": "specific internal log test message"</w:t>
      </w:r>
      <w:r w:rsidDel="00000000" w:rsidR="00000000" w:rsidRPr="00000000">
        <w:rPr>
          <w:rtl w:val="0"/>
        </w:rPr>
        <w:t xml:space="preserve"> is a partial string search for the unique message you sent.</w:t>
        <w:br w:type="textWrapping"/>
      </w:r>
      <w:r w:rsidDel="00000000" w:rsidR="00000000" w:rsidRPr="00000000">
        <w:rPr>
          <w:b w:val="1"/>
          <w:bCs w:val="1"/>
          <w:rtl w:val="0"/>
        </w:rPr>
        <w:t xml:space="preserve">Expected Result:</w:t>
      </w:r>
      <w:r w:rsidDel="00000000" w:rsidR="00000000" w:rsidRPr="00000000">
        <w:rPr>
          <w:rtl w:val="0"/>
        </w:rPr>
        <w:t xml:space="preserve"> If successful, the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command will return a JSON output from Elasticsearch showing the indexed document. Look for:</w:t>
      </w:r>
    </w:p>
    <w:p w:rsidR="00000000" w:rsidDel="00000000" w:rsidP="00000000" w:rsidRDefault="00000000" w:rsidRPr="00000000" w14:paraId="000000F2">
      <w:pPr>
        <w:numPr>
          <w:ilvl w:val="1"/>
          <w:numId w:val="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"hits": { "total": { "value": 1, ... } }</w:t>
      </w:r>
      <w:r w:rsidDel="00000000" w:rsidR="00000000" w:rsidRPr="00000000">
        <w:rPr>
          <w:rtl w:val="0"/>
        </w:rPr>
        <w:t xml:space="preserve"> (indicating one matching document)</w:t>
      </w:r>
    </w:p>
    <w:p w:rsidR="00000000" w:rsidDel="00000000" w:rsidP="00000000" w:rsidRDefault="00000000" w:rsidRPr="00000000" w14:paraId="000000F3">
      <w:pPr>
        <w:numPr>
          <w:ilvl w:val="1"/>
          <w:numId w:val="21"/>
        </w:numPr>
        <w:spacing w:after="0" w:afterAutospacing="0" w:before="0" w:beforeAutospacing="0" w:lineRule="auto"/>
        <w:ind w:left="1440" w:hanging="360"/>
      </w:pPr>
      <w:r w:rsidDel="00000000" w:rsidR="00000000" w:rsidRPr="00000000">
        <w:rPr>
          <w:rtl w:val="0"/>
        </w:rPr>
        <w:t xml:space="preserve">Within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field, you should see your full </w:t>
      </w:r>
      <w:r w:rsidDel="00000000" w:rsidR="00000000" w:rsidRPr="00000000">
        <w:rPr>
          <w:rFonts w:ascii="Roboto Mono" w:cs="Roboto Mono" w:eastAsia="Roboto Mono" w:hAnsi="Roboto Mono"/>
          <w:color w:val="188038"/>
          <w:rtl w:val="0"/>
        </w:rPr>
        <w:t xml:space="preserve">TEST_MESSAGE</w:t>
      </w:r>
      <w:r w:rsidDel="00000000" w:rsidR="00000000" w:rsidRPr="00000000">
        <w:rPr>
          <w:rtl w:val="0"/>
        </w:rPr>
        <w:t xml:space="preserve">, and also new fields added by Logstash, including </w:t>
      </w:r>
      <w:r w:rsidDel="00000000" w:rsidR="00000000" w:rsidRPr="00000000">
        <w:rPr>
          <w:rFonts w:ascii="Roboto Mono" w:cs="Roboto Mono" w:eastAsia="Roboto Mono" w:hAnsi="Roboto Mono"/>
          <w:color w:val="188038"/>
          <w:rtl w:val="0"/>
        </w:rPr>
        <w:t xml:space="preserve">syslog_tag</w:t>
      </w:r>
      <w:r w:rsidDel="00000000" w:rsidR="00000000" w:rsidRPr="00000000">
        <w:rPr>
          <w:rtl w:val="0"/>
        </w:rPr>
        <w:t xml:space="preserve"> (which should contain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t xml:space="preserve">) and possibly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procid</w:t>
      </w:r>
      <w:r w:rsidDel="00000000" w:rsidR="00000000" w:rsidRPr="00000000">
        <w:rPr>
          <w:rtl w:val="0"/>
        </w:rPr>
        <w:t xml:space="preserve"> parsed from your message.</w:t>
      </w:r>
    </w:p>
    <w:p w:rsidR="00000000" w:rsidDel="00000000" w:rsidP="00000000" w:rsidRDefault="00000000" w:rsidRPr="00000000" w14:paraId="000000F4">
      <w:pPr>
        <w:numPr>
          <w:ilvl w:val="1"/>
          <w:numId w:val="21"/>
        </w:numPr>
        <w:spacing w:after="240" w:before="0" w:beforeAutospacing="0" w:lineRule="auto"/>
        <w:ind w:left="1440" w:hanging="360"/>
      </w:pPr>
      <w:r w:rsidDel="00000000" w:rsidR="00000000" w:rsidRPr="00000000">
        <w:rPr>
          <w:rtl w:val="0"/>
        </w:rPr>
        <w:t xml:space="preserve">If you don't see the log, please re-check all steps and provide any error messages you encounter during the process.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F6">
      <w:pPr>
        <w:rPr/>
      </w:pPr>
      <w:r w:rsidDel="00000000" w:rsidR="00000000" w:rsidRPr="00000000">
        <w:rPr>
          <w:rtl w:val="0"/>
        </w:rPr>
        <w:t xml:space="preserve">JSON</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"took" : 2,</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"timed_out" : false,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"_shards" : {</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1,</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"successful" : 1,</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"skipped" : 0,</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"failed" : 0</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"hits" :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 2,</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 : "eq"</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"max_score" : 4.29986,</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"hits" :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"_index" : "logstash-syslog-2025.07.16",</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"_type" : "_doc",</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"_id" : "S1TJFJgB9DXMZFRbCHhi",</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"_score" : 4.29986,</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"_source" :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"Jul 16 19:49:35",</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"severity_label" : "Notice",</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 133,</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"facility_label" : "local0",</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 "10.1.0.2",</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 5,</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"logsource" : "</w:t>
      </w:r>
      <w:del w:author="Yeswanth Kolaparthi" w:id="14" w:date="2025-07-17T15:09:25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 "alloydb-internal-logs Jul 17 19:49:35 </w:t>
      </w:r>
      <w:del w:author="Yeswanth Kolaparthi" w:id="15" w:date="2025-07-17T15:09:30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 mypgapp[9999]: alloydb-internal-test-1752695375 This is a specific internal log test message for alloydb-internal-logs.",</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"2025-07-16T19:49:35.000Z",</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 "1",</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 : 16</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"_index" : "logstash-syslog-2025.07.16",</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"_type" : "_doc",</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"_id" : "SlSbFJgB9DXMZFRbWHhW",</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"_score" : 0.5942333,</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"_source" : {</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"Jul 16 23:25:00",</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"severity_label" : "Critical",</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 34,</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"facility_label" : "security/authorization",</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 "0:0:0:0:0:0:0:1",</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 2,</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"logsource" : "myhost",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 "This is a test syslog message from netcat.\n",</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 : "myapp",</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 "2025-07-16T23:25:00.000Z",</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 "1",</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"facility" : 4</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2">
      <w:pPr>
        <w:pStyle w:val="Heading3"/>
        <w:keepNext w:val="0"/>
        <w:keepLines w:val="0"/>
        <w:rPr>
          <w:sz w:val="26"/>
          <w:szCs w:val="26"/>
        </w:rPr>
      </w:pPr>
      <w:bookmarkStart w:colFirst="0" w:colLast="0" w:name="_njrvgdj8ahxa" w:id="16"/>
      <w:bookmarkEnd w:id="16"/>
      <w:r w:rsidDel="00000000" w:rsidR="00000000" w:rsidRPr="00000000">
        <w:rPr>
          <w:sz w:val="26"/>
          <w:szCs w:val="26"/>
          <w:rtl w:val="0"/>
        </w:rPr>
        <w:t xml:space="preserve">Step-by-Step Test Plan for pgBouncer and pgBackRest Logs</w:t>
      </w:r>
    </w:p>
    <w:p w:rsidR="00000000" w:rsidDel="00000000" w:rsidP="00000000" w:rsidRDefault="00000000" w:rsidRPr="00000000" w14:paraId="00000133">
      <w:pPr>
        <w:spacing w:after="240" w:before="240" w:lineRule="auto"/>
        <w:rPr/>
      </w:pPr>
      <w:r w:rsidDel="00000000" w:rsidR="00000000" w:rsidRPr="00000000">
        <w:rPr>
          <w:rtl w:val="0"/>
        </w:rPr>
        <w:t xml:space="preserve">Now, let's generate some test logs and verify they reach Logstash/Elasticsearch.</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On your client system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135">
      <w:pPr>
        <w:numPr>
          <w:ilvl w:val="0"/>
          <w:numId w:val="100"/>
        </w:numPr>
        <w:spacing w:after="240" w:before="240" w:lineRule="auto"/>
        <w:ind w:left="720" w:hanging="360"/>
      </w:pPr>
      <w:r w:rsidDel="00000000" w:rsidR="00000000" w:rsidRPr="00000000">
        <w:rPr>
          <w:b w:val="1"/>
          <w:bCs w:val="1"/>
          <w:rtl w:val="0"/>
        </w:rPr>
        <w:t xml:space="preserve">Generate a Test Log for pgBouncer:</w:t>
        <w:br w:type="textWrapping"/>
      </w:r>
      <w:r w:rsidDel="00000000" w:rsidR="00000000" w:rsidRPr="00000000">
        <w:rPr>
          <w:rtl w:val="0"/>
        </w:rPr>
        <w:t xml:space="preserve">Bash</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Create the directory if it doesn't exist</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mkdir -p /var/log/pgbouncer/</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a unique test message to the pgbouncer log file</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TEST_MESSAGE_PGB="Jul 17 $(date +%H:%M:%S) </w:t>
      </w:r>
      <w:del w:author="Yeswanth Kolaparthi" w:id="16" w:date="2025-07-17T15:09:38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 pgbouncer[1234]: [DB] specific pgbouncer test message - $(date +%s)"</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"$TEST_MESSAGE_PGB" | sudo tee -a /var/log/pgbouncer/pgbouncer.log</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"Generated pgBouncer test log: $TEST_MESSAGE_PGB"</w:t>
      </w:r>
    </w:p>
    <w:p w:rsidR="00000000" w:rsidDel="00000000" w:rsidP="00000000" w:rsidRDefault="00000000" w:rsidRPr="00000000" w14:paraId="0000013D">
      <w:pPr>
        <w:numPr>
          <w:ilvl w:val="0"/>
          <w:numId w:val="100"/>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Wait 5-10 seconds.</w:t>
      </w:r>
    </w:p>
    <w:p w:rsidR="00000000" w:rsidDel="00000000" w:rsidP="00000000" w:rsidRDefault="00000000" w:rsidRPr="00000000" w14:paraId="0000013E">
      <w:pPr>
        <w:numPr>
          <w:ilvl w:val="0"/>
          <w:numId w:val="100"/>
        </w:numPr>
        <w:spacing w:after="240" w:before="0" w:beforeAutospacing="0" w:lineRule="auto"/>
        <w:ind w:left="720" w:hanging="360"/>
      </w:pPr>
      <w:r w:rsidDel="00000000" w:rsidR="00000000" w:rsidRPr="00000000">
        <w:rPr>
          <w:b w:val="1"/>
          <w:bCs w:val="1"/>
          <w:rtl w:val="0"/>
        </w:rPr>
        <w:t xml:space="preserve">Generate a Test Log for pgBackRest:</w:t>
      </w:r>
      <w:r w:rsidDel="00000000" w:rsidR="00000000" w:rsidRPr="00000000">
        <w:rPr>
          <w:rtl w:val="0"/>
        </w:rPr>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Create the directory if it doesn't exist</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mkdir -p /var/log/pgbackrest/</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a unique test message to a pgbackrest log file</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TEST_MESSAGE_PBR="Jul 17 $(date +%H:%M:%S) </w:t>
      </w:r>
      <w:del w:author="Yeswanth Kolaparthi" w:id="17" w:date="2025-07-17T15:09:4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 pgbackrest[5678]: [MAIN] specific pgbackrest test message - $(date +%s)"</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"$TEST_MESSAGE_PBR" | sudo tee -a /var/log/pgbackrest/backup.log</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"Generated pgBackRest test log: $TEST_MESSAGE_PBR"</w:t>
      </w:r>
    </w:p>
    <w:p w:rsidR="00000000" w:rsidDel="00000000" w:rsidP="00000000" w:rsidRDefault="00000000" w:rsidRPr="00000000" w14:paraId="00000146">
      <w:pPr>
        <w:numPr>
          <w:ilvl w:val="0"/>
          <w:numId w:val="10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Wait 5-10 seconds.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On your Logstash server (on </w:t>
      </w:r>
      <w:r w:rsidDel="00000000" w:rsidR="00000000" w:rsidRPr="00000000">
        <w:rPr>
          <w:rFonts w:ascii="Roboto Mono" w:cs="Roboto Mono" w:eastAsia="Roboto Mono" w:hAnsi="Roboto Mono"/>
          <w:b w:val="1"/>
          <w:bCs w:val="1"/>
          <w:color w:val="188038"/>
          <w:rtl w:val="0"/>
        </w:rPr>
        <w:t xml:space="preserve">external1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148">
      <w:pPr>
        <w:numPr>
          <w:ilvl w:val="0"/>
          <w:numId w:val="55"/>
        </w:numPr>
        <w:spacing w:after="240" w:before="240" w:lineRule="auto"/>
        <w:ind w:left="720" w:hanging="360"/>
      </w:pPr>
      <w:r w:rsidDel="00000000" w:rsidR="00000000" w:rsidRPr="00000000">
        <w:rPr>
          <w:b w:val="1"/>
          <w:bCs w:val="1"/>
          <w:rtl w:val="0"/>
        </w:rPr>
        <w:t xml:space="preserve">Monitor Logstash Logs:</w:t>
      </w:r>
      <w:r w:rsidDel="00000000" w:rsidR="00000000" w:rsidRPr="00000000">
        <w:rPr>
          <w:rtl w:val="0"/>
        </w:rPr>
        <w:t xml:space="preserve"> Keep this command running in a separate terminal:</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-u logstash -f</w:t>
      </w:r>
    </w:p>
    <w:p w:rsidR="00000000" w:rsidDel="00000000" w:rsidP="00000000" w:rsidRDefault="00000000" w:rsidRPr="00000000" w14:paraId="0000014A">
      <w:pPr>
        <w:numPr>
          <w:ilvl w:val="0"/>
          <w:numId w:val="55"/>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You should see messages indicating that Logstash processed new events.</w:t>
      </w:r>
    </w:p>
    <w:p w:rsidR="00000000" w:rsidDel="00000000" w:rsidP="00000000" w:rsidRDefault="00000000" w:rsidRPr="00000000" w14:paraId="0000014B">
      <w:pPr>
        <w:numPr>
          <w:ilvl w:val="0"/>
          <w:numId w:val="55"/>
        </w:numPr>
        <w:spacing w:after="0" w:afterAutospacing="0" w:before="0" w:beforeAutospacing="0" w:lineRule="auto"/>
        <w:ind w:left="720" w:hanging="360"/>
      </w:pPr>
      <w:r w:rsidDel="00000000" w:rsidR="00000000" w:rsidRPr="00000000">
        <w:rPr>
          <w:b w:val="1"/>
          <w:bCs w:val="1"/>
          <w:rtl w:val="0"/>
        </w:rPr>
        <w:t xml:space="preserve">Query Elasticsearch for the logs:</w:t>
      </w:r>
    </w:p>
    <w:p w:rsidR="00000000" w:rsidDel="00000000" w:rsidP="00000000" w:rsidRDefault="00000000" w:rsidRPr="00000000" w14:paraId="0000014C">
      <w:pPr>
        <w:numPr>
          <w:ilvl w:val="1"/>
          <w:numId w:val="55"/>
        </w:numPr>
        <w:spacing w:after="240" w:before="0" w:beforeAutospacing="0" w:lineRule="auto"/>
        <w:ind w:left="1440" w:hanging="360"/>
      </w:pPr>
      <w:r w:rsidDel="00000000" w:rsidR="00000000" w:rsidRPr="00000000">
        <w:rPr>
          <w:b w:val="1"/>
          <w:bCs w:val="1"/>
          <w:rtl w:val="0"/>
        </w:rPr>
        <w:t xml:space="preserve">For pgBouncer logs:</w:t>
        <w:br w:type="textWrapping"/>
      </w:r>
      <w:r w:rsidDel="00000000" w:rsidR="00000000" w:rsidRPr="00000000">
        <w:rPr>
          <w:rtl w:val="0"/>
        </w:rPr>
        <w:t xml:space="preserve">Bash</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-X GET "http://localhost:9200/logstash-syslog-$(date +%Y.%m.%d)/_search?pretty" -H 'Content-Type: application/json' -d'</w:t>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"specific pgbouncer test message"</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6">
      <w:pPr>
        <w:numPr>
          <w:ilvl w:val="1"/>
          <w:numId w:val="55"/>
        </w:numPr>
        <w:spacing w:after="24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For pgBackRest logs:</w:t>
      </w:r>
      <w:r w:rsidDel="00000000" w:rsidR="00000000" w:rsidRPr="00000000">
        <w:rPr>
          <w:rtl w:val="0"/>
        </w:rPr>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GET "http://localhost:9200/logstash-syslog-$(date +%Y.%m.%d)/_search?pretty" -H 'Content-Type: application/json' -d'</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"specific pgbackrest test message"</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0">
      <w:pPr>
        <w:numPr>
          <w:ilvl w:val="1"/>
          <w:numId w:val="55"/>
        </w:numPr>
        <w:spacing w:after="24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Remember to update </w:t>
      </w:r>
      <w:r w:rsidDel="00000000" w:rsidR="00000000" w:rsidRPr="00000000">
        <w:rPr>
          <w:rFonts w:ascii="Roboto Mono" w:cs="Roboto Mono" w:eastAsia="Roboto Mono" w:hAnsi="Roboto Mono"/>
          <w:b w:val="1"/>
          <w:bCs w:val="1"/>
          <w:color w:val="188038"/>
          <w:rtl w:val="0"/>
        </w:rPr>
        <w:t xml:space="preserve">$(date +%Y.%m.%d)</w:t>
      </w:r>
      <w:r w:rsidDel="00000000" w:rsidR="00000000" w:rsidRPr="00000000">
        <w:rPr>
          <w:b w:val="1"/>
          <w:bCs w:val="1"/>
          <w:rtl w:val="0"/>
        </w:rPr>
        <w:t xml:space="preserve"> if you are testing on a different day.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Expected Outcome:</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for each query,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should contain your respective test messages, confirming successful forwarding for both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rPr>
          <w:sz w:val="26"/>
          <w:szCs w:val="26"/>
        </w:rPr>
      </w:pPr>
      <w:bookmarkStart w:colFirst="0" w:colLast="0" w:name="_euj3ba8q59v9" w:id="17"/>
      <w:bookmarkEnd w:id="17"/>
      <w:r w:rsidDel="00000000" w:rsidR="00000000" w:rsidRPr="00000000">
        <w:rPr>
          <w:sz w:val="26"/>
          <w:szCs w:val="26"/>
          <w:rtl w:val="0"/>
        </w:rPr>
        <w:t xml:space="preserve">Step-by-Step Guide: Install and Configure Kibana 7.17.25</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On your </w:t>
      </w:r>
      <w:r w:rsidDel="00000000" w:rsidR="00000000" w:rsidRPr="00000000">
        <w:rPr>
          <w:rFonts w:ascii="Roboto Mono" w:cs="Roboto Mono" w:eastAsia="Roboto Mono" w:hAnsi="Roboto Mono"/>
          <w:b w:val="1"/>
          <w:bCs w:val="1"/>
          <w:color w:val="188038"/>
          <w:rtl w:val="0"/>
        </w:rPr>
        <w:t xml:space="preserve">external1</w:t>
      </w:r>
      <w:r w:rsidDel="00000000" w:rsidR="00000000" w:rsidRPr="00000000">
        <w:rPr>
          <w:b w:val="1"/>
          <w:bCs w:val="1"/>
          <w:rtl w:val="0"/>
        </w:rPr>
        <w:t xml:space="preserve"> server:</w:t>
      </w:r>
    </w:p>
    <w:p w:rsidR="00000000" w:rsidDel="00000000" w:rsidP="00000000" w:rsidRDefault="00000000" w:rsidRPr="00000000" w14:paraId="00000165">
      <w:pPr>
        <w:pStyle w:val="Heading4"/>
        <w:keepNext w:val="0"/>
        <w:keepLines w:val="0"/>
        <w:rPr>
          <w:sz w:val="22"/>
          <w:szCs w:val="22"/>
        </w:rPr>
      </w:pPr>
      <w:bookmarkStart w:colFirst="0" w:colLast="0" w:name="_az820l6d875u" w:id="18"/>
      <w:bookmarkEnd w:id="18"/>
      <w:r w:rsidDel="00000000" w:rsidR="00000000" w:rsidRPr="00000000">
        <w:rPr>
          <w:sz w:val="22"/>
          <w:szCs w:val="22"/>
          <w:rtl w:val="0"/>
        </w:rPr>
        <w:t xml:space="preserve">Phase 1: Download and Install Kibana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66">
      <w:pPr>
        <w:numPr>
          <w:ilvl w:val="0"/>
          <w:numId w:val="23"/>
        </w:numPr>
        <w:spacing w:after="240" w:before="240" w:lineRule="auto"/>
        <w:ind w:left="720" w:hanging="360"/>
      </w:pPr>
      <w:r w:rsidDel="00000000" w:rsidR="00000000" w:rsidRPr="00000000">
        <w:rPr>
          <w:b w:val="1"/>
          <w:bCs w:val="1"/>
          <w:rtl w:val="0"/>
        </w:rPr>
        <w:t xml:space="preserve">Download the Kibana RPM package: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https://artifacts.elastic.co/downloads/kibana/kibana-7.17.25-x86_64.rpm</w:t>
      </w:r>
    </w:p>
    <w:p w:rsidR="00000000" w:rsidDel="00000000" w:rsidP="00000000" w:rsidRDefault="00000000" w:rsidRPr="00000000" w14:paraId="00000169">
      <w:pPr>
        <w:numPr>
          <w:ilvl w:val="0"/>
          <w:numId w:val="2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Install Kibana:</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dnf install -y ./kibana-7.17.25-x86_64.rpm</w:t>
      </w:r>
    </w:p>
    <w:p w:rsidR="00000000" w:rsidDel="00000000" w:rsidP="00000000" w:rsidRDefault="00000000" w:rsidRPr="00000000" w14:paraId="0000016B">
      <w:pPr>
        <w:numPr>
          <w:ilvl w:val="0"/>
          <w:numId w:val="23"/>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This will install Kibana, set up its systemd service, and create the default configuration files in </w:t>
      </w:r>
      <w:r w:rsidDel="00000000" w:rsidR="00000000" w:rsidRPr="00000000">
        <w:rPr>
          <w:rFonts w:ascii="Roboto Mono" w:cs="Roboto Mono" w:eastAsia="Roboto Mono" w:hAnsi="Roboto Mono"/>
          <w:color w:val="188038"/>
          <w:rtl w:val="0"/>
        </w:rPr>
        <w:t xml:space="preserve">/etc/kibana/</w:t>
      </w:r>
      <w:r w:rsidDel="00000000" w:rsidR="00000000" w:rsidRPr="00000000">
        <w:rPr>
          <w:rtl w:val="0"/>
        </w:rPr>
        <w:t xml:space="preserve">.</w:t>
      </w:r>
    </w:p>
    <w:p w:rsidR="00000000" w:rsidDel="00000000" w:rsidP="00000000" w:rsidRDefault="00000000" w:rsidRPr="00000000" w14:paraId="0000016C">
      <w:pPr>
        <w:pStyle w:val="Heading4"/>
        <w:keepNext w:val="0"/>
        <w:keepLines w:val="0"/>
        <w:rPr>
          <w:sz w:val="22"/>
          <w:szCs w:val="22"/>
        </w:rPr>
      </w:pPr>
      <w:bookmarkStart w:colFirst="0" w:colLast="0" w:name="_qn7544rv3egm" w:id="19"/>
      <w:bookmarkEnd w:id="19"/>
      <w:r w:rsidDel="00000000" w:rsidR="00000000" w:rsidRPr="00000000">
        <w:rPr>
          <w:sz w:val="22"/>
          <w:szCs w:val="22"/>
          <w:rtl w:val="0"/>
        </w:rPr>
        <w:t xml:space="preserve">Phase 2: Configure Kibana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Kibana's main configuration file is </w:t>
      </w:r>
      <w:r w:rsidDel="00000000" w:rsidR="00000000" w:rsidRPr="00000000">
        <w:rPr>
          <w:rFonts w:ascii="Roboto Mono" w:cs="Roboto Mono" w:eastAsia="Roboto Mono" w:hAnsi="Roboto Mono"/>
          <w:color w:val="188038"/>
          <w:rtl w:val="0"/>
        </w:rPr>
        <w:t xml:space="preserve">/etc/kibana/kibana.yml</w:t>
      </w:r>
      <w:r w:rsidDel="00000000" w:rsidR="00000000" w:rsidRPr="00000000">
        <w:rPr>
          <w:rtl w:val="0"/>
        </w:rPr>
        <w:t xml:space="preserve">. You'll need to tell it where to find Elasticsearch and on which IP address to listen.</w:t>
      </w:r>
    </w:p>
    <w:p w:rsidR="00000000" w:rsidDel="00000000" w:rsidP="00000000" w:rsidRDefault="00000000" w:rsidRPr="00000000" w14:paraId="0000016E">
      <w:pPr>
        <w:numPr>
          <w:ilvl w:val="0"/>
          <w:numId w:val="14"/>
        </w:numPr>
        <w:spacing w:after="240" w:before="240" w:lineRule="auto"/>
        <w:ind w:left="720" w:hanging="360"/>
      </w:pPr>
      <w:r w:rsidDel="00000000" w:rsidR="00000000" w:rsidRPr="00000000">
        <w:rPr>
          <w:b w:val="1"/>
          <w:bCs w:val="1"/>
          <w:rtl w:val="0"/>
        </w:rPr>
        <w:t xml:space="preserve">Edit the Kibana configuration file: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/etc/kibana/kibana.yml</w:t>
      </w:r>
    </w:p>
    <w:p w:rsidR="00000000" w:rsidDel="00000000" w:rsidP="00000000" w:rsidRDefault="00000000" w:rsidRPr="00000000" w14:paraId="00000170">
      <w:pPr>
        <w:numPr>
          <w:ilvl w:val="0"/>
          <w:numId w:val="14"/>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Make the following essential changes/uncomments:</w:t>
      </w:r>
    </w:p>
    <w:p w:rsidR="00000000" w:rsidDel="00000000" w:rsidP="00000000" w:rsidRDefault="00000000" w:rsidRPr="00000000" w14:paraId="00000171">
      <w:pPr>
        <w:numPr>
          <w:ilvl w:val="1"/>
          <w:numId w:val="1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server.port</w:t>
      </w:r>
      <w:r w:rsidDel="00000000" w:rsidR="00000000" w:rsidRPr="00000000">
        <w:rPr>
          <w:rtl w:val="0"/>
        </w:rPr>
        <w:t xml:space="preserve">: Default is 5601, usually fine.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server.port: 5601</w:t>
      </w:r>
    </w:p>
    <w:p w:rsidR="00000000" w:rsidDel="00000000" w:rsidP="00000000" w:rsidRDefault="00000000" w:rsidRPr="00000000" w14:paraId="00000173">
      <w:pPr>
        <w:numPr>
          <w:ilvl w:val="1"/>
          <w:numId w:val="14"/>
        </w:numPr>
        <w:spacing w:after="0" w:afterAutospacing="0" w:before="240" w:lineRule="auto"/>
        <w:ind w:left="1440" w:hanging="360"/>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server.host</w:t>
      </w:r>
      <w:r w:rsidDel="00000000" w:rsidR="00000000" w:rsidRPr="00000000">
        <w:rPr>
          <w:rtl w:val="0"/>
        </w:rPr>
        <w:t xml:space="preserve">: This specifies which IP address Kibana should listen on.</w:t>
      </w:r>
    </w:p>
    <w:p w:rsidR="00000000" w:rsidDel="00000000" w:rsidP="00000000" w:rsidRDefault="00000000" w:rsidRPr="00000000" w14:paraId="00000174">
      <w:pPr>
        <w:numPr>
          <w:ilvl w:val="2"/>
          <w:numId w:val="14"/>
        </w:numPr>
        <w:spacing w:after="0" w:afterAutospacing="0" w:before="0" w:beforeAutospacing="0" w:lineRule="auto"/>
        <w:ind w:left="2160" w:hanging="360"/>
      </w:pPr>
      <w:r w:rsidDel="00000000" w:rsidR="00000000" w:rsidRPr="00000000">
        <w:rPr>
          <w:rtl w:val="0"/>
        </w:rPr>
        <w:t xml:space="preserve">If you only need to access Kibana from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itself, use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175">
      <w:pPr>
        <w:numPr>
          <w:ilvl w:val="2"/>
          <w:numId w:val="14"/>
        </w:numPr>
        <w:spacing w:after="0" w:afterAutospacing="0" w:before="0" w:beforeAutospacing="0" w:lineRule="auto"/>
        <w:ind w:left="2160" w:hanging="360"/>
      </w:pPr>
      <w:r w:rsidDel="00000000" w:rsidR="00000000" w:rsidRPr="00000000">
        <w:rPr>
          <w:rtl w:val="0"/>
        </w:rPr>
        <w:t xml:space="preserve">If you need to access Kibana from your local machine (laptop/desktop) or other machines on your network, you </w:t>
      </w:r>
      <w:r w:rsidDel="00000000" w:rsidR="00000000" w:rsidRPr="00000000">
        <w:rPr>
          <w:b w:val="1"/>
          <w:bCs w:val="1"/>
          <w:rtl w:val="0"/>
        </w:rPr>
        <w:t xml:space="preserve">must</w:t>
      </w:r>
      <w:r w:rsidDel="00000000" w:rsidR="00000000" w:rsidRPr="00000000">
        <w:rPr>
          <w:rtl w:val="0"/>
        </w:rPr>
        <w:t xml:space="preserve"> change this to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(to listen on all interfaces) or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(the specific IP of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For broader access,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is common.</w:t>
      </w:r>
    </w:p>
    <w:p w:rsidR="00000000" w:rsidDel="00000000" w:rsidP="00000000" w:rsidRDefault="00000000" w:rsidRPr="00000000" w14:paraId="00000176">
      <w:pPr>
        <w:numPr>
          <w:ilvl w:val="1"/>
          <w:numId w:val="14"/>
        </w:numPr>
        <w:spacing w:after="240" w:before="0" w:beforeAutospacing="0" w:lineRule="auto"/>
        <w:ind w:left="1440" w:hanging="360"/>
      </w:pPr>
      <w:r w:rsidDel="00000000" w:rsidR="00000000" w:rsidRPr="00000000">
        <w:rPr>
          <w:rtl w:val="0"/>
        </w:rPr>
        <w:t xml:space="preserve">YAML</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server.host: "0.0.0.0" # Or "localhost" if only local access is needed, or "YOUR_STANDALONE_EXTERNAL1_IP"</w:t>
      </w:r>
    </w:p>
    <w:p w:rsidR="00000000" w:rsidDel="00000000" w:rsidP="00000000" w:rsidRDefault="00000000" w:rsidRPr="00000000" w14:paraId="00000178">
      <w:pPr>
        <w:numPr>
          <w:ilvl w:val="1"/>
          <w:numId w:val="14"/>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Remember to use the actual IP of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 for </w:t>
      </w:r>
      <w:r w:rsidDel="00000000" w:rsidR="00000000" w:rsidRPr="00000000">
        <w:rPr>
          <w:rFonts w:ascii="Roboto Mono" w:cs="Roboto Mono" w:eastAsia="Roboto Mono" w:hAnsi="Roboto Mono"/>
          <w:b w:val="1"/>
          <w:bCs w:val="1"/>
          <w:color w:val="188038"/>
          <w:rtl w:val="0"/>
        </w:rPr>
        <w:t xml:space="preserve">YOUR_STANDALONE_EXTERNAL1_IP</w:t>
      </w:r>
      <w:r w:rsidDel="00000000" w:rsidR="00000000" w:rsidRPr="00000000">
        <w:rPr>
          <w:b w:val="1"/>
          <w:bCs w:val="1"/>
          <w:rtl w:val="0"/>
        </w:rPr>
        <w:t xml:space="preserve"> if you choose that option.</w:t>
      </w:r>
    </w:p>
    <w:p w:rsidR="00000000" w:rsidDel="00000000" w:rsidP="00000000" w:rsidRDefault="00000000" w:rsidRPr="00000000" w14:paraId="00000179">
      <w:pPr>
        <w:numPr>
          <w:ilvl w:val="1"/>
          <w:numId w:val="1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elasticsearch.hosts</w:t>
      </w:r>
      <w:r w:rsidDel="00000000" w:rsidR="00000000" w:rsidRPr="00000000">
        <w:rPr>
          <w:rtl w:val="0"/>
        </w:rPr>
        <w:t xml:space="preserve">: This tells Kibana where your Elasticsearch cluster is. Since Elasticsearch is running on the same machine on port 9200, this is straightforward.</w:t>
        <w:br w:type="textWrapping"/>
        <w:t xml:space="preserve">YAML</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elasticsearch.hosts: ["http://localhost:9200"]</w:t>
      </w:r>
    </w:p>
    <w:p w:rsidR="00000000" w:rsidDel="00000000" w:rsidP="00000000" w:rsidRDefault="00000000" w:rsidRPr="00000000" w14:paraId="0000017B">
      <w:pPr>
        <w:numPr>
          <w:ilvl w:val="1"/>
          <w:numId w:val="14"/>
        </w:numPr>
        <w:spacing w:after="24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Optional (but recommended for production): </w:t>
      </w:r>
      <w:r w:rsidDel="00000000" w:rsidR="00000000" w:rsidRPr="00000000">
        <w:rPr>
          <w:rFonts w:ascii="Roboto Mono" w:cs="Roboto Mono" w:eastAsia="Roboto Mono" w:hAnsi="Roboto Mono"/>
          <w:b w:val="1"/>
          <w:bCs w:val="1"/>
          <w:color w:val="188038"/>
          <w:rtl w:val="0"/>
        </w:rPr>
        <w:t xml:space="preserve">logging.dest</w:t>
      </w:r>
      <w:r w:rsidDel="00000000" w:rsidR="00000000" w:rsidRPr="00000000">
        <w:rPr>
          <w:rtl w:val="0"/>
        </w:rPr>
        <w:t xml:space="preserve"> This sends Kibana logs to a file instead of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(which </w:t>
      </w:r>
      <w:r w:rsidDel="00000000" w:rsidR="00000000" w:rsidRPr="00000000">
        <w:rPr>
          <w:rFonts w:ascii="Roboto Mono" w:cs="Roboto Mono" w:eastAsia="Roboto Mono" w:hAnsi="Roboto Mono"/>
          <w:color w:val="188038"/>
          <w:rtl w:val="0"/>
        </w:rPr>
        <w:t xml:space="preserve">journalctl</w:t>
      </w:r>
      <w:r w:rsidDel="00000000" w:rsidR="00000000" w:rsidRPr="00000000">
        <w:rPr>
          <w:rtl w:val="0"/>
        </w:rPr>
        <w:t xml:space="preserve"> captures).</w:t>
        <w:br w:type="textWrapping"/>
        <w:t xml:space="preserve">YAML</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logging.dest: /var/log/kibana/kibana.log</w:t>
      </w:r>
    </w:p>
    <w:p w:rsidR="00000000" w:rsidDel="00000000" w:rsidP="00000000" w:rsidRDefault="00000000" w:rsidRPr="00000000" w14:paraId="0000017D">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7E">
      <w:pPr>
        <w:numPr>
          <w:ilvl w:val="0"/>
          <w:numId w:val="14"/>
        </w:numPr>
        <w:spacing w:after="240" w:before="240" w:lineRule="auto"/>
        <w:ind w:left="720" w:hanging="360"/>
      </w:pPr>
      <w:r w:rsidDel="00000000" w:rsidR="00000000" w:rsidRPr="00000000">
        <w:rPr>
          <w:b w:val="1"/>
          <w:bCs w:val="1"/>
          <w:rtl w:val="0"/>
        </w:rPr>
        <w:t xml:space="preserve">Ensure correct YAML formatting (spaces, no tabs).</w:t>
      </w:r>
      <w:r w:rsidDel="00000000" w:rsidR="00000000" w:rsidRPr="00000000">
        <w:rPr>
          <w:rtl w:val="0"/>
        </w:rPr>
        <w:t xml:space="preserve"> Uncomment lines by removing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beginning if they are commented out.</w:t>
        <w:br w:type="textWrapping"/>
        <w:t xml:space="preserve">Save and exit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w:t>
      </w:r>
    </w:p>
    <w:p w:rsidR="00000000" w:rsidDel="00000000" w:rsidP="00000000" w:rsidRDefault="00000000" w:rsidRPr="00000000" w14:paraId="0000017F">
      <w:pPr>
        <w:pStyle w:val="Heading4"/>
        <w:keepNext w:val="0"/>
        <w:keepLines w:val="0"/>
        <w:rPr>
          <w:sz w:val="22"/>
          <w:szCs w:val="22"/>
        </w:rPr>
      </w:pPr>
      <w:bookmarkStart w:colFirst="0" w:colLast="0" w:name="_irr1ljxrqi9a" w:id="20"/>
      <w:bookmarkEnd w:id="20"/>
      <w:r w:rsidDel="00000000" w:rsidR="00000000" w:rsidRPr="00000000">
        <w:rPr>
          <w:sz w:val="22"/>
          <w:szCs w:val="22"/>
          <w:rtl w:val="0"/>
        </w:rPr>
        <w:t xml:space="preserve">Phase 3: Configure Firewall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You need to open port 5601 in your firewall to allow external access to Kibana's web interface (if you set </w:t>
      </w:r>
      <w:r w:rsidDel="00000000" w:rsidR="00000000" w:rsidRPr="00000000">
        <w:rPr>
          <w:rFonts w:ascii="Roboto Mono" w:cs="Roboto Mono" w:eastAsia="Roboto Mono" w:hAnsi="Roboto Mono"/>
          <w:color w:val="188038"/>
          <w:rtl w:val="0"/>
        </w:rPr>
        <w:t xml:space="preserve">server.host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or a specific IP).</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--add-port=5601/tcp</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183">
      <w:pPr>
        <w:pStyle w:val="Heading4"/>
        <w:keepNext w:val="0"/>
        <w:keepLines w:val="0"/>
        <w:rPr>
          <w:sz w:val="22"/>
          <w:szCs w:val="22"/>
        </w:rPr>
      </w:pPr>
      <w:bookmarkStart w:colFirst="0" w:colLast="0" w:name="_2270wlaahpqq" w:id="21"/>
      <w:bookmarkEnd w:id="21"/>
      <w:r w:rsidDel="00000000" w:rsidR="00000000" w:rsidRPr="00000000">
        <w:rPr>
          <w:b w:val="0"/>
          <w:bCs w:val="0"/>
          <w:color w:val="188038"/>
          <w:sz w:val="22"/>
          <w:szCs w:val="22"/>
          <w:rtl w:val="0"/>
        </w:rPr>
        <w:t xml:space="preserve"></w:t>
      </w:r>
      <w:r w:rsidDel="00000000" w:rsidR="00000000" w:rsidRPr="00000000">
        <w:rPr>
          <w:sz w:val="22"/>
          <w:szCs w:val="22"/>
          <w:rtl w:val="0"/>
        </w:rPr>
        <w:t xml:space="preserve">Phase 4: Start Kibana Service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84">
      <w:pPr>
        <w:numPr>
          <w:ilvl w:val="0"/>
          <w:numId w:val="41"/>
        </w:numPr>
        <w:spacing w:after="240" w:before="240" w:lineRule="auto"/>
        <w:ind w:left="720" w:hanging="360"/>
      </w:pPr>
      <w:r w:rsidDel="00000000" w:rsidR="00000000" w:rsidRPr="00000000">
        <w:rPr>
          <w:b w:val="1"/>
          <w:bCs w:val="1"/>
          <w:rtl w:val="0"/>
        </w:rPr>
        <w:t xml:space="preserve">Enable Kibana to start on boot:</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enable kibana</w:t>
      </w:r>
    </w:p>
    <w:p w:rsidR="00000000" w:rsidDel="00000000" w:rsidP="00000000" w:rsidRDefault="00000000" w:rsidRPr="00000000" w14:paraId="00000186">
      <w:pPr>
        <w:numPr>
          <w:ilvl w:val="0"/>
          <w:numId w:val="41"/>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Start the Kibana service: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start kibana</w:t>
      </w:r>
    </w:p>
    <w:p w:rsidR="00000000" w:rsidDel="00000000" w:rsidP="00000000" w:rsidRDefault="00000000" w:rsidRPr="00000000" w14:paraId="00000188">
      <w:pPr>
        <w:pStyle w:val="Heading4"/>
        <w:keepNext w:val="0"/>
        <w:keepLines w:val="0"/>
        <w:rPr>
          <w:sz w:val="22"/>
          <w:szCs w:val="22"/>
        </w:rPr>
      </w:pPr>
      <w:bookmarkStart w:colFirst="0" w:colLast="0" w:name="_y6h9wbdwt1em" w:id="22"/>
      <w:bookmarkEnd w:id="22"/>
      <w:r w:rsidDel="00000000" w:rsidR="00000000" w:rsidRPr="00000000">
        <w:rPr>
          <w:b w:val="0"/>
          <w:bCs w:val="0"/>
          <w:color w:val="188038"/>
          <w:rtl w:val="0"/>
        </w:rPr>
        <w:t xml:space="preserve"></w:t>
      </w:r>
      <w:r w:rsidDel="00000000" w:rsidR="00000000" w:rsidRPr="00000000">
        <w:rPr>
          <w:sz w:val="22"/>
          <w:szCs w:val="22"/>
          <w:rtl w:val="0"/>
        </w:rPr>
        <w:t xml:space="preserve">Phase 5: Verify Kibana Status and Logs</w:t>
      </w:r>
    </w:p>
    <w:p w:rsidR="00000000" w:rsidDel="00000000" w:rsidP="00000000" w:rsidRDefault="00000000" w:rsidRPr="00000000" w14:paraId="00000189">
      <w:pPr>
        <w:numPr>
          <w:ilvl w:val="0"/>
          <w:numId w:val="87"/>
        </w:numPr>
        <w:spacing w:after="240" w:before="240" w:lineRule="auto"/>
        <w:ind w:left="720" w:hanging="360"/>
      </w:pPr>
      <w:r w:rsidDel="00000000" w:rsidR="00000000" w:rsidRPr="00000000">
        <w:rPr>
          <w:b w:val="1"/>
          <w:bCs w:val="1"/>
          <w:rtl w:val="0"/>
        </w:rPr>
        <w:t xml:space="preserve">Check Kibana service status: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kibana</w:t>
      </w:r>
    </w:p>
    <w:p w:rsidR="00000000" w:rsidDel="00000000" w:rsidP="00000000" w:rsidRDefault="00000000" w:rsidRPr="00000000" w14:paraId="0000018B">
      <w:pPr>
        <w:numPr>
          <w:ilvl w:val="0"/>
          <w:numId w:val="87"/>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18C">
      <w:pPr>
        <w:numPr>
          <w:ilvl w:val="0"/>
          <w:numId w:val="87"/>
        </w:numPr>
        <w:spacing w:after="240" w:before="0" w:beforeAutospacing="0" w:lineRule="auto"/>
        <w:ind w:left="720" w:hanging="360"/>
      </w:pPr>
      <w:r w:rsidDel="00000000" w:rsidR="00000000" w:rsidRPr="00000000">
        <w:rPr>
          <w:b w:val="1"/>
          <w:bCs w:val="1"/>
          <w:rtl w:val="0"/>
        </w:rPr>
        <w:t xml:space="preserve">Monitor Kibana logs for any errors:</w:t>
      </w:r>
      <w:r w:rsidDel="00000000" w:rsidR="00000000" w:rsidRPr="00000000">
        <w:rPr>
          <w:rtl w:val="0"/>
        </w:rPr>
        <w:t xml:space="preserve"> If you configured </w:t>
      </w:r>
      <w:r w:rsidDel="00000000" w:rsidR="00000000" w:rsidRPr="00000000">
        <w:rPr>
          <w:rFonts w:ascii="Roboto Mono" w:cs="Roboto Mono" w:eastAsia="Roboto Mono" w:hAnsi="Roboto Mono"/>
          <w:color w:val="188038"/>
          <w:rtl w:val="0"/>
        </w:rPr>
        <w:t xml:space="preserve">logging.dest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/var/log/kibana/kibana.log</w:t>
      </w:r>
      <w:r w:rsidDel="00000000" w:rsidR="00000000" w:rsidRPr="00000000">
        <w:rPr>
          <w:rtl w:val="0"/>
        </w:rPr>
        <w:t xml:space="preserve">:</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tail -f /var/log/kibana/kibana.log</w:t>
      </w:r>
    </w:p>
    <w:p w:rsidR="00000000" w:rsidDel="00000000" w:rsidP="00000000" w:rsidRDefault="00000000" w:rsidRPr="00000000" w14:paraId="0000018E">
      <w:pPr>
        <w:numPr>
          <w:ilvl w:val="0"/>
          <w:numId w:val="87"/>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Otherwise, if it logs to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(default):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-xeu kibana.service</w:t>
      </w:r>
    </w:p>
    <w:p w:rsidR="00000000" w:rsidDel="00000000" w:rsidP="00000000" w:rsidRDefault="00000000" w:rsidRPr="00000000" w14:paraId="00000190">
      <w:pPr>
        <w:numPr>
          <w:ilvl w:val="0"/>
          <w:numId w:val="87"/>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Look for messages indicating successful startup and connection to Elasticsearch.</w:t>
      </w:r>
    </w:p>
    <w:p w:rsidR="00000000" w:rsidDel="00000000" w:rsidP="00000000" w:rsidRDefault="00000000" w:rsidRPr="00000000" w14:paraId="00000191">
      <w:pPr>
        <w:pStyle w:val="Heading4"/>
        <w:keepNext w:val="0"/>
        <w:keepLines w:val="0"/>
        <w:rPr>
          <w:sz w:val="22"/>
          <w:szCs w:val="22"/>
        </w:rPr>
      </w:pPr>
      <w:bookmarkStart w:colFirst="0" w:colLast="0" w:name="_79071oz4qs01" w:id="23"/>
      <w:bookmarkEnd w:id="23"/>
      <w:r w:rsidDel="00000000" w:rsidR="00000000" w:rsidRPr="00000000">
        <w:rPr>
          <w:sz w:val="22"/>
          <w:szCs w:val="22"/>
          <w:rtl w:val="0"/>
        </w:rPr>
        <w:t xml:space="preserve">Phase 6: Access Kibana in Your Web Browser (on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92">
      <w:pPr>
        <w:numPr>
          <w:ilvl w:val="0"/>
          <w:numId w:val="75"/>
        </w:numPr>
        <w:spacing w:after="0" w:afterAutospacing="0" w:before="240" w:lineRule="auto"/>
        <w:ind w:left="720" w:hanging="360"/>
      </w:pPr>
      <w:r w:rsidDel="00000000" w:rsidR="00000000" w:rsidRPr="00000000">
        <w:rPr>
          <w:b w:val="1"/>
          <w:bCs w:val="1"/>
          <w:rtl w:val="0"/>
        </w:rPr>
        <w:t xml:space="preserve">Open your web browser</w:t>
      </w:r>
      <w:r w:rsidDel="00000000" w:rsidR="00000000" w:rsidRPr="00000000">
        <w:rPr>
          <w:rtl w:val="0"/>
        </w:rPr>
        <w:t xml:space="preserve"> on your local machine (laptop/desktop).</w:t>
      </w:r>
    </w:p>
    <w:p w:rsidR="00000000" w:rsidDel="00000000" w:rsidP="00000000" w:rsidRDefault="00000000" w:rsidRPr="00000000" w14:paraId="00000193">
      <w:pPr>
        <w:numPr>
          <w:ilvl w:val="0"/>
          <w:numId w:val="75"/>
        </w:numPr>
        <w:spacing w:after="240" w:before="0" w:beforeAutospacing="0" w:lineRule="auto"/>
        <w:ind w:left="720" w:hanging="360"/>
      </w:pPr>
      <w:r w:rsidDel="00000000" w:rsidR="00000000" w:rsidRPr="00000000">
        <w:rPr>
          <w:b w:val="1"/>
          <w:bCs w:val="1"/>
          <w:rtl w:val="0"/>
        </w:rPr>
        <w:t xml:space="preserve">Navigate to Kibana:</w:t>
      </w:r>
      <w:r w:rsidDel="00000000" w:rsidR="00000000" w:rsidRPr="00000000">
        <w:rPr>
          <w:rtl w:val="0"/>
        </w:rPr>
        <w:t xml:space="preserve"> If you set </w:t>
      </w:r>
      <w:r w:rsidDel="00000000" w:rsidR="00000000" w:rsidRPr="00000000">
        <w:rPr>
          <w:rFonts w:ascii="Roboto Mono" w:cs="Roboto Mono" w:eastAsia="Roboto Mono" w:hAnsi="Roboto Mono"/>
          <w:color w:val="188038"/>
          <w:rtl w:val="0"/>
        </w:rPr>
        <w:t xml:space="preserve">server.host: "0.0.0.0"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use:</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http://YOUR_STANDALONE_EXTERNAL1_IP:5601</w:t>
      </w:r>
    </w:p>
    <w:p w:rsidR="00000000" w:rsidDel="00000000" w:rsidP="00000000" w:rsidRDefault="00000000" w:rsidRPr="00000000" w14:paraId="00000195">
      <w:pPr>
        <w:numPr>
          <w:ilvl w:val="0"/>
          <w:numId w:val="75"/>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with the actual IP address of your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server.</w:t>
        <w:br w:type="textWrapping"/>
        <w:t xml:space="preserve">If you set </w:t>
      </w:r>
      <w:r w:rsidDel="00000000" w:rsidR="00000000" w:rsidRPr="00000000">
        <w:rPr>
          <w:rFonts w:ascii="Roboto Mono" w:cs="Roboto Mono" w:eastAsia="Roboto Mono" w:hAnsi="Roboto Mono"/>
          <w:color w:val="188038"/>
          <w:rtl w:val="0"/>
        </w:rPr>
        <w:t xml:space="preserve">server.host: "localhost"</w:t>
      </w:r>
      <w:r w:rsidDel="00000000" w:rsidR="00000000" w:rsidRPr="00000000">
        <w:rPr>
          <w:rtl w:val="0"/>
        </w:rPr>
        <w:t xml:space="preserve"> (less common for remote access): You would need to use an SSH tunnel or a browser on the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server itself.</w:t>
      </w:r>
    </w:p>
    <w:p w:rsidR="00000000" w:rsidDel="00000000" w:rsidP="00000000" w:rsidRDefault="00000000" w:rsidRPr="00000000" w14:paraId="00000196">
      <w:pPr>
        <w:pStyle w:val="Heading3"/>
        <w:keepNext w:val="0"/>
        <w:keepLines w:val="0"/>
        <w:rPr>
          <w:sz w:val="26"/>
          <w:szCs w:val="26"/>
        </w:rPr>
      </w:pPr>
      <w:bookmarkStart w:colFirst="0" w:colLast="0" w:name="_96kxx1rfiyu1" w:id="24"/>
      <w:bookmarkEnd w:id="24"/>
      <w:r w:rsidDel="00000000" w:rsidR="00000000" w:rsidRPr="00000000">
        <w:rPr>
          <w:sz w:val="26"/>
          <w:szCs w:val="26"/>
          <w:rtl w:val="0"/>
        </w:rPr>
        <w:t xml:space="preserve">Phase 7: Initial Kibana Setup (Browser Interface) </w:t>
      </w:r>
      <w:r w:rsidDel="00000000" w:rsidR="00000000" w:rsidRPr="00000000">
        <w:rPr>
          <w:sz w:val="22"/>
          <w:szCs w:val="22"/>
          <w:rtl w:val="0"/>
        </w:rPr>
        <w:t xml:space="preserve">(on </w:t>
      </w:r>
      <w:r w:rsidDel="00000000" w:rsidR="00000000" w:rsidRPr="00000000">
        <w:rPr>
          <w:rFonts w:ascii="Roboto Mono" w:cs="Roboto Mono" w:eastAsia="Roboto Mono" w:hAnsi="Roboto Mono"/>
          <w:color w:val="188038"/>
          <w:sz w:val="22"/>
          <w:szCs w:val="22"/>
          <w:rtl w:val="0"/>
        </w:rPr>
        <w:t xml:space="preserve">external1 </w:t>
      </w:r>
      <w:r w:rsidDel="00000000" w:rsidR="00000000" w:rsidRPr="00000000">
        <w:rPr>
          <w:rFonts w:ascii="Roboto Mono" w:cs="Roboto Mono" w:eastAsia="Roboto Mono" w:hAnsi="Roboto Mono"/>
          <w:sz w:val="22"/>
          <w:szCs w:val="22"/>
          <w:rtl w:val="0"/>
        </w:rPr>
        <w:t xml:space="preserve">vm)</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Once Kibana loads in your browser, you'll typically be guided through a few steps:</w:t>
      </w:r>
    </w:p>
    <w:p w:rsidR="00000000" w:rsidDel="00000000" w:rsidP="00000000" w:rsidRDefault="00000000" w:rsidRPr="00000000" w14:paraId="00000198">
      <w:pPr>
        <w:numPr>
          <w:ilvl w:val="0"/>
          <w:numId w:val="59"/>
        </w:numPr>
        <w:spacing w:after="0" w:afterAutospacing="0" w:before="240" w:lineRule="auto"/>
        <w:ind w:left="720" w:hanging="360"/>
      </w:pPr>
      <w:r w:rsidDel="00000000" w:rsidR="00000000" w:rsidRPr="00000000">
        <w:rPr>
          <w:b w:val="1"/>
          <w:bCs w:val="1"/>
          <w:rtl w:val="0"/>
        </w:rPr>
        <w:t xml:space="preserve">Welcome Screen:</w:t>
      </w:r>
      <w:r w:rsidDel="00000000" w:rsidR="00000000" w:rsidRPr="00000000">
        <w:rPr>
          <w:rtl w:val="0"/>
        </w:rPr>
        <w:t xml:space="preserve"> You might see a welcome screen.</w:t>
      </w:r>
    </w:p>
    <w:p w:rsidR="00000000" w:rsidDel="00000000" w:rsidP="00000000" w:rsidRDefault="00000000" w:rsidRPr="00000000" w14:paraId="00000199">
      <w:pPr>
        <w:numPr>
          <w:ilvl w:val="0"/>
          <w:numId w:val="59"/>
        </w:numPr>
        <w:spacing w:after="0" w:afterAutospacing="0" w:before="0" w:beforeAutospacing="0" w:lineRule="auto"/>
        <w:ind w:left="720" w:hanging="360"/>
      </w:pPr>
      <w:r w:rsidDel="00000000" w:rsidR="00000000" w:rsidRPr="00000000">
        <w:rPr>
          <w:b w:val="1"/>
          <w:bCs w:val="1"/>
          <w:rtl w:val="0"/>
        </w:rPr>
        <w:t xml:space="preserve">Connect to your data:</w:t>
      </w:r>
    </w:p>
    <w:p w:rsidR="00000000" w:rsidDel="00000000" w:rsidP="00000000" w:rsidRDefault="00000000" w:rsidRPr="00000000" w14:paraId="0000019A">
      <w:pPr>
        <w:numPr>
          <w:ilvl w:val="1"/>
          <w:numId w:val="59"/>
        </w:numPr>
        <w:spacing w:after="0" w:afterAutospacing="0" w:before="0" w:beforeAutospacing="0" w:lineRule="auto"/>
        <w:ind w:left="1440" w:hanging="360"/>
      </w:pPr>
      <w:r w:rsidDel="00000000" w:rsidR="00000000" w:rsidRPr="00000000">
        <w:rPr>
          <w:rtl w:val="0"/>
        </w:rPr>
        <w:t xml:space="preserve">Kibana should automatically detect your running Elasticsearch instance.</w:t>
      </w:r>
    </w:p>
    <w:p w:rsidR="00000000" w:rsidDel="00000000" w:rsidP="00000000" w:rsidRDefault="00000000" w:rsidRPr="00000000" w14:paraId="0000019B">
      <w:pPr>
        <w:numPr>
          <w:ilvl w:val="1"/>
          <w:numId w:val="59"/>
        </w:numPr>
        <w:spacing w:after="0" w:afterAutospacing="0" w:before="0" w:beforeAutospacing="0" w:lineRule="auto"/>
        <w:ind w:left="1440" w:hanging="360"/>
      </w:pPr>
      <w:r w:rsidDel="00000000" w:rsidR="00000000" w:rsidRPr="00000000">
        <w:rPr>
          <w:rtl w:val="0"/>
        </w:rPr>
        <w:t xml:space="preserve">It might ask you to "Explore on my own" or "Add your first data." Choose "Explore on my own" or similar, as you already have data being sent by Logstash.</w:t>
      </w:r>
    </w:p>
    <w:p w:rsidR="00000000" w:rsidDel="00000000" w:rsidP="00000000" w:rsidRDefault="00000000" w:rsidRPr="00000000" w14:paraId="0000019C">
      <w:pPr>
        <w:numPr>
          <w:ilvl w:val="0"/>
          <w:numId w:val="59"/>
        </w:numPr>
        <w:spacing w:after="0" w:afterAutospacing="0" w:before="0" w:beforeAutospacing="0" w:lineRule="auto"/>
        <w:ind w:left="720" w:hanging="360"/>
      </w:pPr>
      <w:r w:rsidDel="00000000" w:rsidR="00000000" w:rsidRPr="00000000">
        <w:rPr>
          <w:b w:val="1"/>
          <w:bCs w:val="1"/>
          <w:rtl w:val="0"/>
        </w:rPr>
        <w:t xml:space="preserve">Create an Index Pattern:</w:t>
      </w:r>
    </w:p>
    <w:p w:rsidR="00000000" w:rsidDel="00000000" w:rsidP="00000000" w:rsidRDefault="00000000" w:rsidRPr="00000000" w14:paraId="0000019D">
      <w:pPr>
        <w:numPr>
          <w:ilvl w:val="1"/>
          <w:numId w:val="59"/>
        </w:numPr>
        <w:spacing w:after="0" w:afterAutospacing="0" w:before="0" w:beforeAutospacing="0" w:lineRule="auto"/>
        <w:ind w:left="1440" w:hanging="360"/>
      </w:pPr>
      <w:r w:rsidDel="00000000" w:rsidR="00000000" w:rsidRPr="00000000">
        <w:rPr>
          <w:rtl w:val="0"/>
        </w:rPr>
        <w:t xml:space="preserve">This is crucial for Kibana to understand the structure of your data.</w:t>
      </w:r>
    </w:p>
    <w:p w:rsidR="00000000" w:rsidDel="00000000" w:rsidP="00000000" w:rsidRDefault="00000000" w:rsidRPr="00000000" w14:paraId="0000019E">
      <w:pPr>
        <w:numPr>
          <w:ilvl w:val="1"/>
          <w:numId w:val="59"/>
        </w:numPr>
        <w:spacing w:after="0" w:afterAutospacing="0" w:before="0" w:beforeAutospacing="0" w:lineRule="auto"/>
        <w:ind w:left="1440" w:hanging="360"/>
      </w:pPr>
      <w:r w:rsidDel="00000000" w:rsidR="00000000" w:rsidRPr="00000000">
        <w:rPr>
          <w:rtl w:val="0"/>
        </w:rPr>
        <w:t xml:space="preserve">Navigate to </w:t>
      </w:r>
      <w:r w:rsidDel="00000000" w:rsidR="00000000" w:rsidRPr="00000000">
        <w:rPr>
          <w:b w:val="1"/>
          <w:bCs w:val="1"/>
          <w:rtl w:val="0"/>
        </w:rPr>
        <w:t xml:space="preserve">Stack Management</w:t>
      </w:r>
      <w:r w:rsidDel="00000000" w:rsidR="00000000" w:rsidRPr="00000000">
        <w:rPr>
          <w:rtl w:val="0"/>
        </w:rPr>
        <w:t xml:space="preserve"> (usually a gear icon in the left sidebar) -&gt; </w:t>
      </w:r>
      <w:r w:rsidDel="00000000" w:rsidR="00000000" w:rsidRPr="00000000">
        <w:rPr>
          <w:b w:val="1"/>
          <w:bCs w:val="1"/>
          <w:rtl w:val="0"/>
        </w:rPr>
        <w:t xml:space="preserve">Index Patterns</w:t>
      </w:r>
      <w:r w:rsidDel="00000000" w:rsidR="00000000" w:rsidRPr="00000000">
        <w:rPr>
          <w:rtl w:val="0"/>
        </w:rPr>
        <w:t xml:space="preserve"> (under Kibana).</w:t>
      </w:r>
    </w:p>
    <w:p w:rsidR="00000000" w:rsidDel="00000000" w:rsidP="00000000" w:rsidRDefault="00000000" w:rsidRPr="00000000" w14:paraId="0000019F">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index pattern"</w:t>
      </w:r>
      <w:r w:rsidDel="00000000" w:rsidR="00000000" w:rsidRPr="00000000">
        <w:rPr>
          <w:rtl w:val="0"/>
        </w:rPr>
        <w:t xml:space="preserve">.</w:t>
      </w:r>
    </w:p>
    <w:p w:rsidR="00000000" w:rsidDel="00000000" w:rsidP="00000000" w:rsidRDefault="00000000" w:rsidRPr="00000000" w14:paraId="000001A0">
      <w:pPr>
        <w:numPr>
          <w:ilvl w:val="1"/>
          <w:numId w:val="59"/>
        </w:numPr>
        <w:spacing w:after="0" w:afterAutospacing="0" w:before="0" w:beforeAutospacing="0" w:lineRule="auto"/>
        <w:ind w:left="1440" w:hanging="360"/>
      </w:pPr>
      <w:r w:rsidDel="00000000" w:rsidR="00000000" w:rsidRPr="00000000">
        <w:rPr>
          <w:rtl w:val="0"/>
        </w:rPr>
        <w:t xml:space="preserve">In the "Index pattern name" field, type: </w:t>
      </w:r>
      <w:r w:rsidDel="00000000" w:rsidR="00000000" w:rsidRPr="00000000">
        <w:rPr>
          <w:rFonts w:ascii="Roboto Mono" w:cs="Roboto Mono" w:eastAsia="Roboto Mono" w:hAnsi="Roboto Mono"/>
          <w:color w:val="188038"/>
          <w:rtl w:val="0"/>
        </w:rPr>
        <w:t xml:space="preserve">logstash-syslog-*</w:t>
      </w:r>
    </w:p>
    <w:p w:rsidR="00000000" w:rsidDel="00000000" w:rsidP="00000000" w:rsidRDefault="00000000" w:rsidRPr="00000000" w14:paraId="000001A1">
      <w:pPr>
        <w:numPr>
          <w:ilvl w:val="2"/>
          <w:numId w:val="59"/>
        </w:numPr>
        <w:spacing w:after="0" w:afterAutospacing="0" w:before="0" w:beforeAutospacing="0" w:lineRule="auto"/>
        <w:ind w:left="216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wildcard that will match all your daily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indices.</w:t>
      </w:r>
    </w:p>
    <w:p w:rsidR="00000000" w:rsidDel="00000000" w:rsidP="00000000" w:rsidRDefault="00000000" w:rsidRPr="00000000" w14:paraId="000001A2">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"Next step"</w:t>
      </w:r>
      <w:r w:rsidDel="00000000" w:rsidR="00000000" w:rsidRPr="00000000">
        <w:rPr>
          <w:rtl w:val="0"/>
        </w:rPr>
        <w:t xml:space="preserve">.</w:t>
      </w:r>
    </w:p>
    <w:p w:rsidR="00000000" w:rsidDel="00000000" w:rsidP="00000000" w:rsidRDefault="00000000" w:rsidRPr="00000000" w14:paraId="000001A3">
      <w:pPr>
        <w:numPr>
          <w:ilvl w:val="1"/>
          <w:numId w:val="59"/>
        </w:numPr>
        <w:spacing w:after="0" w:afterAutospacing="0" w:before="0" w:beforeAutospacing="0" w:lineRule="auto"/>
        <w:ind w:left="1440" w:hanging="360"/>
      </w:pPr>
      <w:r w:rsidDel="00000000" w:rsidR="00000000" w:rsidRPr="00000000">
        <w:rPr>
          <w:rtl w:val="0"/>
        </w:rPr>
        <w:t xml:space="preserve">For the "Time field," select </w:t>
      </w: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rtl w:val="0"/>
        </w:rPr>
        <w:t xml:space="preserve"> (this is the field Logstash creates for the event's timestamp).</w:t>
      </w:r>
    </w:p>
    <w:p w:rsidR="00000000" w:rsidDel="00000000" w:rsidP="00000000" w:rsidRDefault="00000000" w:rsidRPr="00000000" w14:paraId="000001A4">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index pattern"</w:t>
      </w:r>
      <w:r w:rsidDel="00000000" w:rsidR="00000000" w:rsidRPr="00000000">
        <w:rPr>
          <w:rtl w:val="0"/>
        </w:rPr>
        <w:t xml:space="preserve">.</w:t>
      </w:r>
    </w:p>
    <w:p w:rsidR="00000000" w:rsidDel="00000000" w:rsidP="00000000" w:rsidRDefault="00000000" w:rsidRPr="00000000" w14:paraId="000001A5">
      <w:pPr>
        <w:numPr>
          <w:ilvl w:val="0"/>
          <w:numId w:val="59"/>
        </w:numPr>
        <w:spacing w:after="0" w:afterAutospacing="0" w:before="0" w:beforeAutospacing="0" w:lineRule="auto"/>
        <w:ind w:left="720" w:hanging="360"/>
      </w:pPr>
      <w:r w:rsidDel="00000000" w:rsidR="00000000" w:rsidRPr="00000000">
        <w:rPr>
          <w:b w:val="1"/>
          <w:bCs w:val="1"/>
          <w:rtl w:val="0"/>
        </w:rPr>
        <w:t xml:space="preserve">Go to Discover:</w:t>
      </w:r>
    </w:p>
    <w:p w:rsidR="00000000" w:rsidDel="00000000" w:rsidP="00000000" w:rsidRDefault="00000000" w:rsidRPr="00000000" w14:paraId="000001A6">
      <w:pPr>
        <w:numPr>
          <w:ilvl w:val="1"/>
          <w:numId w:val="59"/>
        </w:numPr>
        <w:spacing w:after="0" w:afterAutospacing="0" w:before="0" w:beforeAutospacing="0" w:lineRule="auto"/>
        <w:ind w:left="1440" w:hanging="360"/>
      </w:pPr>
      <w:r w:rsidDel="00000000" w:rsidR="00000000" w:rsidRPr="00000000">
        <w:rPr>
          <w:rtl w:val="0"/>
        </w:rPr>
        <w:t xml:space="preserve">Once the index pattern is created, go to the </w:t>
      </w:r>
      <w:r w:rsidDel="00000000" w:rsidR="00000000" w:rsidRPr="00000000">
        <w:rPr>
          <w:b w:val="1"/>
          <w:bCs w:val="1"/>
          <w:rtl w:val="0"/>
        </w:rPr>
        <w:t xml:space="preserve">Discover</w:t>
      </w:r>
      <w:r w:rsidDel="00000000" w:rsidR="00000000" w:rsidRPr="00000000">
        <w:rPr>
          <w:rtl w:val="0"/>
        </w:rPr>
        <w:t xml:space="preserve"> section (usually a compass icon in the left sidebar).</w:t>
      </w:r>
    </w:p>
    <w:p w:rsidR="00000000" w:rsidDel="00000000" w:rsidP="00000000" w:rsidRDefault="00000000" w:rsidRPr="00000000" w14:paraId="000001A7">
      <w:pPr>
        <w:numPr>
          <w:ilvl w:val="1"/>
          <w:numId w:val="59"/>
        </w:numPr>
        <w:spacing w:after="0" w:afterAutospacing="0" w:before="0" w:beforeAutospacing="0" w:lineRule="auto"/>
        <w:ind w:left="1440" w:hanging="360"/>
      </w:pPr>
      <w:r w:rsidDel="00000000" w:rsidR="00000000" w:rsidRPr="00000000">
        <w:rPr>
          <w:rtl w:val="0"/>
        </w:rPr>
        <w:t xml:space="preserve">Select your newly created </w:t>
      </w:r>
      <w:r w:rsidDel="00000000" w:rsidR="00000000" w:rsidRPr="00000000">
        <w:rPr>
          <w:rFonts w:ascii="Roboto Mono" w:cs="Roboto Mono" w:eastAsia="Roboto Mono" w:hAnsi="Roboto Mono"/>
          <w:color w:val="188038"/>
          <w:rtl w:val="0"/>
        </w:rPr>
        <w:t xml:space="preserve">logstash-syslog-*</w:t>
      </w:r>
      <w:r w:rsidDel="00000000" w:rsidR="00000000" w:rsidRPr="00000000">
        <w:rPr>
          <w:rtl w:val="0"/>
        </w:rPr>
        <w:t xml:space="preserve"> index pattern from the dropdown menu (if not already selected).</w:t>
      </w:r>
    </w:p>
    <w:p w:rsidR="00000000" w:rsidDel="00000000" w:rsidP="00000000" w:rsidRDefault="00000000" w:rsidRPr="00000000" w14:paraId="000001A8">
      <w:pPr>
        <w:numPr>
          <w:ilvl w:val="1"/>
          <w:numId w:val="59"/>
        </w:numPr>
        <w:spacing w:after="240" w:before="0" w:beforeAutospacing="0" w:lineRule="auto"/>
        <w:ind w:left="1440" w:hanging="360"/>
      </w:pPr>
      <w:r w:rsidDel="00000000" w:rsidR="00000000" w:rsidRPr="00000000">
        <w:rPr>
          <w:rtl w:val="0"/>
        </w:rPr>
        <w:t xml:space="preserve">You should now see your forwarded syslog messages from </w:t>
      </w:r>
      <w:del w:author="Yeswanth Kolaparthi" w:id="18" w:date="2025-07-17T15:10:1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tl w:val="0"/>
        </w:rPr>
        <w:t xml:space="preserve"> appearing in the main view! You can adjust the time range (top right corner) to see older logs.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rPr>
          <w:sz w:val="26"/>
          <w:szCs w:val="26"/>
        </w:rPr>
      </w:pPr>
      <w:bookmarkStart w:colFirst="0" w:colLast="0" w:name="_dq3a8v3vfkpj" w:id="25"/>
      <w:bookmarkEnd w:id="25"/>
      <w:r w:rsidDel="00000000" w:rsidR="00000000" w:rsidRPr="00000000">
        <w:rPr>
          <w:sz w:val="26"/>
          <w:szCs w:val="26"/>
          <w:rtl w:val="0"/>
        </w:rPr>
        <w:t xml:space="preserve">Testing Kibana: Check Status API Endpoint</w:t>
      </w:r>
    </w:p>
    <w:p w:rsidR="00000000" w:rsidDel="00000000" w:rsidP="00000000" w:rsidRDefault="00000000" w:rsidRPr="00000000" w14:paraId="000001AB">
      <w:pPr>
        <w:spacing w:after="240" w:before="240" w:lineRule="auto"/>
        <w:rPr/>
      </w:pPr>
      <w:r w:rsidDel="00000000" w:rsidR="00000000" w:rsidRPr="00000000">
        <w:rPr>
          <w:rtl w:val="0"/>
        </w:rPr>
        <w:t xml:space="preserve">To verify Kibana's operational status and its connection to Elasticsearch, you can use its internal Status API endpoint. This provides a detailed health check.</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1AD">
      <w:pPr>
        <w:spacing w:after="240" w:before="240" w:lineRule="auto"/>
        <w:rPr/>
      </w:pPr>
      <w:r w:rsidDel="00000000" w:rsidR="00000000" w:rsidRPr="00000000">
        <w:rPr>
          <w:rtl w:val="0"/>
        </w:rPr>
        <w:t xml:space="preserve">Run the following command on the server where Kibana is installed (e.g., </w:t>
      </w:r>
      <w:del w:author="Yeswanth Kolaparthi" w:id="19" w:date="2025-07-17T15:09:5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external1</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Bash</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-s http://localhost:5601/api/status | jq .</w:t>
      </w:r>
    </w:p>
    <w:p w:rsidR="00000000" w:rsidDel="00000000" w:rsidP="00000000" w:rsidRDefault="00000000" w:rsidRPr="00000000" w14:paraId="000001B0">
      <w:pPr>
        <w:numPr>
          <w:ilvl w:val="0"/>
          <w:numId w:val="29"/>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curl -s</w:t>
      </w:r>
      <w:r w:rsidDel="00000000" w:rsidR="00000000" w:rsidRPr="00000000">
        <w:rPr>
          <w:rtl w:val="0"/>
        </w:rPr>
        <w:t xml:space="preserve">: Fetches the content from the URL silently (no progress meter).</w:t>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http://localhost:5601/api/status</w:t>
      </w:r>
      <w:r w:rsidDel="00000000" w:rsidR="00000000" w:rsidRPr="00000000">
        <w:rPr>
          <w:rtl w:val="0"/>
        </w:rPr>
        <w:t xml:space="preserve">: The URL for Kibana's Status API endpoint.</w:t>
      </w:r>
    </w:p>
    <w:p w:rsidR="00000000" w:rsidDel="00000000" w:rsidP="00000000" w:rsidRDefault="00000000" w:rsidRPr="00000000" w14:paraId="000001B2">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jq .</w:t>
      </w:r>
      <w:r w:rsidDel="00000000" w:rsidR="00000000" w:rsidRPr="00000000">
        <w:rPr>
          <w:rtl w:val="0"/>
        </w:rPr>
        <w:t xml:space="preserve">: (Optional, but highly recommended) A command-line JSON processor that formats the output for better readability. Ensure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t xml:space="preserve"> is installed on your system (</w:t>
      </w:r>
      <w:r w:rsidDel="00000000" w:rsidR="00000000" w:rsidRPr="00000000">
        <w:rPr>
          <w:rFonts w:ascii="Roboto Mono" w:cs="Roboto Mono" w:eastAsia="Roboto Mono" w:hAnsi="Roboto Mono"/>
          <w:color w:val="188038"/>
          <w:rtl w:val="0"/>
        </w:rPr>
        <w:t xml:space="preserve">sudo dnf install -y jq</w:t>
      </w:r>
      <w:r w:rsidDel="00000000" w:rsidR="00000000" w:rsidRPr="00000000">
        <w:rPr>
          <w:rtl w:val="0"/>
        </w:rPr>
        <w:t xml:space="preserve"> on RHEL/CentOS).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Expected Output (Example of a Healthy Kibana):</w:t>
      </w:r>
    </w:p>
    <w:p w:rsidR="00000000" w:rsidDel="00000000" w:rsidP="00000000" w:rsidRDefault="00000000" w:rsidRPr="00000000" w14:paraId="000001B4">
      <w:pPr>
        <w:spacing w:after="240" w:before="240" w:lineRule="auto"/>
        <w:rPr/>
      </w:pPr>
      <w:r w:rsidDel="00000000" w:rsidR="00000000" w:rsidRPr="00000000">
        <w:rPr>
          <w:rtl w:val="0"/>
        </w:rPr>
        <w:t xml:space="preserve">A successful and healthy Kibana instance will show an </w:t>
      </w:r>
      <w:r w:rsidDel="00000000" w:rsidR="00000000" w:rsidRPr="00000000">
        <w:rPr>
          <w:rFonts w:ascii="Roboto Mono" w:cs="Roboto Mono" w:eastAsia="Roboto Mono" w:hAnsi="Roboto Mono"/>
          <w:color w:val="188038"/>
          <w:rtl w:val="0"/>
        </w:rPr>
        <w:t xml:space="preserve">overall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"Elasticsearch is available"</w:t>
      </w: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JSON</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"standalone-external1",</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"uuid": "1f4da4b6-1a91-43a7-a37d-8f747540a153",</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"7.17.25",</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"build_hash": "427e9521131a6f5f96fe79fb6d6eca013a5f89f3",</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"build_number": 47705,</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"build_snapshot": false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"since": "2025-07-17T10:58:16.874Z",</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"green",        &lt;-- INDICATES HEALTHY STATUS</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"Green",</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"nickname": "Looking good",</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"success",</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"uiColor": "secondary"</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"statuses": [</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"core:elasticsearch@7.17.25",</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"Elasticsearch is available",  &lt;-- CONFIRMS CONNECTION TO ELASTICSEARCH</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"since": "2025-07-17T10:58:16.874Z",</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"green",</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"success",</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"uiColor": "secondary"</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"core:savedObjects@7.17.25",</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"SavedObjects service has completed migrations and is available",</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"since": "2025-07-17T10:58:16.874Z",</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"green",</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"success",</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"uiColor": "secondary"</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"plugin:licensing@7.17.25",</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"License fetched",</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"since": "2025-07-17T10:58:16.874Z",</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"green",</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"success",</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"uiColor": "secondary"</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(other plugin statuses will follow, typically also 'green')</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"plugin:taskManager@7.17.25",</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"All dependencies are available",</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"since": "2025-07-17T10:58:16.874Z",</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"green",</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"success",</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"uiColor": "secondary"</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(performance metrics omitted for brevity)</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0">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Interpretation:</w:t>
      </w:r>
    </w:p>
    <w:p w:rsidR="00000000" w:rsidDel="00000000" w:rsidP="00000000" w:rsidRDefault="00000000" w:rsidRPr="00000000" w14:paraId="000001F1">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"overall": { "state": "green", "title": "Green" }</w:t>
      </w:r>
      <w:r w:rsidDel="00000000" w:rsidR="00000000" w:rsidRPr="00000000">
        <w:rPr>
          <w:rtl w:val="0"/>
        </w:rPr>
        <w:t xml:space="preserve">: This is the top-level indicator of Kibana's health. "Green" means everything is running as expected.</w:t>
      </w:r>
    </w:p>
    <w:p w:rsidR="00000000" w:rsidDel="00000000" w:rsidP="00000000" w:rsidRDefault="00000000" w:rsidRPr="00000000" w14:paraId="000001F2">
      <w:pPr>
        <w:numPr>
          <w:ilvl w:val="0"/>
          <w:numId w:val="1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"id": "core:elasticsearch@7.17.25", "message": "Elasticsearch is available", "state": "green"</w:t>
      </w:r>
      <w:r w:rsidDel="00000000" w:rsidR="00000000" w:rsidRPr="00000000">
        <w:rPr>
          <w:rtl w:val="0"/>
        </w:rPr>
        <w:t xml:space="preserve">: This specific status confirms that Kibana has successfully connected to your Elasticsearch cluster and can communicate with it.</w:t>
      </w:r>
    </w:p>
    <w:p w:rsidR="00000000" w:rsidDel="00000000" w:rsidP="00000000" w:rsidRDefault="00000000" w:rsidRPr="00000000" w14:paraId="000001F3">
      <w:pPr>
        <w:spacing w:after="240" w:before="240" w:lineRule="auto"/>
        <w:rPr>
          <w:del w:author="Yeswanth Kolaparthi" w:id="20" w:date="2025-07-17T15:05:05Z"/>
        </w:rPr>
      </w:pPr>
      <w:r w:rsidDel="00000000" w:rsidR="00000000" w:rsidRPr="00000000">
        <w:rPr>
          <w:rtl w:val="0"/>
        </w:rPr>
        <w:t xml:space="preserve">If you encounter any other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yellow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red</w:t>
      </w:r>
      <w:r w:rsidDel="00000000" w:rsidR="00000000" w:rsidRPr="00000000">
        <w:rPr>
          <w:rtl w:val="0"/>
        </w:rPr>
        <w:t xml:space="preserve">) or an error message for Elasticsearch, it indicates a problem that needs troubleshooting (e.g., Elasticsearch not running, network connectivity issues, incorrect </w:t>
      </w:r>
      <w:r w:rsidDel="00000000" w:rsidR="00000000" w:rsidRPr="00000000">
        <w:rPr>
          <w:rFonts w:ascii="Roboto Mono" w:cs="Roboto Mono" w:eastAsia="Roboto Mono" w:hAnsi="Roboto Mono"/>
          <w:color w:val="188038"/>
          <w:rtl w:val="0"/>
        </w:rPr>
        <w:t xml:space="preserve">kibana.yml</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elasticsearch.hosts</w:t>
      </w:r>
      <w:r w:rsidDel="00000000" w:rsidR="00000000" w:rsidRPr="00000000">
        <w:rPr>
          <w:rtl w:val="0"/>
        </w:rPr>
        <w:t xml:space="preserve">).</w:t>
      </w:r>
      <w:del w:author="Yeswanth Kolaparthi" w:id="20" w:date="2025-07-17T15:05:05Z">
        <w:r w:rsidDel="00000000" w:rsidR="00000000" w:rsidRPr="00000000">
          <w:rPr>
            <w:rtl w:val="0"/>
          </w:rPr>
        </w:r>
      </w:del>
    </w:p>
    <w:p w:rsidR="00000000" w:rsidDel="00000000" w:rsidP="00000000" w:rsidRDefault="00000000" w:rsidRPr="00000000" w14:paraId="000001F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5">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Prometheus: </w:t>
        <w:br w:type="textWrapping"/>
        <w:t xml:space="preserve">Version: 2.53.0</w:t>
        <w:br w:type="textWrapping"/>
        <w:t xml:space="preserve">SBOM: </w:t>
      </w:r>
      <w:hyperlink r:id="rId8">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9">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1F7">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10">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9e04msmz32x" w:id="26"/>
      <w:bookmarkEnd w:id="26"/>
      <w:r w:rsidDel="00000000" w:rsidR="00000000" w:rsidRPr="00000000">
        <w:rPr>
          <w:b w:val="1"/>
          <w:bCs w:val="1"/>
          <w:color w:val="000000"/>
          <w:sz w:val="26"/>
          <w:szCs w:val="26"/>
          <w:rtl w:val="0"/>
        </w:rPr>
        <w:t xml:space="preserve">Part 1: Install and Configure Prometheus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1FA">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i3z304yb9uqc" w:id="27"/>
      <w:bookmarkEnd w:id="27"/>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1FD">
      <w:pPr>
        <w:numPr>
          <w:ilvl w:val="0"/>
          <w:numId w:val="2"/>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useradd --no-create-home --shell /bin/false prometheus</w:t>
      </w:r>
    </w:p>
    <w:p w:rsidR="00000000" w:rsidDel="00000000" w:rsidP="00000000" w:rsidRDefault="00000000" w:rsidRPr="00000000" w14:paraId="000001FF">
      <w:pPr>
        <w:numPr>
          <w:ilvl w:val="0"/>
          <w:numId w:val="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/etc/prometheus /var/lib/prometheus</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/etc/prometheus /var/lib/prometheus</w:t>
      </w:r>
    </w:p>
    <w:p w:rsidR="00000000" w:rsidDel="00000000" w:rsidP="00000000" w:rsidRDefault="00000000" w:rsidRPr="00000000" w14:paraId="0000020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1.2: Download and Install Prometheus Binaries</w:t>
      </w:r>
    </w:p>
    <w:p w:rsidR="00000000" w:rsidDel="00000000" w:rsidP="00000000" w:rsidRDefault="00000000" w:rsidRPr="00000000" w14:paraId="00000203">
      <w:pPr>
        <w:numPr>
          <w:ilvl w:val="0"/>
          <w:numId w:val="39"/>
        </w:numPr>
        <w:spacing w:after="240" w:before="240" w:lineRule="auto"/>
        <w:ind w:left="720" w:hanging="360"/>
      </w:pPr>
      <w:r w:rsidDel="00000000" w:rsidR="00000000" w:rsidRPr="00000000">
        <w:rPr>
          <w:b w:val="1"/>
          <w:bCs w:val="1"/>
          <w:rtl w:val="0"/>
        </w:rPr>
        <w:t xml:space="preserve">Download the Prometheus </w:t>
      </w:r>
      <w:r w:rsidDel="00000000" w:rsidR="00000000" w:rsidRPr="00000000">
        <w:rPr>
          <w:rFonts w:ascii="Roboto Mono" w:cs="Roboto Mono" w:eastAsia="Roboto Mono" w:hAnsi="Roboto Mono"/>
          <w:b w:val="1"/>
          <w:bCs w:val="1"/>
          <w:color w:val="188038"/>
          <w:rtl w:val="0"/>
        </w:rPr>
        <w:t xml:space="preserve">x86_64</w:t>
      </w:r>
      <w:r w:rsidDel="00000000" w:rsidR="00000000" w:rsidRPr="00000000">
        <w:rPr>
          <w:b w:val="1"/>
          <w:bCs w:val="1"/>
          <w:rtl w:val="0"/>
        </w:rPr>
        <w:t xml:space="preserve"> binary:</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https://github.com/prometheus/prometheus/releases/download/v2.53.0/prometheus-2.53.0.linux-amd64.tar.gz</w:t>
      </w:r>
    </w:p>
    <w:p w:rsidR="00000000" w:rsidDel="00000000" w:rsidP="00000000" w:rsidRDefault="00000000" w:rsidRPr="00000000" w14:paraId="00000206">
      <w:pPr>
        <w:numPr>
          <w:ilvl w:val="0"/>
          <w:numId w:val="3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tar -xvf prometheus-2.53.0.linux-amd64.tar.gz</w:t>
      </w:r>
    </w:p>
    <w:p w:rsidR="00000000" w:rsidDel="00000000" w:rsidP="00000000" w:rsidRDefault="00000000" w:rsidRPr="00000000" w14:paraId="00000208">
      <w:pPr>
        <w:numPr>
          <w:ilvl w:val="0"/>
          <w:numId w:val="3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binaries to </w:t>
      </w:r>
      <w:r w:rsidDel="00000000" w:rsidR="00000000" w:rsidRPr="00000000">
        <w:rPr>
          <w:rFonts w:ascii="Roboto Mono" w:cs="Roboto Mono" w:eastAsia="Roboto Mono" w:hAnsi="Roboto Mono"/>
          <w:b w:val="1"/>
          <w:bCs w:val="1"/>
          <w:color w:val="188038"/>
          <w:rtl w:val="0"/>
        </w:rPr>
        <w:t xml:space="preserve">/usr/local/bin</w:t>
      </w:r>
      <w:r w:rsidDel="00000000" w:rsidR="00000000" w:rsidRPr="00000000">
        <w:rPr>
          <w:b w:val="1"/>
          <w:bCs w:val="1"/>
          <w:rtl w:val="0"/>
        </w:rPr>
        <w:t xml:space="preserve"> and set permissions:</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cp prometheus-2.53.0.linux-amd64/prometheus /usr/local/bin/</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prometheus-2.53.0.linux-amd64/promtool /usr/local/bin/</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/usr/local/bin/prometheus</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/usr/local/bin/promtool</w:t>
      </w:r>
    </w:p>
    <w:p w:rsidR="00000000" w:rsidDel="00000000" w:rsidP="00000000" w:rsidRDefault="00000000" w:rsidRPr="00000000" w14:paraId="0000020D">
      <w:pPr>
        <w:numPr>
          <w:ilvl w:val="0"/>
          <w:numId w:val="3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console libraries to </w:t>
      </w:r>
      <w:r w:rsidDel="00000000" w:rsidR="00000000" w:rsidRPr="00000000">
        <w:rPr>
          <w:rFonts w:ascii="Roboto Mono" w:cs="Roboto Mono" w:eastAsia="Roboto Mono" w:hAnsi="Roboto Mono"/>
          <w:b w:val="1"/>
          <w:bCs w:val="1"/>
          <w:color w:val="188038"/>
          <w:rtl w:val="0"/>
        </w:rPr>
        <w:t xml:space="preserve">/etc/prometheus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cp -r prometheus-2.53.0.linux-amd64/consoles /etc/prometheus</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-r prometheus-2.53.0.linux-amd64/console_libraries /etc/prometheus</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/etc/prometheus/consoles</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/etc/prometheus/console_libraries</w:t>
      </w:r>
    </w:p>
    <w:p w:rsidR="00000000" w:rsidDel="00000000" w:rsidP="00000000" w:rsidRDefault="00000000" w:rsidRPr="00000000" w14:paraId="0000021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1.3: Configure Prometheus (</w:t>
      </w:r>
      <w:r w:rsidDel="00000000" w:rsidR="00000000" w:rsidRPr="00000000">
        <w:rPr>
          <w:rFonts w:ascii="Roboto Mono" w:cs="Roboto Mono" w:eastAsia="Roboto Mono" w:hAnsi="Roboto Mono"/>
          <w:b w:val="1"/>
          <w:bCs w:val="1"/>
          <w:color w:val="188038"/>
          <w:rtl w:val="0"/>
        </w:rPr>
        <w:t xml:space="preserve">prometheus.yml</w:t>
      </w:r>
      <w:r w:rsidDel="00000000" w:rsidR="00000000" w:rsidRPr="00000000">
        <w:rPr>
          <w:b w:val="1"/>
          <w:bCs w:val="1"/>
          <w:rtl w:val="0"/>
        </w:rPr>
        <w:t xml:space="preserve">)</w:t>
      </w:r>
    </w:p>
    <w:p w:rsidR="00000000" w:rsidDel="00000000" w:rsidP="00000000" w:rsidRDefault="00000000" w:rsidRPr="00000000" w14:paraId="00000213">
      <w:pPr>
        <w:spacing w:after="240" w:before="240" w:lineRule="auto"/>
        <w:rPr/>
      </w:pPr>
      <w:r w:rsidDel="00000000" w:rsidR="00000000" w:rsidRPr="00000000">
        <w:rPr>
          <w:rtl w:val="0"/>
        </w:rPr>
        <w:t xml:space="preserve">This is where you tell Prometheus what to monitor. We'll add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as a scrape target.</w:t>
      </w:r>
    </w:p>
    <w:p w:rsidR="00000000" w:rsidDel="00000000" w:rsidP="00000000" w:rsidRDefault="00000000" w:rsidRPr="00000000" w14:paraId="00000214">
      <w:pPr>
        <w:numPr>
          <w:ilvl w:val="0"/>
          <w:numId w:val="15"/>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/etc/prometheus/prometheus.yml</w:t>
      </w:r>
    </w:p>
    <w:p w:rsidR="00000000" w:rsidDel="00000000" w:rsidP="00000000" w:rsidRDefault="00000000" w:rsidRPr="00000000" w14:paraId="00000216">
      <w:pPr>
        <w:numPr>
          <w:ilvl w:val="0"/>
          <w:numId w:val="15"/>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w:t>
      </w:r>
      <w:r w:rsidDel="00000000" w:rsidR="00000000" w:rsidRPr="00000000">
        <w:rPr>
          <w:rtl w:val="0"/>
        </w:rPr>
        <w:t xml:space="preserve"> </w:t>
      </w:r>
      <w:r w:rsidDel="00000000" w:rsidR="00000000" w:rsidRPr="00000000">
        <w:rPr>
          <w:b w:val="1"/>
          <w:bCs w:val="1"/>
          <w:rtl w:val="0"/>
        </w:rPr>
        <w:t xml:space="preserve">Remember to replace </w:t>
      </w:r>
      <w:r w:rsidDel="00000000" w:rsidR="00000000" w:rsidRPr="00000000">
        <w:rPr>
          <w:rFonts w:ascii="Roboto Mono" w:cs="Roboto Mono" w:eastAsia="Roboto Mono" w:hAnsi="Roboto Mono"/>
          <w:b w:val="1"/>
          <w:bCs w:val="1"/>
          <w:color w:val="188038"/>
          <w:rtl w:val="0"/>
        </w:rPr>
        <w:t xml:space="preserve">STANDALONE_DB1_IP</w:t>
      </w:r>
      <w:r w:rsidDel="00000000" w:rsidR="00000000" w:rsidRPr="00000000">
        <w:rPr>
          <w:b w:val="1"/>
          <w:bCs w:val="1"/>
          <w:rtl w:val="0"/>
        </w:rPr>
        <w:t xml:space="preserve"> with the actual IP address of your </w:t>
      </w:r>
      <w:r w:rsidDel="00000000" w:rsidR="00000000" w:rsidRPr="00000000">
        <w:rPr>
          <w:rFonts w:ascii="Roboto Mono" w:cs="Roboto Mono" w:eastAsia="Roboto Mono" w:hAnsi="Roboto Mono"/>
          <w:b w:val="1"/>
          <w:bCs w:val="1"/>
          <w:color w:val="188038"/>
          <w:rtl w:val="0"/>
        </w:rPr>
        <w:t xml:space="preserve">standalone-db1</w:t>
      </w:r>
      <w:r w:rsidDel="00000000" w:rsidR="00000000" w:rsidRPr="00000000">
        <w:rPr>
          <w:b w:val="1"/>
          <w:bCs w:val="1"/>
          <w:rtl w:val="0"/>
        </w:rPr>
        <w:t xml:space="preserve"> VM.</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global:</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scrape_interval: 15m # How frequently Prometheus will scrape targets</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scrape_configs:</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Prometheus itself (for monitoring Prometheus)</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'prometheus'</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['localhost:9090']</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the AlloyDB Omni monitor on dinesh-db1</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'alloydb_omni_monitor'</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['10.1.0.5:9187'] # &lt;--- IMPORTANT: Replace with standalone-db1's actual IP</w:t>
      </w:r>
    </w:p>
    <w:p w:rsidR="00000000" w:rsidDel="00000000" w:rsidP="00000000" w:rsidRDefault="00000000" w:rsidRPr="00000000" w14:paraId="00000224">
      <w:pPr>
        <w:numPr>
          <w:ilvl w:val="0"/>
          <w:numId w:val="15"/>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chown prometheus:prometheus /etc/prometheus/prometheus.yml</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5essjbcrlb6f" w:id="28"/>
      <w:bookmarkEnd w:id="28"/>
      <w:r w:rsidDel="00000000" w:rsidR="00000000" w:rsidRPr="00000000">
        <w:rPr>
          <w:color w:val="188038"/>
          <w:rtl w:val="0"/>
        </w:rPr>
        <w:t xml:space="preserve"></w:t>
      </w:r>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227">
      <w:pPr>
        <w:numPr>
          <w:ilvl w:val="0"/>
          <w:numId w:val="32"/>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/etc/systemd/system/prometheus.service</w:t>
      </w:r>
    </w:p>
    <w:p w:rsidR="00000000" w:rsidDel="00000000" w:rsidP="00000000" w:rsidRDefault="00000000" w:rsidRPr="00000000" w14:paraId="00000229">
      <w:pPr>
        <w:numPr>
          <w:ilvl w:val="0"/>
          <w:numId w:val="3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[Unit]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Description=Prometheus</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Wants=network-online.target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After=network-online.target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User=prometheus</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Group=prometheus</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Type=simple</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ExecStart=/usr/local/bin/prometheus \</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--config.file /etc/prometheus/prometheus.yml \</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--storage.tsdb.path /var/lib/prometheus \</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--web.console.templates=/etc/prometheus/consoles \</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--web.console.libraries=/etc/prometheus/console_libraries \</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--web.listen-address=:9090</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WantedBy=multi-user.target</w:t>
      </w:r>
    </w:p>
    <w:p w:rsidR="00000000" w:rsidDel="00000000" w:rsidP="00000000" w:rsidRDefault="00000000" w:rsidRPr="00000000" w14:paraId="0000023C">
      <w:pPr>
        <w:numPr>
          <w:ilvl w:val="0"/>
          <w:numId w:val="3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prometheus</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prometheus</w:t>
      </w:r>
    </w:p>
    <w:p w:rsidR="00000000" w:rsidDel="00000000" w:rsidP="00000000" w:rsidRDefault="00000000" w:rsidRPr="00000000" w14:paraId="00000240">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241">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--add-port=9090/tcp</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mb4yx9eh8ix1" w:id="29"/>
      <w:bookmarkEnd w:id="29"/>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245">
      <w:pPr>
        <w:numPr>
          <w:ilvl w:val="0"/>
          <w:numId w:val="85"/>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status prometheus</w:t>
      </w:r>
    </w:p>
    <w:p w:rsidR="00000000" w:rsidDel="00000000" w:rsidP="00000000" w:rsidRDefault="00000000" w:rsidRPr="00000000" w14:paraId="00000247">
      <w:pPr>
        <w:spacing w:after="240" w:before="240" w:lineRule="auto"/>
        <w:ind w:firstLine="720"/>
        <w:rPr/>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248">
      <w:pPr>
        <w:numPr>
          <w:ilvl w:val="0"/>
          <w:numId w:val="85"/>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-xeu prometheus.service</w:t>
      </w:r>
    </w:p>
    <w:p w:rsidR="00000000" w:rsidDel="00000000" w:rsidP="00000000" w:rsidRDefault="00000000" w:rsidRPr="00000000" w14:paraId="0000024A">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messages indicating successful startup and target discovery.</w:t>
      </w:r>
    </w:p>
    <w:p w:rsidR="00000000" w:rsidDel="00000000" w:rsidP="00000000" w:rsidRDefault="00000000" w:rsidRPr="00000000" w14:paraId="0000024B">
      <w:pPr>
        <w:numPr>
          <w:ilvl w:val="0"/>
          <w:numId w:val="85"/>
        </w:numPr>
        <w:spacing w:after="240" w:before="24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http://10.1.0.2:9090</w:t>
      </w:r>
    </w:p>
    <w:p w:rsidR="00000000" w:rsidDel="00000000" w:rsidP="00000000" w:rsidRDefault="00000000" w:rsidRPr="00000000" w14:paraId="0000024D">
      <w:pPr>
        <w:numPr>
          <w:ilvl w:val="1"/>
          <w:numId w:val="85"/>
        </w:numPr>
        <w:spacing w:after="240" w:before="240" w:lineRule="auto"/>
        <w:ind w:left="1440" w:hanging="360"/>
      </w:pPr>
      <w:r w:rsidDel="00000000" w:rsidR="00000000" w:rsidRPr="00000000">
        <w:rPr>
          <w:color w:val="188038"/>
          <w:rtl w:val="0"/>
        </w:rPr>
        <w:t xml:space="preserve"></w:t>
      </w:r>
      <w:r w:rsidDel="00000000" w:rsidR="00000000" w:rsidRPr="00000000">
        <w:rPr>
          <w:rtl w:val="0"/>
        </w:rPr>
        <w:t xml:space="preserve">Go to </w:t>
      </w:r>
      <w:r w:rsidDel="00000000" w:rsidR="00000000" w:rsidRPr="00000000">
        <w:rPr>
          <w:b w:val="1"/>
          <w:bCs w:val="1"/>
          <w:rtl w:val="0"/>
        </w:rPr>
        <w:t xml:space="preserve">Status</w:t>
      </w:r>
      <w:r w:rsidDel="00000000" w:rsidR="00000000" w:rsidRPr="00000000">
        <w:rPr>
          <w:rtl w:val="0"/>
        </w:rPr>
        <w:t xml:space="preserve"> -&gt; </w:t>
      </w:r>
      <w:r w:rsidDel="00000000" w:rsidR="00000000" w:rsidRPr="00000000">
        <w:rPr>
          <w:b w:val="1"/>
          <w:bCs w:val="1"/>
          <w:rtl w:val="0"/>
        </w:rPr>
        <w:t xml:space="preserve">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(AlloyDB Omni monitor) listed with a "healthy" state. If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is unhealthy, check network connectivity (firewall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allowing 9187/tcp, and VPC firewall rules).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bgc5eqkz9ry" w:id="30"/>
      <w:bookmarkEnd w:id="30"/>
      <w:r w:rsidDel="00000000" w:rsidR="00000000" w:rsidRPr="00000000">
        <w:rPr>
          <w:b w:val="1"/>
          <w:bCs w:val="1"/>
          <w:color w:val="000000"/>
          <w:sz w:val="26"/>
          <w:szCs w:val="26"/>
          <w:rtl w:val="0"/>
        </w:rPr>
        <w:t xml:space="preserve">Part 2: Install and Configure Grafana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250">
      <w:pPr>
        <w:spacing w:after="240" w:before="240" w:lineRule="auto"/>
        <w:rPr/>
      </w:pPr>
      <w:r w:rsidDel="00000000" w:rsidR="00000000" w:rsidRPr="00000000">
        <w:rPr>
          <w:rtl w:val="0"/>
        </w:rPr>
        <w:t xml:space="preserve">Grafana will provide the visualization layer.</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ny640mj5n6sd" w:id="31"/>
      <w:bookmarkEnd w:id="31"/>
      <w:r w:rsidDel="00000000" w:rsidR="00000000" w:rsidRPr="00000000">
        <w:rPr>
          <w:b w:val="1"/>
          <w:bCs w:val="1"/>
          <w:color w:val="000000"/>
          <w:sz w:val="22"/>
          <w:szCs w:val="22"/>
          <w:rtl w:val="0"/>
        </w:rPr>
        <w:t xml:space="preserve">Phase 2.1: Download and Install Grafana RPM</w:t>
      </w:r>
    </w:p>
    <w:p w:rsidR="00000000" w:rsidDel="00000000" w:rsidP="00000000" w:rsidRDefault="00000000" w:rsidRPr="00000000" w14:paraId="00000253">
      <w:pPr>
        <w:numPr>
          <w:ilvl w:val="0"/>
          <w:numId w:val="99"/>
        </w:numPr>
        <w:spacing w:after="240" w:before="240" w:lineRule="auto"/>
        <w:ind w:left="720" w:hanging="360"/>
      </w:pPr>
      <w:r w:rsidDel="00000000" w:rsidR="00000000" w:rsidRPr="00000000">
        <w:rPr>
          <w:b w:val="1"/>
          <w:bCs w:val="1"/>
          <w:rtl w:val="0"/>
        </w:rPr>
        <w:t xml:space="preserve">Download the Grafana RPM:</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https://dl.grafana.com/enterprise/release/grafana-enterprise-11.1.0-1.x86_64.rpm</w:t>
      </w:r>
    </w:p>
    <w:p w:rsidR="00000000" w:rsidDel="00000000" w:rsidP="00000000" w:rsidRDefault="00000000" w:rsidRPr="00000000" w14:paraId="00000256">
      <w:pPr>
        <w:numPr>
          <w:ilvl w:val="0"/>
          <w:numId w:val="9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Install Grafana:</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./grafana-enterprise-11.1.0-1.x86_64.rpm</w:t>
      </w:r>
    </w:p>
    <w:p w:rsidR="00000000" w:rsidDel="00000000" w:rsidP="00000000" w:rsidRDefault="00000000" w:rsidRPr="00000000" w14:paraId="00000258">
      <w:pPr>
        <w:numPr>
          <w:ilvl w:val="0"/>
          <w:numId w:val="99"/>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This will install Grafana, create its directories, and set up its systemd service.</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qwl2pds9mita" w:id="32"/>
      <w:bookmarkEnd w:id="32"/>
      <w:r w:rsidDel="00000000" w:rsidR="00000000" w:rsidRPr="00000000">
        <w:rPr>
          <w:b w:val="1"/>
          <w:bCs w:val="1"/>
          <w:color w:val="000000"/>
          <w:sz w:val="22"/>
          <w:szCs w:val="22"/>
          <w:rtl w:val="0"/>
        </w:rPr>
        <w:t xml:space="preserve">Phase 2.2: Configure Firewalld for Grafana</w:t>
      </w:r>
    </w:p>
    <w:p w:rsidR="00000000" w:rsidDel="00000000" w:rsidP="00000000" w:rsidRDefault="00000000" w:rsidRPr="00000000" w14:paraId="0000025A">
      <w:pPr>
        <w:spacing w:after="240" w:before="240" w:lineRule="auto"/>
        <w:rPr/>
      </w:pPr>
      <w:r w:rsidDel="00000000" w:rsidR="00000000" w:rsidRPr="00000000">
        <w:rPr>
          <w:rtl w:val="0"/>
        </w:rPr>
        <w:t xml:space="preserve">Grafana's web UI runs on port 3000.</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--add-port=3000/tcp</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dlkbwzgt0bpy" w:id="33"/>
      <w:bookmarkEnd w:id="33"/>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2.3: Start and Verify Grafana</w:t>
      </w:r>
    </w:p>
    <w:p w:rsidR="00000000" w:rsidDel="00000000" w:rsidP="00000000" w:rsidRDefault="00000000" w:rsidRPr="00000000" w14:paraId="0000025E">
      <w:pPr>
        <w:numPr>
          <w:ilvl w:val="0"/>
          <w:numId w:val="6"/>
        </w:numPr>
        <w:spacing w:after="240" w:before="240" w:lineRule="auto"/>
        <w:ind w:left="720" w:hanging="360"/>
      </w:pPr>
      <w:r w:rsidDel="00000000" w:rsidR="00000000" w:rsidRPr="00000000">
        <w:rPr>
          <w:b w:val="1"/>
          <w:bCs w:val="1"/>
          <w:rtl w:val="0"/>
        </w:rPr>
        <w:t xml:space="preserve">Enable and start Grafana:</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enable grafana-server</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grafana-server</w:t>
      </w:r>
    </w:p>
    <w:p w:rsidR="00000000" w:rsidDel="00000000" w:rsidP="00000000" w:rsidRDefault="00000000" w:rsidRPr="00000000" w14:paraId="00000261">
      <w:pPr>
        <w:numPr>
          <w:ilvl w:val="0"/>
          <w:numId w:val="6"/>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Check Grafana service status:</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status grafana-server</w:t>
      </w:r>
    </w:p>
    <w:p w:rsidR="00000000" w:rsidDel="00000000" w:rsidP="00000000" w:rsidRDefault="00000000" w:rsidRPr="00000000" w14:paraId="00000263">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264">
      <w:pPr>
        <w:numPr>
          <w:ilvl w:val="0"/>
          <w:numId w:val="6"/>
        </w:numPr>
        <w:spacing w:after="240" w:before="240" w:lineRule="auto"/>
        <w:ind w:left="720" w:hanging="360"/>
      </w:pPr>
      <w:r w:rsidDel="00000000" w:rsidR="00000000" w:rsidRPr="00000000">
        <w:rPr>
          <w:b w:val="1"/>
          <w:bCs w:val="1"/>
          <w:rtl w:val="0"/>
        </w:rPr>
        <w:t xml:space="preserve">Check Grafana logs:</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-xeu grafana-server.service</w:t>
      </w:r>
    </w:p>
    <w:p w:rsidR="00000000" w:rsidDel="00000000" w:rsidP="00000000" w:rsidRDefault="00000000" w:rsidRPr="00000000" w14:paraId="00000266">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messages indicating successful startup.</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73r5lhszeq9p" w:id="34"/>
      <w:bookmarkEnd w:id="34"/>
      <w:r w:rsidDel="00000000" w:rsidR="00000000" w:rsidRPr="00000000">
        <w:rPr>
          <w:b w:val="1"/>
          <w:bCs w:val="1"/>
          <w:color w:val="000000"/>
          <w:sz w:val="26"/>
          <w:szCs w:val="26"/>
          <w:rtl w:val="0"/>
        </w:rPr>
        <w:t xml:space="preserve">Part 3: Configure Grafana to Visualize Prometheus Metrics</w:t>
      </w:r>
    </w:p>
    <w:p w:rsidR="00000000" w:rsidDel="00000000" w:rsidP="00000000" w:rsidRDefault="00000000" w:rsidRPr="00000000" w14:paraId="00000269">
      <w:pPr>
        <w:spacing w:after="240" w:before="240" w:lineRule="auto"/>
        <w:rPr/>
      </w:pPr>
      <w:r w:rsidDel="00000000" w:rsidR="00000000" w:rsidRPr="00000000">
        <w:rPr>
          <w:rtl w:val="0"/>
        </w:rPr>
        <w:t xml:space="preserve">This part is done via the web browser.</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From your local machine/browser:</w:t>
      </w:r>
    </w:p>
    <w:p w:rsidR="00000000" w:rsidDel="00000000" w:rsidP="00000000" w:rsidRDefault="00000000" w:rsidRPr="00000000" w14:paraId="0000026B">
      <w:pPr>
        <w:numPr>
          <w:ilvl w:val="0"/>
          <w:numId w:val="101"/>
        </w:numPr>
        <w:spacing w:after="240" w:before="240" w:lineRule="auto"/>
        <w:ind w:left="720" w:hanging="360"/>
      </w:pPr>
      <w:r w:rsidDel="00000000" w:rsidR="00000000" w:rsidRPr="00000000">
        <w:rPr>
          <w:b w:val="1"/>
          <w:bCs w:val="1"/>
          <w:rtl w:val="0"/>
        </w:rPr>
        <w:t xml:space="preserve">Access Grafana Web UI:</w:t>
      </w:r>
      <w:r w:rsidDel="00000000" w:rsidR="00000000" w:rsidRPr="00000000">
        <w:rPr>
          <w:rtl w:val="0"/>
        </w:rPr>
        <w:t xml:space="preserve"> Open your browser and navigate to:</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http://10.1.0.2:3000</w:t>
      </w:r>
    </w:p>
    <w:p w:rsidR="00000000" w:rsidDel="00000000" w:rsidP="00000000" w:rsidRDefault="00000000" w:rsidRPr="00000000" w14:paraId="0000026D">
      <w:pPr>
        <w:numPr>
          <w:ilvl w:val="0"/>
          <w:numId w:val="101"/>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Initial Login:</w:t>
      </w:r>
    </w:p>
    <w:p w:rsidR="00000000" w:rsidDel="00000000" w:rsidP="00000000" w:rsidRDefault="00000000" w:rsidRPr="00000000" w14:paraId="0000026E">
      <w:pPr>
        <w:numPr>
          <w:ilvl w:val="1"/>
          <w:numId w:val="101"/>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26F">
      <w:pPr>
        <w:numPr>
          <w:ilvl w:val="1"/>
          <w:numId w:val="101"/>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270">
      <w:pPr>
        <w:numPr>
          <w:ilvl w:val="1"/>
          <w:numId w:val="101"/>
        </w:numPr>
        <w:spacing w:after="0" w:afterAutospacing="0" w:before="0" w:beforeAutospacing="0" w:lineRule="auto"/>
        <w:ind w:left="1440" w:hanging="360"/>
      </w:pPr>
      <w:r w:rsidDel="00000000" w:rsidR="00000000" w:rsidRPr="00000000">
        <w:rPr>
          <w:rtl w:val="0"/>
        </w:rPr>
        <w:t xml:space="preserve">You will be prompted to change the default password immediately. Do so.</w:t>
      </w:r>
    </w:p>
    <w:p w:rsidR="00000000" w:rsidDel="00000000" w:rsidP="00000000" w:rsidRDefault="00000000" w:rsidRPr="00000000" w14:paraId="00000271">
      <w:pPr>
        <w:numPr>
          <w:ilvl w:val="0"/>
          <w:numId w:val="101"/>
        </w:numPr>
        <w:spacing w:after="0" w:afterAutospacing="0" w:before="0" w:beforeAutospacing="0" w:lineRule="auto"/>
        <w:ind w:left="720" w:hanging="360"/>
      </w:pPr>
      <w:r w:rsidDel="00000000" w:rsidR="00000000" w:rsidRPr="00000000">
        <w:rPr>
          <w:b w:val="1"/>
          <w:bCs w:val="1"/>
          <w:rtl w:val="0"/>
        </w:rPr>
        <w:t xml:space="preserve">Add Prometheus as a Data Source:</w:t>
      </w:r>
    </w:p>
    <w:p w:rsidR="00000000" w:rsidDel="00000000" w:rsidP="00000000" w:rsidRDefault="00000000" w:rsidRPr="00000000" w14:paraId="00000272">
      <w:pPr>
        <w:numPr>
          <w:ilvl w:val="1"/>
          <w:numId w:val="101"/>
        </w:numPr>
        <w:spacing w:after="0" w:afterAutospacing="0" w:before="0" w:beforeAutospacing="0" w:lineRule="auto"/>
        <w:ind w:left="1440" w:hanging="360"/>
      </w:pPr>
      <w:r w:rsidDel="00000000" w:rsidR="00000000" w:rsidRPr="00000000">
        <w:rPr>
          <w:rtl w:val="0"/>
        </w:rPr>
        <w:t xml:space="preserve">In the Grafana sidebar, hover over the </w:t>
      </w:r>
      <w:r w:rsidDel="00000000" w:rsidR="00000000" w:rsidRPr="00000000">
        <w:rPr>
          <w:b w:val="1"/>
          <w:bCs w:val="1"/>
          <w:rtl w:val="0"/>
        </w:rPr>
        <w:t xml:space="preserve">gear icon (Configuration)</w:t>
      </w:r>
      <w:r w:rsidDel="00000000" w:rsidR="00000000" w:rsidRPr="00000000">
        <w:rPr>
          <w:rtl w:val="0"/>
        </w:rPr>
        <w:t xml:space="preserve"> -&gt; select </w:t>
      </w:r>
      <w:r w:rsidDel="00000000" w:rsidR="00000000" w:rsidRPr="00000000">
        <w:rPr>
          <w:b w:val="1"/>
          <w:bCs w:val="1"/>
          <w:rtl w:val="0"/>
        </w:rPr>
        <w:t xml:space="preserve">Data sources</w:t>
      </w:r>
      <w:r w:rsidDel="00000000" w:rsidR="00000000" w:rsidRPr="00000000">
        <w:rPr>
          <w:rtl w:val="0"/>
        </w:rPr>
        <w:t xml:space="preserve">.</w:t>
      </w:r>
    </w:p>
    <w:p w:rsidR="00000000" w:rsidDel="00000000" w:rsidP="00000000" w:rsidRDefault="00000000" w:rsidRPr="00000000" w14:paraId="00000273">
      <w:pPr>
        <w:numPr>
          <w:ilvl w:val="1"/>
          <w:numId w:val="10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data source"</w:t>
      </w:r>
      <w:r w:rsidDel="00000000" w:rsidR="00000000" w:rsidRPr="00000000">
        <w:rPr>
          <w:rtl w:val="0"/>
        </w:rPr>
        <w:t xml:space="preserve">.</w:t>
      </w:r>
    </w:p>
    <w:p w:rsidR="00000000" w:rsidDel="00000000" w:rsidP="00000000" w:rsidRDefault="00000000" w:rsidRPr="00000000" w14:paraId="00000274">
      <w:pPr>
        <w:numPr>
          <w:ilvl w:val="1"/>
          <w:numId w:val="101"/>
        </w:numPr>
        <w:spacing w:after="0" w:afterAutospacing="0" w:before="0" w:beforeAutospacing="0" w:lineRule="auto"/>
        <w:ind w:left="1440" w:hanging="360"/>
      </w:pPr>
      <w:r w:rsidDel="00000000" w:rsidR="00000000" w:rsidRPr="00000000">
        <w:rPr>
          <w:rtl w:val="0"/>
        </w:rPr>
        <w:t xml:space="preserve">Search for and select </w:t>
      </w:r>
      <w:r w:rsidDel="00000000" w:rsidR="00000000" w:rsidRPr="00000000">
        <w:rPr>
          <w:b w:val="1"/>
          <w:bCs w:val="1"/>
          <w:rtl w:val="0"/>
        </w:rPr>
        <w:t xml:space="preserve">"Prometheus"</w:t>
      </w:r>
      <w:r w:rsidDel="00000000" w:rsidR="00000000" w:rsidRPr="00000000">
        <w:rPr>
          <w:rtl w:val="0"/>
        </w:rPr>
        <w:t xml:space="preserve">.</w:t>
      </w:r>
    </w:p>
    <w:p w:rsidR="00000000" w:rsidDel="00000000" w:rsidP="00000000" w:rsidRDefault="00000000" w:rsidRPr="00000000" w14:paraId="00000275">
      <w:pPr>
        <w:numPr>
          <w:ilvl w:val="1"/>
          <w:numId w:val="10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AlloyDB_Prometheus</w:t>
      </w:r>
      <w:r w:rsidDel="00000000" w:rsidR="00000000" w:rsidRPr="00000000">
        <w:rPr>
          <w:rtl w:val="0"/>
        </w:rPr>
        <w:t xml:space="preserve">)</w:t>
      </w:r>
    </w:p>
    <w:p w:rsidR="00000000" w:rsidDel="00000000" w:rsidP="00000000" w:rsidRDefault="00000000" w:rsidRPr="00000000" w14:paraId="00000276">
      <w:pPr>
        <w:numPr>
          <w:ilvl w:val="1"/>
          <w:numId w:val="101"/>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http://localhost:9090</w:t>
      </w:r>
      <w:r w:rsidDel="00000000" w:rsidR="00000000" w:rsidRPr="00000000">
        <w:rPr>
          <w:rtl w:val="0"/>
        </w:rPr>
        <w:t xml:space="preserve"> (Since Prometheus is on the same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VM as Grafana)</w:t>
      </w:r>
    </w:p>
    <w:p w:rsidR="00000000" w:rsidDel="00000000" w:rsidP="00000000" w:rsidRDefault="00000000" w:rsidRPr="00000000" w14:paraId="00000277">
      <w:pPr>
        <w:numPr>
          <w:ilvl w:val="1"/>
          <w:numId w:val="101"/>
        </w:numPr>
        <w:spacing w:after="0" w:afterAutospacing="0" w:before="0" w:beforeAutospacing="0" w:lineRule="auto"/>
        <w:ind w:left="1440" w:hanging="360"/>
      </w:pPr>
      <w:r w:rsidDel="00000000" w:rsidR="00000000" w:rsidRPr="00000000">
        <w:rPr>
          <w:rtl w:val="0"/>
        </w:rPr>
        <w:t xml:space="preserve">Scroll down and click </w:t>
      </w:r>
      <w:r w:rsidDel="00000000" w:rsidR="00000000" w:rsidRPr="00000000">
        <w:rPr>
          <w:b w:val="1"/>
          <w:bCs w:val="1"/>
          <w:rtl w:val="0"/>
        </w:rPr>
        <w:t xml:space="preserve">"Save &amp; Test"</w:t>
      </w:r>
      <w:r w:rsidDel="00000000" w:rsidR="00000000" w:rsidRPr="00000000">
        <w:rPr>
          <w:rtl w:val="0"/>
        </w:rPr>
        <w:t xml:space="preserve">. You should see "Data Source is working" or similar.</w:t>
      </w:r>
    </w:p>
    <w:p w:rsidR="00000000" w:rsidDel="00000000" w:rsidP="00000000" w:rsidRDefault="00000000" w:rsidRPr="00000000" w14:paraId="00000278">
      <w:pPr>
        <w:numPr>
          <w:ilvl w:val="0"/>
          <w:numId w:val="101"/>
        </w:numPr>
        <w:spacing w:after="0" w:afterAutospacing="0" w:before="0" w:beforeAutospacing="0" w:lineRule="auto"/>
        <w:ind w:left="720" w:hanging="360"/>
      </w:pPr>
      <w:r w:rsidDel="00000000" w:rsidR="00000000" w:rsidRPr="00000000">
        <w:rPr>
          <w:b w:val="1"/>
          <w:bCs w:val="1"/>
          <w:rtl w:val="0"/>
        </w:rPr>
        <w:t xml:space="preserve">Create/Import a Dashboard to Visualize Metrics:</w:t>
      </w:r>
    </w:p>
    <w:p w:rsidR="00000000" w:rsidDel="00000000" w:rsidP="00000000" w:rsidRDefault="00000000" w:rsidRPr="00000000" w14:paraId="00000279">
      <w:pPr>
        <w:numPr>
          <w:ilvl w:val="1"/>
          <w:numId w:val="101"/>
        </w:numPr>
        <w:spacing w:after="0" w:afterAutospacing="0" w:before="0" w:beforeAutospacing="0" w:lineRule="auto"/>
        <w:ind w:left="1440" w:hanging="360"/>
      </w:pPr>
      <w:r w:rsidDel="00000000" w:rsidR="00000000" w:rsidRPr="00000000">
        <w:rPr>
          <w:b w:val="1"/>
          <w:bCs w:val="1"/>
          <w:rtl w:val="0"/>
        </w:rPr>
        <w:t xml:space="preserve">Option A: Create a simple dashboard:</w:t>
      </w:r>
    </w:p>
    <w:p w:rsidR="00000000" w:rsidDel="00000000" w:rsidP="00000000" w:rsidRDefault="00000000" w:rsidRPr="00000000" w14:paraId="0000027A">
      <w:pPr>
        <w:numPr>
          <w:ilvl w:val="2"/>
          <w:numId w:val="101"/>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27B">
      <w:pPr>
        <w:numPr>
          <w:ilvl w:val="2"/>
          <w:numId w:val="101"/>
        </w:numPr>
        <w:spacing w:after="0" w:afterAutospacing="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"Add a new panel"</w:t>
      </w:r>
      <w:r w:rsidDel="00000000" w:rsidR="00000000" w:rsidRPr="00000000">
        <w:rPr>
          <w:rtl w:val="0"/>
        </w:rPr>
        <w:t xml:space="preserve">.</w:t>
      </w:r>
    </w:p>
    <w:p w:rsidR="00000000" w:rsidDel="00000000" w:rsidP="00000000" w:rsidRDefault="00000000" w:rsidRPr="00000000" w14:paraId="0000027C">
      <w:pPr>
        <w:numPr>
          <w:ilvl w:val="2"/>
          <w:numId w:val="101"/>
        </w:numPr>
        <w:spacing w:after="0" w:afterAutospacing="0" w:before="0" w:beforeAutospacing="0" w:lineRule="auto"/>
        <w:ind w:left="2160" w:hanging="360"/>
      </w:pPr>
      <w:r w:rsidDel="00000000" w:rsidR="00000000" w:rsidRPr="00000000">
        <w:rPr>
          <w:rtl w:val="0"/>
        </w:rPr>
        <w:t xml:space="preserve">In the "Query" tab, select your "Prometheus" data source.</w:t>
      </w:r>
    </w:p>
    <w:p w:rsidR="00000000" w:rsidDel="00000000" w:rsidP="00000000" w:rsidRDefault="00000000" w:rsidRPr="00000000" w14:paraId="0000027D">
      <w:pPr>
        <w:numPr>
          <w:ilvl w:val="2"/>
          <w:numId w:val="101"/>
        </w:numPr>
        <w:spacing w:after="0" w:afterAutospacing="0" w:before="0" w:beforeAutospacing="0" w:lineRule="auto"/>
        <w:ind w:left="2160" w:hanging="360"/>
      </w:pPr>
      <w:r w:rsidDel="00000000" w:rsidR="00000000" w:rsidRPr="00000000">
        <w:rPr>
          <w:rtl w:val="0"/>
        </w:rPr>
        <w:t xml:space="preserve">In the "Metric browser," you can start typing </w:t>
      </w:r>
      <w:r w:rsidDel="00000000" w:rsidR="00000000" w:rsidRPr="00000000">
        <w:rPr>
          <w:rFonts w:ascii="Roboto Mono" w:cs="Roboto Mono" w:eastAsia="Roboto Mono" w:hAnsi="Roboto Mono"/>
          <w:color w:val="188038"/>
          <w:rtl w:val="0"/>
        </w:rPr>
        <w:t xml:space="preserve">alloydb_omni_monitor_</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go_memstats_alloc_bytes</w:t>
      </w:r>
      <w:r w:rsidDel="00000000" w:rsidR="00000000" w:rsidRPr="00000000">
        <w:rPr>
          <w:rtl w:val="0"/>
        </w:rPr>
        <w:t xml:space="preserve"> (for Prometheus's own metrics) to explore available metrics.</w:t>
      </w:r>
    </w:p>
    <w:p w:rsidR="00000000" w:rsidDel="00000000" w:rsidP="00000000" w:rsidRDefault="00000000" w:rsidRPr="00000000" w14:paraId="0000027E">
      <w:pPr>
        <w:numPr>
          <w:ilvl w:val="2"/>
          <w:numId w:val="101"/>
        </w:numPr>
        <w:spacing w:after="0" w:afterAutospacing="0" w:before="0" w:beforeAutospacing="0" w:lineRule="auto"/>
        <w:ind w:left="2160" w:hanging="360"/>
      </w:pPr>
      <w:r w:rsidDel="00000000" w:rsidR="00000000" w:rsidRPr="00000000">
        <w:rPr>
          <w:rtl w:val="0"/>
        </w:rPr>
        <w:t xml:space="preserve">Select a metric (e.g., </w:t>
      </w:r>
      <w:r w:rsidDel="00000000" w:rsidR="00000000" w:rsidRPr="00000000">
        <w:rPr>
          <w:rFonts w:ascii="Roboto Mono" w:cs="Roboto Mono" w:eastAsia="Roboto Mono" w:hAnsi="Roboto Mono"/>
          <w:color w:val="188038"/>
          <w:rtl w:val="0"/>
        </w:rPr>
        <w:t xml:space="preserve">alloydb_omni_monitor_up_time_total</w:t>
      </w:r>
      <w:r w:rsidDel="00000000" w:rsidR="00000000" w:rsidRPr="00000000">
        <w:rPr>
          <w:rtl w:val="0"/>
        </w:rPr>
        <w:t xml:space="preserve">) and click "Run queries." You should see a graph.</w:t>
      </w:r>
    </w:p>
    <w:p w:rsidR="00000000" w:rsidDel="00000000" w:rsidP="00000000" w:rsidRDefault="00000000" w:rsidRPr="00000000" w14:paraId="0000027F">
      <w:pPr>
        <w:numPr>
          <w:ilvl w:val="1"/>
          <w:numId w:val="101"/>
        </w:numPr>
        <w:spacing w:after="0" w:afterAutospacing="0" w:before="0" w:beforeAutospacing="0" w:lineRule="auto"/>
        <w:ind w:left="1440" w:hanging="360"/>
      </w:pPr>
      <w:r w:rsidDel="00000000" w:rsidR="00000000" w:rsidRPr="00000000">
        <w:rPr>
          <w:b w:val="1"/>
          <w:bCs w:val="1"/>
          <w:rtl w:val="0"/>
        </w:rPr>
        <w:t xml:space="preserve">Option B: Import a pre-built dashboard (Recommended for AlloyDB Omni):</w:t>
      </w:r>
    </w:p>
    <w:p w:rsidR="00000000" w:rsidDel="00000000" w:rsidP="00000000" w:rsidRDefault="00000000" w:rsidRPr="00000000" w14:paraId="00000280">
      <w:pPr>
        <w:numPr>
          <w:ilvl w:val="2"/>
          <w:numId w:val="101"/>
        </w:numPr>
        <w:spacing w:after="0" w:afterAutospacing="0" w:before="0" w:beforeAutospacing="0" w:lineRule="auto"/>
        <w:ind w:left="2160" w:hanging="360"/>
      </w:pPr>
      <w:r w:rsidDel="00000000" w:rsidR="00000000" w:rsidRPr="00000000">
        <w:rPr>
          <w:rtl w:val="0"/>
        </w:rPr>
        <w:t xml:space="preserve">Elastic provides pre-built dashboards for many technologies. You might find one specifically for AlloyDB or PostgreSQL.</w:t>
      </w:r>
    </w:p>
    <w:p w:rsidR="00000000" w:rsidDel="00000000" w:rsidP="00000000" w:rsidRDefault="00000000" w:rsidRPr="00000000" w14:paraId="00000281">
      <w:pPr>
        <w:numPr>
          <w:ilvl w:val="2"/>
          <w:numId w:val="101"/>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Import</w:t>
      </w:r>
      <w:r w:rsidDel="00000000" w:rsidR="00000000" w:rsidRPr="00000000">
        <w:rPr>
          <w:rtl w:val="0"/>
        </w:rPr>
        <w:t xml:space="preserve">.</w:t>
      </w:r>
    </w:p>
    <w:p w:rsidR="00000000" w:rsidDel="00000000" w:rsidP="00000000" w:rsidRDefault="00000000" w:rsidRPr="00000000" w14:paraId="00000282">
      <w:pPr>
        <w:numPr>
          <w:ilvl w:val="2"/>
          <w:numId w:val="101"/>
        </w:numPr>
        <w:spacing w:after="0" w:afterAutospacing="0" w:before="0" w:beforeAutospacing="0" w:lineRule="auto"/>
        <w:ind w:left="2160" w:hanging="360"/>
      </w:pPr>
      <w:r w:rsidDel="00000000" w:rsidR="00000000" w:rsidRPr="00000000">
        <w:rPr>
          <w:rtl w:val="0"/>
        </w:rPr>
        <w:t xml:space="preserve">You'd typically paste a dashboard ID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Grafana Labs Dashboards</w:t>
        </w:r>
      </w:hyperlink>
      <w:r w:rsidDel="00000000" w:rsidR="00000000" w:rsidRPr="00000000">
        <w:rPr>
          <w:rtl w:val="0"/>
        </w:rPr>
        <w:t xml:space="preserve">. Search for "AlloyDB" or "PostgreSQL" and find a suitable dashboard, then get its ID.</w:t>
      </w:r>
    </w:p>
    <w:p w:rsidR="00000000" w:rsidDel="00000000" w:rsidP="00000000" w:rsidRDefault="00000000" w:rsidRPr="00000000" w14:paraId="00000283">
      <w:pPr>
        <w:numPr>
          <w:ilvl w:val="2"/>
          <w:numId w:val="101"/>
        </w:numPr>
        <w:spacing w:after="240" w:before="0" w:beforeAutospacing="0" w:lineRule="auto"/>
        <w:ind w:left="2160" w:hanging="360"/>
      </w:pPr>
      <w:r w:rsidDel="00000000" w:rsidR="00000000" w:rsidRPr="00000000">
        <w:rPr>
          <w:rtl w:val="0"/>
        </w:rPr>
        <w:t xml:space="preserve">Once imported, ensure it's using your "Prometheus" data source.</w:t>
      </w:r>
    </w:p>
    <w:p w:rsidR="00000000" w:rsidDel="00000000" w:rsidP="00000000" w:rsidRDefault="00000000" w:rsidRPr="00000000" w14:paraId="00000284">
      <w:pPr>
        <w:spacing w:after="240" w:before="240" w:lineRule="auto"/>
        <w:rPr/>
      </w:pPr>
      <w:r w:rsidDel="00000000" w:rsidR="00000000" w:rsidRPr="00000000">
        <w:rPr>
          <w:rtl w:val="0"/>
        </w:rPr>
        <w:t xml:space="preserve">You should now be able to see and visualize your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metrics (and other system metrics Prometheus collects) in Grafana!</w:t>
      </w:r>
    </w:p>
    <w:p w:rsidR="00000000" w:rsidDel="00000000" w:rsidP="00000000" w:rsidRDefault="00000000" w:rsidRPr="00000000" w14:paraId="00000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As per exit criterias: </w:t>
        <w:br w:type="textWrapping"/>
        <w:br w:type="textWrapping"/>
        <w:t xml:space="preserve">Exposed metrics: </w:t>
      </w:r>
    </w:p>
    <w:p w:rsidR="00000000" w:rsidDel="00000000" w:rsidP="00000000" w:rsidRDefault="00000000" w:rsidRPr="00000000" w14:paraId="00000287">
      <w:pPr>
        <w:ind w:right="-1080" w:hanging="990"/>
        <w:rPr/>
      </w:pPr>
      <w:r w:rsidDel="00000000" w:rsidR="00000000" w:rsidRPr="00000000">
        <w:rPr>
          <w:rtl w:val="0"/>
        </w:rPr>
      </w:r>
    </w:p>
    <w:tbl>
      <w:tblPr>
        <w:tblStyle w:val="Table1"/>
        <w:tblW w:w="1177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6495"/>
        <w:tblGridChange w:id="0">
          <w:tblGrid>
            <w:gridCol w:w="5280"/>
            <w:gridCol w:w="6495"/>
          </w:tblGrid>
        </w:tblGridChange>
      </w:tblGrid>
      <w:tr>
        <w:trPr>
          <w:cantSplit w:val="0"/>
          <w:tblHeader w:val="0"/>
        </w:trPr>
        <w:tc>
          <w:tcPr/>
          <w:p w:rsidR="00000000" w:rsidDel="00000000" w:rsidP="00000000" w:rsidRDefault="00000000" w:rsidRPr="00000000" w14:paraId="00000288">
            <w:pPr>
              <w:widowControl w:val="0"/>
              <w:spacing w:line="240" w:lineRule="auto"/>
              <w:rPr/>
            </w:pPr>
            <w:r w:rsidDel="00000000" w:rsidR="00000000" w:rsidRPr="00000000">
              <w:rPr>
                <w:rtl w:val="0"/>
              </w:rPr>
              <w:t xml:space="preserve">User guide metrics</w:t>
            </w:r>
          </w:p>
        </w:tc>
        <w:tc>
          <w:tcPr/>
          <w:p w:rsidR="00000000" w:rsidDel="00000000" w:rsidP="00000000" w:rsidRDefault="00000000" w:rsidRPr="00000000" w14:paraId="00000289">
            <w:pPr>
              <w:widowControl w:val="0"/>
              <w:spacing w:line="240" w:lineRule="auto"/>
              <w:rPr/>
            </w:pPr>
            <w:r w:rsidDel="00000000" w:rsidR="00000000" w:rsidRPr="00000000">
              <w:rPr>
                <w:rtl w:val="0"/>
              </w:rPr>
              <w:t xml:space="preserve">Exposed Metrics</w:t>
            </w:r>
          </w:p>
        </w:tc>
      </w:tr>
      <w:tr>
        <w:trPr>
          <w:cantSplit w:val="0"/>
          <w:tblHeader w:val="0"/>
        </w:trPr>
        <w:tc>
          <w:tcPr/>
          <w:p w:rsidR="00000000" w:rsidDel="00000000" w:rsidP="00000000" w:rsidRDefault="00000000" w:rsidRPr="00000000" w14:paraId="0000028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w:t>
            </w:r>
          </w:p>
          <w:p w:rsidR="00000000" w:rsidDel="00000000" w:rsidP="00000000" w:rsidRDefault="00000000" w:rsidRPr="00000000" w14:paraId="0000028B">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alloydb_omni_database_postgresql_backends_for_top_databases</w:t>
            </w:r>
          </w:p>
          <w:p w:rsidR="00000000" w:rsidDel="00000000" w:rsidP="00000000" w:rsidRDefault="00000000" w:rsidRPr="00000000" w14:paraId="0000028C">
            <w:pPr>
              <w:spacing w:line="240" w:lineRule="auto"/>
              <w:rPr>
                <w:rFonts w:ascii="Roboto" w:cs="Roboto" w:eastAsia="Roboto" w:hAnsi="Roboto"/>
              </w:rPr>
            </w:pPr>
            <w:r w:rsidDel="00000000" w:rsidR="00000000" w:rsidRPr="00000000">
              <w:rPr>
                <w:rFonts w:ascii="Roboto" w:cs="Roboto" w:eastAsia="Roboto" w:hAnsi="Roboto"/>
                <w:color w:val="188038"/>
                <w:rtl w:val="0"/>
              </w:rPr>
              <w:t xml:space="preserve">alloydb_omni_database_postgresql_blks_hit_for_top_databases_count_total</w:t>
            </w:r>
            <w:r w:rsidDel="00000000" w:rsidR="00000000" w:rsidRPr="00000000">
              <w:rPr>
                <w:rtl w:val="0"/>
              </w:rPr>
            </w:r>
          </w:p>
          <w:p w:rsidR="00000000" w:rsidDel="00000000" w:rsidP="00000000" w:rsidRDefault="00000000" w:rsidRPr="00000000" w14:paraId="0000028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alloydb_omni_database_postgresql_blks_read_for_top_databases_count_total</w:t>
            </w:r>
          </w:p>
          <w:p w:rsidR="00000000" w:rsidDel="00000000" w:rsidP="00000000" w:rsidRDefault="00000000" w:rsidRPr="00000000" w14:paraId="0000028E">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alloydb_omni_database_postgresql_chill_cache_get_entry_calls_total</w:t>
            </w:r>
          </w:p>
          <w:p w:rsidR="00000000" w:rsidDel="00000000" w:rsidP="00000000" w:rsidRDefault="00000000" w:rsidRPr="00000000" w14:paraId="0000028F">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alloydb_omni_database_postgresql_chill_cache_num_hits_total</w:t>
              <w:br w:type="textWrapping"/>
            </w:r>
          </w:p>
          <w:p w:rsidR="00000000" w:rsidDel="00000000" w:rsidP="00000000" w:rsidRDefault="00000000" w:rsidRPr="00000000" w14:paraId="0000029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alloydb_omni_database_postgresql_committed_transactions_for_top_databases_count_total</w:t>
            </w:r>
          </w:p>
          <w:p w:rsidR="00000000" w:rsidDel="00000000" w:rsidP="00000000" w:rsidRDefault="00000000" w:rsidRPr="00000000" w14:paraId="0000029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alloydb_omni_database_postgresql_deadlock_for_top_databases_count_total</w:t>
            </w:r>
          </w:p>
          <w:p w:rsidR="00000000" w:rsidDel="00000000" w:rsidP="00000000" w:rsidRDefault="00000000" w:rsidRPr="00000000" w14:paraId="00000292">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alloydb_omni_database_postgresql_insights_aggregate_execution_time_us_total</w:t>
            </w:r>
          </w:p>
          <w:p w:rsidR="00000000" w:rsidDel="00000000" w:rsidP="00000000" w:rsidRDefault="00000000" w:rsidRPr="00000000" w14:paraId="00000293">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alloydb_omni_database_postgresql_insights_aggregate_io_time_us_total</w:t>
            </w:r>
          </w:p>
          <w:p w:rsidR="00000000" w:rsidDel="00000000" w:rsidP="00000000" w:rsidRDefault="00000000" w:rsidRPr="00000000" w14:paraId="0000029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alloydb_omni_database_postgresql_max_connections</w:t>
            </w:r>
          </w:p>
          <w:p w:rsidR="00000000" w:rsidDel="00000000" w:rsidP="00000000" w:rsidRDefault="00000000" w:rsidRPr="00000000" w14:paraId="00000295">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alloydb_omni_database_postgresql_new_connections_for_top_databases_count_total</w:t>
            </w:r>
          </w:p>
          <w:p w:rsidR="00000000" w:rsidDel="00000000" w:rsidP="00000000" w:rsidRDefault="00000000" w:rsidRPr="00000000" w14:paraId="0000029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alloydb_omni_database_postgresql_rolledback_transactions_for_top_databases_count_total</w:t>
            </w:r>
          </w:p>
          <w:p w:rsidR="00000000" w:rsidDel="00000000" w:rsidP="00000000" w:rsidRDefault="00000000" w:rsidRPr="00000000" w14:paraId="0000029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alloydb_omni_database_postgresql_size_byte</w:t>
              <w:br w:type="textWrapping"/>
              <w:br w:type="textWrapping"/>
            </w:r>
          </w:p>
          <w:p w:rsidR="00000000" w:rsidDel="00000000" w:rsidP="00000000" w:rsidRDefault="00000000" w:rsidRPr="00000000" w14:paraId="00000298">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alloydb_omni_database_postgresql_statements_executed_count_total</w:t>
            </w:r>
          </w:p>
          <w:p w:rsidR="00000000" w:rsidDel="00000000" w:rsidP="00000000" w:rsidRDefault="00000000" w:rsidRPr="00000000" w14:paraId="00000299">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alloydb_omni_database_postgresql_temp_bytes_written_for_top_databases_count_total</w:t>
            </w:r>
          </w:p>
          <w:p w:rsidR="00000000" w:rsidDel="00000000" w:rsidP="00000000" w:rsidRDefault="00000000" w:rsidRPr="00000000" w14:paraId="0000029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alloydb_omni_database_postgresql_temp_files_written_for_top_databases_count_total</w:t>
            </w:r>
          </w:p>
          <w:p w:rsidR="00000000" w:rsidDel="00000000" w:rsidP="00000000" w:rsidRDefault="00000000" w:rsidRPr="00000000" w14:paraId="0000029B">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alloydb_omni_database_postgresql_tuples</w:t>
            </w:r>
          </w:p>
          <w:p w:rsidR="00000000" w:rsidDel="00000000" w:rsidP="00000000" w:rsidRDefault="00000000" w:rsidRPr="00000000" w14:paraId="0000029C">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alloydb_omni_database_postgresql_tuples_deleted_for_top_databases_count_total</w:t>
            </w:r>
          </w:p>
          <w:p w:rsidR="00000000" w:rsidDel="00000000" w:rsidP="00000000" w:rsidRDefault="00000000" w:rsidRPr="00000000" w14:paraId="0000029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alloydb_omni_database_postgresql_tuples_fetched_for_top_databases_count_total</w:t>
            </w:r>
          </w:p>
          <w:p w:rsidR="00000000" w:rsidDel="00000000" w:rsidP="00000000" w:rsidRDefault="00000000" w:rsidRPr="00000000" w14:paraId="0000029E">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alloydb_omni_database_postgresql_tuples_inserted_for_top_databases_count_total</w:t>
            </w:r>
          </w:p>
          <w:p w:rsidR="00000000" w:rsidDel="00000000" w:rsidP="00000000" w:rsidRDefault="00000000" w:rsidRPr="00000000" w14:paraId="0000029F">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alloydb_omni_database_postgresql_tuples_returned_for_top_databases_count_total</w:t>
            </w:r>
          </w:p>
          <w:p w:rsidR="00000000" w:rsidDel="00000000" w:rsidP="00000000" w:rsidRDefault="00000000" w:rsidRPr="00000000" w14:paraId="000002A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alloydb_omni_database_postgresql_tuples_updated_for_top_databases_count_total</w:t>
            </w:r>
          </w:p>
          <w:p w:rsidR="00000000" w:rsidDel="00000000" w:rsidP="00000000" w:rsidRDefault="00000000" w:rsidRPr="00000000" w14:paraId="000002A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w:t>
            </w:r>
          </w:p>
          <w:p w:rsidR="00000000" w:rsidDel="00000000" w:rsidP="00000000" w:rsidRDefault="00000000" w:rsidRPr="00000000" w14:paraId="000002A2">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alloydb_omni_database_postgresql_uptime_second</w:t>
            </w:r>
          </w:p>
          <w:p w:rsidR="00000000" w:rsidDel="00000000" w:rsidP="00000000" w:rsidRDefault="00000000" w:rsidRPr="00000000" w14:paraId="000002A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alloydb_omni_database_postgresql_vacuum_oldest_transaction_age</w:t>
            </w:r>
          </w:p>
          <w:p w:rsidR="00000000" w:rsidDel="00000000" w:rsidP="00000000" w:rsidRDefault="00000000" w:rsidRPr="00000000" w14:paraId="000002A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alloydb_omni_database_postgresql_vacuum_transaction_id_utilization_percentage</w:t>
            </w:r>
          </w:p>
          <w:p w:rsidR="00000000" w:rsidDel="00000000" w:rsidP="00000000" w:rsidRDefault="00000000" w:rsidRPr="00000000" w14:paraId="000002A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alloydb_omni_instance_postgresql_backends_by_state</w:t>
            </w:r>
          </w:p>
          <w:p w:rsidR="00000000" w:rsidDel="00000000" w:rsidP="00000000" w:rsidRDefault="00000000" w:rsidRPr="00000000" w14:paraId="000002A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alloydb_omni_instance_postgresql_backends_for_top_applications</w:t>
            </w:r>
          </w:p>
          <w:p w:rsidR="00000000" w:rsidDel="00000000" w:rsidP="00000000" w:rsidRDefault="00000000" w:rsidRPr="00000000" w14:paraId="000002A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alloydb_omni_instance_postgresql_blks_hit_count_total</w:t>
            </w:r>
          </w:p>
          <w:p w:rsidR="00000000" w:rsidDel="00000000" w:rsidP="00000000" w:rsidRDefault="00000000" w:rsidRPr="00000000" w14:paraId="000002A8">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alloydb_omni_instance_postgresql_blks_read_count_total</w:t>
            </w:r>
          </w:p>
          <w:p w:rsidR="00000000" w:rsidDel="00000000" w:rsidP="00000000" w:rsidRDefault="00000000" w:rsidRPr="00000000" w14:paraId="000002A9">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alloydb_omni_instance_postgresql_committed_transactions_count_total</w:t>
            </w:r>
          </w:p>
          <w:p w:rsidR="00000000" w:rsidDel="00000000" w:rsidP="00000000" w:rsidRDefault="00000000" w:rsidRPr="00000000" w14:paraId="000002A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alloydb_omni_instance_postgresql_deadlock_count_total</w:t>
            </w:r>
          </w:p>
          <w:p w:rsidR="00000000" w:rsidDel="00000000" w:rsidP="00000000" w:rsidRDefault="00000000" w:rsidRPr="00000000" w14:paraId="000002AB">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alloydb_omni_instance_postgresql_new_connections_count_total</w:t>
            </w:r>
          </w:p>
          <w:p w:rsidR="00000000" w:rsidDel="00000000" w:rsidP="00000000" w:rsidRDefault="00000000" w:rsidRPr="00000000" w14:paraId="000002AC">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alloydb_omni_instance_postgresql_replication_flush_lag_ms</w:t>
            </w:r>
          </w:p>
          <w:p w:rsidR="00000000" w:rsidDel="00000000" w:rsidP="00000000" w:rsidRDefault="00000000" w:rsidRPr="00000000" w14:paraId="000002AD">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alloydb_omni_instance_postgresql_replication_replay_lag_ms</w:t>
            </w:r>
          </w:p>
          <w:p w:rsidR="00000000" w:rsidDel="00000000" w:rsidP="00000000" w:rsidRDefault="00000000" w:rsidRPr="00000000" w14:paraId="000002AE">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alloydb_omni_instance_postgresql_replication_state</w:t>
            </w:r>
          </w:p>
          <w:p w:rsidR="00000000" w:rsidDel="00000000" w:rsidP="00000000" w:rsidRDefault="00000000" w:rsidRPr="00000000" w14:paraId="000002AF">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alloydb_omni_instance_postgresql_replication_write_lag_ms</w:t>
              <w:br w:type="textWrapping"/>
              <w:br w:type="textWrapping"/>
              <w:br w:type="textWrapping"/>
            </w:r>
          </w:p>
          <w:p w:rsidR="00000000" w:rsidDel="00000000" w:rsidP="00000000" w:rsidRDefault="00000000" w:rsidRPr="00000000" w14:paraId="000002B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alloydb_omni_instance_postgresql_rolledback_transactions_count_total</w:t>
            </w:r>
          </w:p>
          <w:p w:rsidR="00000000" w:rsidDel="00000000" w:rsidP="00000000" w:rsidRDefault="00000000" w:rsidRPr="00000000" w14:paraId="000002B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alloydb_omni_instance_postgresql_temp_bytes_written_count_total</w:t>
            </w:r>
          </w:p>
          <w:p w:rsidR="00000000" w:rsidDel="00000000" w:rsidP="00000000" w:rsidRDefault="00000000" w:rsidRPr="00000000" w14:paraId="000002B2">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alloydb_omni_instance_postgresql_temp_files_written_count_total</w:t>
            </w:r>
          </w:p>
          <w:p w:rsidR="00000000" w:rsidDel="00000000" w:rsidP="00000000" w:rsidRDefault="00000000" w:rsidRPr="00000000" w14:paraId="000002B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alloydb_omni_instance_postgresql_tuples_deleted_count_total</w:t>
            </w:r>
          </w:p>
          <w:p w:rsidR="00000000" w:rsidDel="00000000" w:rsidP="00000000" w:rsidRDefault="00000000" w:rsidRPr="00000000" w14:paraId="000002B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alloydb_omni_instance_postgresql_tuples_fetched_count_total</w:t>
            </w:r>
          </w:p>
          <w:p w:rsidR="00000000" w:rsidDel="00000000" w:rsidP="00000000" w:rsidRDefault="00000000" w:rsidRPr="00000000" w14:paraId="000002B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alloydb_omni_instance_postgresql_tuples_inserted_count_total</w:t>
            </w:r>
          </w:p>
          <w:p w:rsidR="00000000" w:rsidDel="00000000" w:rsidP="00000000" w:rsidRDefault="00000000" w:rsidRPr="00000000" w14:paraId="000002B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alloydb_omni_instance_postgresql_tuples_returned_count_total</w:t>
            </w:r>
          </w:p>
          <w:p w:rsidR="00000000" w:rsidDel="00000000" w:rsidP="00000000" w:rsidRDefault="00000000" w:rsidRPr="00000000" w14:paraId="000002B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alloydb_omni_instance_postgresql_tuples_updated_count_total</w:t>
            </w:r>
          </w:p>
          <w:p w:rsidR="00000000" w:rsidDel="00000000" w:rsidP="00000000" w:rsidRDefault="00000000" w:rsidRPr="00000000" w14:paraId="000002B8">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alloydb_omni_instance_postgresql_version</w:t>
            </w:r>
          </w:p>
          <w:p w:rsidR="00000000" w:rsidDel="00000000" w:rsidP="00000000" w:rsidRDefault="00000000" w:rsidRPr="00000000" w14:paraId="000002B9">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alloydb_omni_memory_available_byte</w:t>
            </w:r>
          </w:p>
          <w:p w:rsidR="00000000" w:rsidDel="00000000" w:rsidP="00000000" w:rsidRDefault="00000000" w:rsidRPr="00000000" w14:paraId="000002BA">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alloydb_omni_memory_limit_byte</w:t>
            </w:r>
          </w:p>
          <w:p w:rsidR="00000000" w:rsidDel="00000000" w:rsidP="00000000" w:rsidRDefault="00000000" w:rsidRPr="00000000" w14:paraId="000002BB">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alloydb_omni_memory_used_byte</w:t>
            </w:r>
          </w:p>
          <w:p w:rsidR="00000000" w:rsidDel="00000000" w:rsidP="00000000" w:rsidRDefault="00000000" w:rsidRPr="00000000" w14:paraId="000002BC">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alloydb_omni_monitor_collect_ms</w:t>
            </w:r>
          </w:p>
          <w:p w:rsidR="00000000" w:rsidDel="00000000" w:rsidP="00000000" w:rsidRDefault="00000000" w:rsidRPr="00000000" w14:paraId="000002B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alloydb_omni_monitor_error_count</w:t>
            </w:r>
          </w:p>
          <w:p w:rsidR="00000000" w:rsidDel="00000000" w:rsidP="00000000" w:rsidRDefault="00000000" w:rsidRPr="00000000" w14:paraId="000002BE">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alloydb_omni_monitor_metric_count</w:t>
            </w:r>
          </w:p>
          <w:p w:rsidR="00000000" w:rsidDel="00000000" w:rsidP="00000000" w:rsidRDefault="00000000" w:rsidRPr="00000000" w14:paraId="000002BF">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alloydb_omni_node_cpu_mcpu</w:t>
            </w:r>
          </w:p>
          <w:p w:rsidR="00000000" w:rsidDel="00000000" w:rsidP="00000000" w:rsidRDefault="00000000" w:rsidRPr="00000000" w14:paraId="000002C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alloydb_omni_node_cpu_usage_second_total</w:t>
            </w:r>
          </w:p>
          <w:p w:rsidR="00000000" w:rsidDel="00000000" w:rsidP="00000000" w:rsidRDefault="00000000" w:rsidRPr="00000000" w14:paraId="000002C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alloydb_omni_node_storage_limit_per_disk_byte</w:t>
            </w:r>
          </w:p>
          <w:p w:rsidR="00000000" w:rsidDel="00000000" w:rsidP="00000000" w:rsidRDefault="00000000" w:rsidRPr="00000000" w14:paraId="000002C2">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alloydb_omni_node_storage_read_bytes_count_total</w:t>
            </w:r>
          </w:p>
          <w:p w:rsidR="00000000" w:rsidDel="00000000" w:rsidP="00000000" w:rsidRDefault="00000000" w:rsidRPr="00000000" w14:paraId="000002C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alloydb_omni_node_storage_read_ops_count_total</w:t>
            </w:r>
          </w:p>
          <w:p w:rsidR="00000000" w:rsidDel="00000000" w:rsidP="00000000" w:rsidRDefault="00000000" w:rsidRPr="00000000" w14:paraId="000002C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alloydb_omni_node_storage_usage_per_disk_byte</w:t>
            </w:r>
          </w:p>
          <w:p w:rsidR="00000000" w:rsidDel="00000000" w:rsidP="00000000" w:rsidRDefault="00000000" w:rsidRPr="00000000" w14:paraId="000002C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alloydb_omni_node_storage_write_bytes_count_total</w:t>
            </w:r>
          </w:p>
          <w:p w:rsidR="00000000" w:rsidDel="00000000" w:rsidP="00000000" w:rsidRDefault="00000000" w:rsidRPr="00000000" w14:paraId="000002C6">
            <w:pPr>
              <w:spacing w:line="240" w:lineRule="auto"/>
              <w:rPr>
                <w:color w:val="188038"/>
              </w:rPr>
            </w:pPr>
            <w:r w:rsidDel="00000000" w:rsidR="00000000" w:rsidRPr="00000000">
              <w:rPr>
                <w:rFonts w:ascii="Roboto" w:cs="Roboto" w:eastAsia="Roboto" w:hAnsi="Roboto"/>
                <w:color w:val="188038"/>
                <w:rtl w:val="0"/>
              </w:rPr>
              <w:t xml:space="preserve">alloydb_omni_node_storage_write_ops_count_total</w:t>
            </w:r>
            <w:r w:rsidDel="00000000" w:rsidR="00000000" w:rsidRPr="00000000">
              <w:rPr>
                <w:rtl w:val="0"/>
              </w:rPr>
            </w:r>
          </w:p>
        </w:tc>
        <w:tc>
          <w:tcPr/>
          <w:p w:rsidR="00000000" w:rsidDel="00000000" w:rsidP="00000000" w:rsidRDefault="00000000" w:rsidRPr="00000000" w14:paraId="000002C7">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 2 1753090517259</w:t>
            </w:r>
          </w:p>
          <w:p w:rsidR="00000000" w:rsidDel="00000000" w:rsidP="00000000" w:rsidRDefault="00000000" w:rsidRPr="00000000" w14:paraId="000002C8">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alloydb_omni_database_postgresql_backends_for_top_databases{database="alloydbadmin"} 1 1753090482095</w:t>
            </w:r>
          </w:p>
          <w:p w:rsidR="00000000" w:rsidDel="00000000" w:rsidP="00000000" w:rsidRDefault="00000000" w:rsidRPr="00000000" w14:paraId="000002C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alloydb_omni_database_postgresql_blks_hit_for_top_databases_count_total{database="alloydbadmin"} 110216 1753090461396</w:t>
            </w:r>
          </w:p>
          <w:p w:rsidR="00000000" w:rsidDel="00000000" w:rsidP="00000000" w:rsidRDefault="00000000" w:rsidRPr="00000000" w14:paraId="000002C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alloydb_omni_database_postgresql_blks_read_for_top_databases_count_total{database="alloydbadmin"} 893 1753090461396</w:t>
            </w:r>
          </w:p>
          <w:p w:rsidR="00000000" w:rsidDel="00000000" w:rsidP="00000000" w:rsidRDefault="00000000" w:rsidRPr="00000000" w14:paraId="000002CB">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alloydb_omni_database_postgresql_committed_transactions_for_top_databases_count_total{database="alloydbadmin"} 4459 1753090459325</w:t>
            </w:r>
          </w:p>
          <w:p w:rsidR="00000000" w:rsidDel="00000000" w:rsidP="00000000" w:rsidRDefault="00000000" w:rsidRPr="00000000" w14:paraId="000002C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alloydb_omni_database_postgresql_deadlock_for_top_databases_count_total{database="alloydbadmin"} 0 1753090496585</w:t>
            </w:r>
          </w:p>
          <w:p w:rsidR="00000000" w:rsidDel="00000000" w:rsidP="00000000" w:rsidRDefault="00000000" w:rsidRPr="00000000" w14:paraId="000002CE">
            <w:pPr>
              <w:widowControl w:val="0"/>
              <w:spacing w:line="240" w:lineRule="auto"/>
              <w:rPr>
                <w:rFonts w:ascii="Roboto" w:cs="Roboto" w:eastAsia="Roboto" w:hAnsi="Roboto"/>
                <w:color w:val="188038"/>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color w:val="188038"/>
                <w:rtl w:val="0"/>
              </w:rPr>
              <w:t xml:space="preserve">alloydb_omni_database_postgresql_max_connections 100 1753090473814</w:t>
            </w:r>
          </w:p>
          <w:p w:rsidR="00000000" w:rsidDel="00000000" w:rsidP="00000000" w:rsidRDefault="00000000" w:rsidRPr="00000000" w14:paraId="000002C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alloydb_omni_database_postgresql_rolledback_transactions_for_top_databases_count_total{database="alloydbadmin"} 0 1753090459325</w:t>
            </w:r>
          </w:p>
          <w:p w:rsidR="00000000" w:rsidDel="00000000" w:rsidP="00000000" w:rsidRDefault="00000000" w:rsidRPr="00000000" w14:paraId="000002D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alloydb_omni_database_postgresql_size_byte{database="alloydbadmin"} 1.7305955e+07 1753090494517</w:t>
            </w:r>
          </w:p>
          <w:p w:rsidR="00000000" w:rsidDel="00000000" w:rsidP="00000000" w:rsidRDefault="00000000" w:rsidRPr="00000000" w14:paraId="000002D1">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alloydb_omni_database_postgresql_size_byte{database="alloydbmetadata"} 1.3193571e+07 1753090494517</w:t>
            </w:r>
          </w:p>
          <w:p w:rsidR="00000000" w:rsidDel="00000000" w:rsidP="00000000" w:rsidRDefault="00000000" w:rsidRPr="00000000" w14:paraId="000002D2">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alloydb_omni_database_postgresql_size_byte{database="pocdb"} 3.1707491e+07 1753090494517</w:t>
            </w:r>
          </w:p>
          <w:p w:rsidR="00000000" w:rsidDel="00000000" w:rsidP="00000000" w:rsidRDefault="00000000" w:rsidRPr="00000000" w14:paraId="000002D3">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alloydb_omni_database_postgresql_size_byte{database="postgres"} 1.3840739e+07 1753090494517</w:t>
            </w:r>
          </w:p>
          <w:p w:rsidR="00000000" w:rsidDel="00000000" w:rsidP="00000000" w:rsidRDefault="00000000" w:rsidRPr="00000000" w14:paraId="000002D4">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alloydb_omni_database_postgresql_size_byte{database="template0"} 1.0355215e+07 1753090494517</w:t>
            </w:r>
          </w:p>
          <w:p w:rsidR="00000000" w:rsidDel="00000000" w:rsidP="00000000" w:rsidRDefault="00000000" w:rsidRPr="00000000" w14:paraId="000002D5">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alloydb_omni_database_postgresql_size_byte{database="template1"} 1.2972387e+07 1753090494517</w:t>
            </w:r>
          </w:p>
          <w:p w:rsidR="00000000" w:rsidDel="00000000" w:rsidP="00000000" w:rsidRDefault="00000000" w:rsidRPr="00000000" w14:paraId="000002D6">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alloydb_omni_database_postgresql_temp_bytes_written_for_top_databases_count_total{database="alloydbadmin"} 0 1753090480025</w:t>
            </w:r>
          </w:p>
          <w:p w:rsidR="00000000" w:rsidDel="00000000" w:rsidP="00000000" w:rsidRDefault="00000000" w:rsidRPr="00000000" w14:paraId="000002D7">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alloydb_omni_database_postgresql_temp_files_written_for_top_databases_count_total{database="alloydbadmin"} 0 1753090477954</w:t>
            </w:r>
          </w:p>
          <w:p w:rsidR="00000000" w:rsidDel="00000000" w:rsidP="00000000" w:rsidRDefault="00000000" w:rsidRPr="00000000" w14:paraId="000002D8">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alloydb_omni_database_postgresql_tuples_deleted_for_top_databases_count_total{database="alloydbadmin"} 13 1753090465536</w:t>
            </w:r>
          </w:p>
          <w:p w:rsidR="00000000" w:rsidDel="00000000" w:rsidP="00000000" w:rsidRDefault="00000000" w:rsidRPr="00000000" w14:paraId="000002D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alloydb_omni_database_postgresql_tuples_fetched_for_top_databases_count_total{database="alloydbadmin"} 60218 1753090465536</w:t>
            </w:r>
          </w:p>
          <w:p w:rsidR="00000000" w:rsidDel="00000000" w:rsidP="00000000" w:rsidRDefault="00000000" w:rsidRPr="00000000" w14:paraId="000002D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alloydb_omni_database_postgresql_tuples_inserted_for_top_databases_count_total{database="alloydbadmin"} 13 1753090465536</w:t>
            </w:r>
          </w:p>
          <w:p w:rsidR="00000000" w:rsidDel="00000000" w:rsidP="00000000" w:rsidRDefault="00000000" w:rsidRPr="00000000" w14:paraId="000002D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alloydb_omni_database_postgresql_tuples_returned_for_top_databases_count_total{database="alloydbadmin"} 200500 1753090465536</w:t>
            </w:r>
          </w:p>
          <w:p w:rsidR="00000000" w:rsidDel="00000000" w:rsidP="00000000" w:rsidRDefault="00000000" w:rsidRPr="00000000" w14:paraId="000002D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alloydb_omni_database_postgresql_tuples_updated_for_top_databases_count_total{database="alloydbadmin"} 319 1753090465536</w:t>
            </w:r>
          </w:p>
          <w:p w:rsidR="00000000" w:rsidDel="00000000" w:rsidP="00000000" w:rsidRDefault="00000000" w:rsidRPr="00000000" w14:paraId="000002D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 1</w:t>
            </w:r>
          </w:p>
          <w:p w:rsidR="00000000" w:rsidDel="00000000" w:rsidP="00000000" w:rsidRDefault="00000000" w:rsidRPr="00000000" w14:paraId="000002D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alloydb_omni_database_postgresql_uptime_second 5870 1753090492443</w:t>
            </w:r>
          </w:p>
          <w:p w:rsidR="00000000" w:rsidDel="00000000" w:rsidP="00000000" w:rsidRDefault="00000000" w:rsidRPr="00000000" w14:paraId="000002D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alloydb_omni_database_postgresql_vacuum_oldest_transaction_age{type="running"} 0 1753090500723</w:t>
            </w:r>
          </w:p>
          <w:p w:rsidR="00000000" w:rsidDel="00000000" w:rsidP="00000000" w:rsidRDefault="00000000" w:rsidRPr="00000000" w14:paraId="000002E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alloydb_omni_database_postgresql_vacuum_transaction_id_utilization_percentage 6.25208583291853e-07 1753090500723</w:t>
            </w:r>
          </w:p>
          <w:p w:rsidR="00000000" w:rsidDel="00000000" w:rsidP="00000000" w:rsidRDefault="00000000" w:rsidRPr="00000000" w14:paraId="000002E1">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alloydb_omni_instance_postgresql_backends_by_state{state="active"} 1 1753090484164</w:t>
            </w:r>
          </w:p>
          <w:p w:rsidR="00000000" w:rsidDel="00000000" w:rsidP="00000000" w:rsidRDefault="00000000" w:rsidRPr="00000000" w14:paraId="000002E2">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alloydb_omni_instance_postgresql_backends_for_top_applications{application_name="alloydbomniagent"} 1 1753090488302</w:t>
            </w:r>
          </w:p>
          <w:p w:rsidR="00000000" w:rsidDel="00000000" w:rsidP="00000000" w:rsidRDefault="00000000" w:rsidRPr="00000000" w14:paraId="000002E3">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alloydb_omni_instance_postgresql_blks_hit_count_total 110216 1753090475887</w:t>
            </w:r>
          </w:p>
          <w:p w:rsidR="00000000" w:rsidDel="00000000" w:rsidP="00000000" w:rsidRDefault="00000000" w:rsidRPr="00000000" w14:paraId="000002E4">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alloydb_omni_instance_postgresql_blks_read_count_total 893 1753090475887</w:t>
            </w:r>
          </w:p>
          <w:p w:rsidR="00000000" w:rsidDel="00000000" w:rsidP="00000000" w:rsidRDefault="00000000" w:rsidRPr="00000000" w14:paraId="000002E5">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alloydb_omni_instance_postgresql_committed_transactions_count_total 4467 1753090475887</w:t>
            </w:r>
          </w:p>
          <w:p w:rsidR="00000000" w:rsidDel="00000000" w:rsidP="00000000" w:rsidRDefault="00000000" w:rsidRPr="00000000" w14:paraId="000002E6">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alloydb_omni_instance_postgresql_deadlock_count_total 0 1753090475887</w:t>
            </w:r>
          </w:p>
          <w:p w:rsidR="00000000" w:rsidDel="00000000" w:rsidP="00000000" w:rsidRDefault="00000000" w:rsidRPr="00000000" w14:paraId="000002E7">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alloydb_omni_instance_postgresql_new_connections_count_total 116 1753090475887</w:t>
            </w:r>
          </w:p>
          <w:p w:rsidR="00000000" w:rsidDel="00000000" w:rsidP="00000000" w:rsidRDefault="00000000" w:rsidRPr="00000000" w14:paraId="000002E8">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alloydb_omni_instance_postgresql_rolledback_transactions_count_total 0 1753090475887</w:t>
            </w:r>
          </w:p>
          <w:p w:rsidR="00000000" w:rsidDel="00000000" w:rsidP="00000000" w:rsidRDefault="00000000" w:rsidRPr="00000000" w14:paraId="000002E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alloydb_omni_instance_postgresql_temp_bytes_written_count_total 0 1753090475887</w:t>
            </w:r>
          </w:p>
          <w:p w:rsidR="00000000" w:rsidDel="00000000" w:rsidP="00000000" w:rsidRDefault="00000000" w:rsidRPr="00000000" w14:paraId="000002E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alloydb_omni_instance_postgresql_temp_files_written_count_total 0 1753090475887</w:t>
            </w:r>
          </w:p>
          <w:p w:rsidR="00000000" w:rsidDel="00000000" w:rsidP="00000000" w:rsidRDefault="00000000" w:rsidRPr="00000000" w14:paraId="000002E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alloydb_omni_instance_postgresql_tuples_deleted_count_total 13 1753090475887</w:t>
            </w:r>
          </w:p>
          <w:p w:rsidR="00000000" w:rsidDel="00000000" w:rsidP="00000000" w:rsidRDefault="00000000" w:rsidRPr="00000000" w14:paraId="000002E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alloydb_omni_instance_postgresql_tuples_fetched_count_total 60218 1753090475887</w:t>
            </w:r>
          </w:p>
          <w:p w:rsidR="00000000" w:rsidDel="00000000" w:rsidP="00000000" w:rsidRDefault="00000000" w:rsidRPr="00000000" w14:paraId="000002E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alloydb_omni_instance_postgresql_tuples_inserted_count_total 13 1753090475887</w:t>
            </w:r>
          </w:p>
          <w:p w:rsidR="00000000" w:rsidDel="00000000" w:rsidP="00000000" w:rsidRDefault="00000000" w:rsidRPr="00000000" w14:paraId="000002E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alloydb_omni_instance_postgresql_tuples_returned_count_total 200500 1753090475887</w:t>
            </w:r>
          </w:p>
          <w:p w:rsidR="00000000" w:rsidDel="00000000" w:rsidP="00000000" w:rsidRDefault="00000000" w:rsidRPr="00000000" w14:paraId="000002E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alloydb_omni_instance_postgresql_tuples_updated_count_total 319 1753090475887</w:t>
            </w:r>
          </w:p>
          <w:p w:rsidR="00000000" w:rsidDel="00000000" w:rsidP="00000000" w:rsidRDefault="00000000" w:rsidRPr="00000000" w14:paraId="000002F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alloydb_omni_instance_postgresql_version 16.8</w:t>
            </w:r>
          </w:p>
          <w:p w:rsidR="00000000" w:rsidDel="00000000" w:rsidP="00000000" w:rsidRDefault="00000000" w:rsidRPr="00000000" w14:paraId="000002F1">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alloydb_omni_instance_postgresql_wait_count_total{externally_visible="true",wait_event_name="ClientRead",wait_event_type="Client"} 5405 1753090486236</w:t>
            </w:r>
          </w:p>
          <w:p w:rsidR="00000000" w:rsidDel="00000000" w:rsidP="00000000" w:rsidRDefault="00000000" w:rsidRPr="00000000" w14:paraId="000002F2">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alloydb_omni_instance_postgresql_wait_count_total{externally_visible="true",wait_event_name="DataFileRead",wait_event_type="IO"} 26 1753090486236</w:t>
            </w:r>
          </w:p>
          <w:p w:rsidR="00000000" w:rsidDel="00000000" w:rsidP="00000000" w:rsidRDefault="00000000" w:rsidRPr="00000000" w14:paraId="000002F3">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alloydb_omni_instance_postgresql_wait_count_total{externally_visible="true",wait_event_name="RelationMapRead",wait_event_type="IO"} 120 1753090486236</w:t>
            </w:r>
          </w:p>
          <w:p w:rsidR="00000000" w:rsidDel="00000000" w:rsidP="00000000" w:rsidRDefault="00000000" w:rsidRPr="00000000" w14:paraId="000002F4">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alloydb_omni_instance_postgresql_wait_time_us_total{externally_visible="true",wait_event_name="ClientRead",wait_event_type="Client"} 6.425293718e+09 1753090486236</w:t>
            </w:r>
          </w:p>
          <w:p w:rsidR="00000000" w:rsidDel="00000000" w:rsidP="00000000" w:rsidRDefault="00000000" w:rsidRPr="00000000" w14:paraId="000002F5">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alloydb_omni_instance_postgresql_wait_time_us_total{externally_visible="true",wait_event_name="DataFileRead",wait_event_type="IO"} 260 1753090486236</w:t>
            </w:r>
          </w:p>
          <w:p w:rsidR="00000000" w:rsidDel="00000000" w:rsidP="00000000" w:rsidRDefault="00000000" w:rsidRPr="00000000" w14:paraId="000002F6">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alloydb_omni_instance_postgresql_wait_time_us_total{externally_visible="true",wait_event_name="RelationMapRead",wait_event_type="IO"} 1114 1753090486236</w:t>
            </w:r>
          </w:p>
          <w:p w:rsidR="00000000" w:rsidDel="00000000" w:rsidP="00000000" w:rsidRDefault="00000000" w:rsidRPr="00000000" w14:paraId="000002F7">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alloydb_omni_memory_used_byte 5.8688790528e+10 1753090513144</w:t>
            </w:r>
          </w:p>
          <w:p w:rsidR="00000000" w:rsidDel="00000000" w:rsidP="00000000" w:rsidRDefault="00000000" w:rsidRPr="00000000" w14:paraId="000002F8">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alloydb_omni_monitor_collect_ms 0</w:t>
            </w:r>
          </w:p>
          <w:p w:rsidR="00000000" w:rsidDel="00000000" w:rsidP="00000000" w:rsidRDefault="00000000" w:rsidRPr="00000000" w14:paraId="000002F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alloydb_omni_monitor_error_count 0</w:t>
            </w:r>
          </w:p>
          <w:p w:rsidR="00000000" w:rsidDel="00000000" w:rsidP="00000000" w:rsidRDefault="00000000" w:rsidRPr="00000000" w14:paraId="000002F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alloydb_omni_monitor_metric_count 55</w:t>
            </w:r>
          </w:p>
          <w:p w:rsidR="00000000" w:rsidDel="00000000" w:rsidP="00000000" w:rsidRDefault="00000000" w:rsidRPr="00000000" w14:paraId="000002F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alloydb_omni_node_cpu_usage_second_total 112 1753090513144</w:t>
            </w:r>
          </w:p>
          <w:p w:rsidR="00000000" w:rsidDel="00000000" w:rsidP="00000000" w:rsidRDefault="00000000" w:rsidRPr="00000000" w14:paraId="000002F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alloydb_omni_node_storage_limit_per_disk_byte{disk="DataDisk"} 6.4145637376e+10 1753090511075</w:t>
            </w:r>
          </w:p>
          <w:p w:rsidR="00000000" w:rsidDel="00000000" w:rsidP="00000000" w:rsidRDefault="00000000" w:rsidRPr="00000000" w14:paraId="000002F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alloydb_omni_node_storage_read_bytes_count_total{disk="all"} 0 1753090513144</w:t>
            </w:r>
          </w:p>
          <w:p w:rsidR="00000000" w:rsidDel="00000000" w:rsidP="00000000" w:rsidRDefault="00000000" w:rsidRPr="00000000" w14:paraId="000002F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alloydb_omni_node_storage_read_ops_count_total{disk="all"} 0 1753090513144</w:t>
            </w:r>
          </w:p>
          <w:p w:rsidR="00000000" w:rsidDel="00000000" w:rsidP="00000000" w:rsidRDefault="00000000" w:rsidRPr="00000000" w14:paraId="000002F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alloydb_omni_node_storage_usage_per_disk_byte{disk="DataDisk"} 1.045235712e+10 1753090511075</w:t>
            </w:r>
          </w:p>
          <w:p w:rsidR="00000000" w:rsidDel="00000000" w:rsidP="00000000" w:rsidRDefault="00000000" w:rsidRPr="00000000" w14:paraId="0000030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alloydb_omni_node_storage_write_bytes_count_total{disk="all"} 0 1753090513144</w:t>
            </w:r>
          </w:p>
          <w:p w:rsidR="00000000" w:rsidDel="00000000" w:rsidP="00000000" w:rsidRDefault="00000000" w:rsidRPr="00000000" w14:paraId="00000301">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alloydb_omni_node_storage_write_ops_count_total{disk="all"} 0 1753090513144</w:t>
            </w:r>
          </w:p>
          <w:p w:rsidR="00000000" w:rsidDel="00000000" w:rsidP="00000000" w:rsidRDefault="00000000" w:rsidRPr="00000000" w14:paraId="00000302">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promhttp_metric_handler_errors_total{cause="encoding"} 0</w:t>
            </w:r>
          </w:p>
          <w:p w:rsidR="00000000" w:rsidDel="00000000" w:rsidP="00000000" w:rsidRDefault="00000000" w:rsidRPr="00000000" w14:paraId="00000303">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promhttp_metric_handler_errors_total{cause="gathering"} 0</w:t>
            </w:r>
          </w:p>
          <w:p w:rsidR="00000000" w:rsidDel="00000000" w:rsidP="00000000" w:rsidRDefault="00000000" w:rsidRPr="00000000" w14:paraId="00000304">
            <w:pPr>
              <w:widowControl w:val="0"/>
              <w:spacing w:line="240" w:lineRule="auto"/>
              <w:rPr/>
            </w:pPr>
            <w:r w:rsidDel="00000000" w:rsidR="00000000" w:rsidRPr="00000000">
              <w:rPr>
                <w:rtl w:val="0"/>
              </w:rPr>
            </w:r>
          </w:p>
        </w:tc>
      </w:tr>
    </w:tbl>
    <w:p w:rsidR="00000000" w:rsidDel="00000000" w:rsidP="00000000" w:rsidRDefault="00000000" w:rsidRPr="00000000" w14:paraId="00000305">
      <w:pPr>
        <w:ind w:right="-1080" w:hanging="99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br w:type="textWrapping"/>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sz w:val="26"/>
          <w:szCs w:val="26"/>
        </w:rPr>
      </w:pPr>
      <w:r w:rsidDel="00000000" w:rsidR="00000000" w:rsidRPr="00000000">
        <w:rPr>
          <w:b w:val="1"/>
          <w:bCs w:val="1"/>
          <w:sz w:val="26"/>
          <w:szCs w:val="26"/>
          <w:rtl w:val="0"/>
        </w:rPr>
        <w:t xml:space="preserve">Prometheus &amp; grafana: </w:t>
      </w:r>
    </w:p>
    <w:p w:rsidR="00000000" w:rsidDel="00000000" w:rsidP="00000000" w:rsidRDefault="00000000" w:rsidRPr="00000000" w14:paraId="0000030B">
      <w:pPr>
        <w:rPr/>
      </w:pPr>
      <w:r w:rsidDel="00000000" w:rsidR="00000000" w:rsidRPr="00000000">
        <w:rPr>
          <w:rtl w:val="0"/>
        </w:rPr>
        <w:br w:type="textWrapping"/>
        <w:t xml:space="preserve">Standalone: </w:t>
        <w:br w:type="textWrapping"/>
        <w:br w:type="textWrapping"/>
        <w:t xml:space="preserve">To list the exposed metrics under prometheus:</w:t>
      </w:r>
    </w:p>
    <w:p w:rsidR="00000000" w:rsidDel="00000000" w:rsidP="00000000" w:rsidRDefault="00000000" w:rsidRPr="00000000" w14:paraId="0000030C">
      <w:pPr>
        <w:numPr>
          <w:ilvl w:val="0"/>
          <w:numId w:val="19"/>
        </w:numPr>
        <w:ind w:left="720" w:hanging="360"/>
      </w:pPr>
      <w:r w:rsidDel="00000000" w:rsidR="00000000" w:rsidRPr="00000000">
        <w:rPr>
          <w:rtl w:val="0"/>
        </w:rPr>
        <w:t xml:space="preserve">curl -s 'http://localhost:9090/api/v1/label/__name__/values' | jq -r '.data[]' | nl</w:t>
        <w:br w:type="textWrapping"/>
        <w:t xml:space="preserve">Output: </w:t>
      </w:r>
      <w:hyperlink r:id="rId13">
        <w:r w:rsidDel="00000000" w:rsidR="00000000" w:rsidRPr="00000000">
          <w:rPr>
            <w:color w:val="1155cc"/>
            <w:u w:val="single"/>
            <w:rtl w:val="0"/>
          </w:rPr>
          <w:t xml:space="preserve">https://screenshot.googleplex.com/6rLiVjyHaxJ69GL</w:t>
        </w:r>
      </w:hyperlink>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19"/>
        </w:numPr>
        <w:ind w:left="720" w:hanging="360"/>
      </w:pPr>
      <w:r w:rsidDel="00000000" w:rsidR="00000000" w:rsidRPr="00000000">
        <w:rPr>
          <w:rFonts w:ascii="Roboto" w:cs="Roboto" w:eastAsia="Roboto" w:hAnsi="Roboto"/>
          <w:color w:val="202124"/>
          <w:sz w:val="20"/>
          <w:szCs w:val="20"/>
          <w:highlight w:val="white"/>
          <w:rtl w:val="0"/>
        </w:rPr>
        <w:t xml:space="preserve">Prometheus from a remote host successfully ingests 15 min of data:</w:t>
        <w:br w:type="textWrapping"/>
        <w:t xml:space="preserve">Prateek Explanation: the Prometheus scrape interval should be kept smaller than 15 min but larger than 1 minute. This would configure Prometheus to fetch metric every minute.</w:t>
      </w:r>
    </w:p>
    <w:p w:rsidR="00000000" w:rsidDel="00000000" w:rsidP="00000000" w:rsidRDefault="00000000" w:rsidRPr="00000000" w14:paraId="0000030F">
      <w:pPr>
        <w:shd w:fill="ffffff" w:val="clear"/>
        <w:spacing w:after="160" w:before="160" w:line="332.3088" w:lineRule="auto"/>
        <w:ind w:left="720" w:firstLine="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After 15 min, Prometheus should show those many samples e.g. 15 samples for 1 min scrape interval. </w:t>
        <w:br w:type="textWrapping"/>
        <w:t xml:space="preserve">Hence taking 1min for scraping interval: https://screenshot.googleplex.com/9K2GdhnfughMzJQ</w:t>
      </w:r>
    </w:p>
    <w:p w:rsidR="00000000" w:rsidDel="00000000" w:rsidP="00000000" w:rsidRDefault="00000000" w:rsidRPr="00000000" w14:paraId="00000310">
      <w:pPr>
        <w:rPr/>
      </w:pPr>
      <w:r w:rsidDel="00000000" w:rsidR="00000000" w:rsidRPr="00000000">
        <w:rPr>
          <w:rtl w:val="0"/>
        </w:rPr>
        <w:t xml:space="preserve">To prove scraping: a bash script is written: </w:t>
      </w:r>
      <w:hyperlink r:id="rId14">
        <w:r w:rsidDel="00000000" w:rsidR="00000000" w:rsidRPr="00000000">
          <w:rPr>
            <w:color w:val="1155cc"/>
            <w:u w:val="single"/>
            <w:rtl w:val="0"/>
          </w:rPr>
          <w:t xml:space="preserve">https://paste.googleplex.com/4644018998476800</w:t>
        </w:r>
      </w:hyperlink>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Result: </w:t>
      </w:r>
      <w:hyperlink r:id="rId15">
        <w:r w:rsidDel="00000000" w:rsidR="00000000" w:rsidRPr="00000000">
          <w:rPr>
            <w:color w:val="1155cc"/>
            <w:u w:val="single"/>
            <w:rtl w:val="0"/>
          </w:rPr>
          <w:t xml:space="preserve">https://screenshot.googleplex.com/4nvThTYRk5bd8ta</w:t>
        </w:r>
      </w:hyperlink>
      <w:r w:rsidDel="00000000" w:rsidR="00000000" w:rsidRPr="00000000">
        <w:rPr>
          <w:rtl w:val="0"/>
        </w:rPr>
        <w:br w:type="textWrapping"/>
        <w:t xml:space="preserve">Command: curl -s http://localhost:9090/api/v1/targets | jq . </w:t>
      </w:r>
    </w:p>
    <w:p w:rsidR="00000000" w:rsidDel="00000000" w:rsidP="00000000" w:rsidRDefault="00000000" w:rsidRPr="00000000" w14:paraId="00000312">
      <w:pPr>
        <w:numPr>
          <w:ilvl w:val="0"/>
          <w:numId w:val="19"/>
        </w:numPr>
        <w:ind w:left="720" w:hanging="360"/>
      </w:pPr>
      <w:r w:rsidDel="00000000" w:rsidR="00000000" w:rsidRPr="00000000">
        <w:rPr>
          <w:rtl w:val="0"/>
        </w:rPr>
        <w:t xml:space="preserve">curl from a remote host on metrics port returns HTTP OK: </w:t>
      </w:r>
    </w:p>
    <w:p w:rsidR="00000000" w:rsidDel="00000000" w:rsidP="00000000" w:rsidRDefault="00000000" w:rsidRPr="00000000" w14:paraId="00000313">
      <w:pPr>
        <w:ind w:left="720" w:firstLine="0"/>
        <w:rPr/>
      </w:pPr>
      <w:r w:rsidDel="00000000" w:rsidR="00000000" w:rsidRPr="00000000">
        <w:rPr>
          <w:rtl w:val="0"/>
        </w:rPr>
        <w:t xml:space="preserve">Output: </w:t>
      </w:r>
      <w:hyperlink r:id="rId16">
        <w:r w:rsidDel="00000000" w:rsidR="00000000" w:rsidRPr="00000000">
          <w:rPr>
            <w:color w:val="1155cc"/>
            <w:u w:val="single"/>
            <w:rtl w:val="0"/>
          </w:rPr>
          <w:t xml:space="preserve">https://screenshot.googleplex.com/8qLSsrP7vtQQbDH</w:t>
        </w:r>
      </w:hyperlink>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t xml:space="preserve">Command: curl -s -o /dev/null -w "%{http_code}" http://localhost:9090/metrics</w:t>
      </w:r>
    </w:p>
    <w:p w:rsidR="00000000" w:rsidDel="00000000" w:rsidP="00000000" w:rsidRDefault="00000000" w:rsidRPr="00000000" w14:paraId="00000315">
      <w:pPr>
        <w:numPr>
          <w:ilvl w:val="0"/>
          <w:numId w:val="19"/>
        </w:numPr>
        <w:ind w:left="720" w:hanging="360"/>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Logging:</w:t>
      </w:r>
    </w:p>
    <w:p w:rsidR="00000000" w:rsidDel="00000000" w:rsidP="00000000" w:rsidRDefault="00000000" w:rsidRPr="00000000" w14:paraId="00000319">
      <w:pPr>
        <w:rPr/>
      </w:pPr>
      <w:r w:rsidDel="00000000" w:rsidR="00000000" w:rsidRPr="00000000">
        <w:rPr>
          <w:rFonts w:ascii="Roboto" w:cs="Roboto" w:eastAsia="Roboto" w:hAnsi="Roboto"/>
          <w:color w:val="202124"/>
          <w:sz w:val="20"/>
          <w:szCs w:val="20"/>
          <w:highlight w:val="white"/>
          <w:rtl w:val="0"/>
        </w:rPr>
        <w:t xml:space="preserve">curl -s -X GET </w:t>
      </w:r>
      <w:hyperlink r:id="rId17">
        <w:r w:rsidDel="00000000" w:rsidR="00000000" w:rsidRPr="00000000">
          <w:rPr>
            <w:color w:val="1a73e8"/>
            <w:rtl w:val="0"/>
          </w:rPr>
          <w:t xml:space="preserve">http://localhost:9200/_all/_search?q=program.name=pgbouncer</w:t>
        </w:r>
      </w:hyperlink>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C">
      <w:pPr>
        <w:rPr>
          <w:b w:val="1"/>
          <w:bCs w:val="1"/>
          <w:sz w:val="36"/>
          <w:szCs w:val="36"/>
        </w:rPr>
      </w:pPr>
      <w:r w:rsidDel="00000000" w:rsidR="00000000" w:rsidRPr="00000000">
        <w:rPr>
          <w:b w:val="1"/>
          <w:bCs w:val="1"/>
          <w:sz w:val="36"/>
          <w:szCs w:val="36"/>
          <w:rtl w:val="0"/>
        </w:rPr>
        <w:t xml:space="preserve">Installation of Monitoring on Resilient HA Deployment:</w:t>
      </w:r>
    </w:p>
    <w:p w:rsidR="00000000" w:rsidDel="00000000" w:rsidP="00000000" w:rsidRDefault="00000000" w:rsidRPr="00000000" w14:paraId="0000031D">
      <w:pPr>
        <w:rPr>
          <w:b w:val="1"/>
          <w:bCs w:val="1"/>
        </w:rPr>
      </w:pPr>
      <w:r w:rsidDel="00000000" w:rsidR="00000000" w:rsidRPr="00000000">
        <w:rPr>
          <w:b w:val="1"/>
          <w:bCs w:val="1"/>
          <w:rtl w:val="0"/>
        </w:rPr>
        <w:br w:type="textWrapping"/>
      </w:r>
    </w:p>
    <w:p w:rsidR="00000000" w:rsidDel="00000000" w:rsidP="00000000" w:rsidRDefault="00000000" w:rsidRPr="00000000" w14:paraId="0000031E">
      <w:pPr>
        <w:ind w:firstLine="720"/>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sudo dnf install alloydbomni_monitor -y;</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ab/>
      </w:r>
      <w:r w:rsidDel="00000000" w:rsidR="00000000" w:rsidRPr="00000000">
        <w:rPr>
          <w:rFonts w:ascii="Roboto Mono" w:cs="Roboto Mono" w:eastAsia="Roboto Mono" w:hAnsi="Roboto Mono"/>
          <w:color w:val="188038"/>
          <w:rtl w:val="0"/>
        </w:rPr>
        <w:t xml:space="preserve">sudo systemctl enable alloydbomni_monitor;</w:t>
      </w:r>
    </w:p>
    <w:p w:rsidR="00000000" w:rsidDel="00000000" w:rsidP="00000000" w:rsidRDefault="00000000" w:rsidRPr="00000000" w14:paraId="00000320">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alloydbomni_monitor;</w:t>
      </w:r>
    </w:p>
    <w:p w:rsidR="00000000" w:rsidDel="00000000" w:rsidP="00000000" w:rsidRDefault="00000000" w:rsidRPr="00000000" w14:paraId="00000321">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alloydbomni_monitor;</w:t>
      </w:r>
    </w:p>
    <w:p w:rsidR="00000000" w:rsidDel="00000000" w:rsidP="00000000" w:rsidRDefault="00000000" w:rsidRPr="00000000" w14:paraId="000003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24">
      <w:pPr>
        <w:ind w:firstLine="720"/>
        <w:rPr>
          <w:b w:val="1"/>
          <w:bCs w:val="1"/>
        </w:rPr>
      </w:pPr>
      <w:r w:rsidDel="00000000" w:rsidR="00000000" w:rsidRPr="00000000">
        <w:rPr>
          <w:b w:val="1"/>
          <w:bCs w:val="1"/>
          <w:rtl w:val="0"/>
        </w:rPr>
        <w:t xml:space="preserve">Verify Metrics for Standalone DB:</w:t>
      </w:r>
    </w:p>
    <w:p w:rsidR="00000000" w:rsidDel="00000000" w:rsidP="00000000" w:rsidRDefault="00000000" w:rsidRPr="00000000" w14:paraId="00000325">
      <w:pPr>
        <w:ind w:firstLine="72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w:t>
      </w:r>
      <w:hyperlink r:id="rId18">
        <w:r w:rsidDel="00000000" w:rsidR="00000000" w:rsidRPr="00000000">
          <w:rPr>
            <w:rFonts w:ascii="Roboto Mono" w:cs="Roboto Mono" w:eastAsia="Roboto Mono" w:hAnsi="Roboto Mono"/>
            <w:color w:val="188038"/>
            <w:u w:val="single"/>
            <w:rtl w:val="0"/>
          </w:rPr>
          <w:t xml:space="preserve">http://</w:t>
        </w:r>
      </w:hyperlink>
      <w:hyperlink r:id="rId19">
        <w:r w:rsidDel="00000000" w:rsidR="00000000" w:rsidRPr="00000000">
          <w:rPr>
            <w:rFonts w:ascii="Roboto Mono" w:cs="Roboto Mono" w:eastAsia="Roboto Mono" w:hAnsi="Roboto Mono"/>
            <w:b w:val="1"/>
            <w:bCs w:val="1"/>
            <w:color w:val="188038"/>
            <w:u w:val="single"/>
            <w:rtl w:val="0"/>
          </w:rPr>
          <w:t xml:space="preserve">{{NODE_IP}}</w:t>
        </w:r>
      </w:hyperlink>
      <w:hyperlink r:id="rId20">
        <w:r w:rsidDel="00000000" w:rsidR="00000000" w:rsidRPr="00000000">
          <w:rPr>
            <w:rFonts w:ascii="Roboto Mono" w:cs="Roboto Mono" w:eastAsia="Roboto Mono" w:hAnsi="Roboto Mono"/>
            <w:color w:val="188038"/>
            <w:u w:val="single"/>
            <w:rtl w:val="0"/>
          </w:rPr>
          <w:t xml:space="preserve">:9187/metrics</w:t>
        </w:r>
      </w:hyperlink>
      <w:r w:rsidDel="00000000" w:rsidR="00000000" w:rsidRPr="00000000">
        <w:rPr>
          <w:rFonts w:ascii="Roboto Mono" w:cs="Roboto Mono" w:eastAsia="Roboto Mono" w:hAnsi="Roboto Mono"/>
          <w:color w:val="188038"/>
          <w:rtl w:val="0"/>
        </w:rPr>
        <w:t xml:space="preserve"> | grep alloydb_omni</w:t>
      </w:r>
      <w:r w:rsidDel="00000000" w:rsidR="00000000" w:rsidRPr="00000000">
        <w:rPr>
          <w:rtl w:val="0"/>
        </w:rPr>
      </w:r>
    </w:p>
    <w:p w:rsidR="00000000" w:rsidDel="00000000" w:rsidP="00000000" w:rsidRDefault="00000000" w:rsidRPr="00000000" w14:paraId="00000326">
      <w:pPr>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This guide expands on your provided standalone ELK setup to configure a distributed ELK Stack for centralized log management across your resilient architecture. We'll set up Elasticsearch and Logstash on your database nodes for high availability, Kibana on your external VM for visualization, and configure rsyslog on all relevant nodes to forward logs.</w:t>
      </w:r>
    </w:p>
    <w:p w:rsidR="00000000" w:rsidDel="00000000" w:rsidP="00000000" w:rsidRDefault="00000000" w:rsidRPr="00000000" w14:paraId="00000328">
      <w:pPr>
        <w:spacing w:after="240" w:before="240" w:lineRule="auto"/>
        <w:rPr/>
      </w:pPr>
      <w:r w:rsidDel="00000000" w:rsidR="00000000" w:rsidRPr="00000000">
        <w:rPr>
          <w:rtl w:val="0"/>
        </w:rPr>
        <w:t xml:space="preserve">Here's the distribution of components:</w:t>
      </w:r>
    </w:p>
    <w:p w:rsidR="00000000" w:rsidDel="00000000" w:rsidP="00000000" w:rsidRDefault="00000000" w:rsidRPr="00000000" w14:paraId="00000329">
      <w:pPr>
        <w:numPr>
          <w:ilvl w:val="0"/>
          <w:numId w:val="68"/>
        </w:numPr>
        <w:spacing w:after="0" w:afterAutospacing="0" w:before="240" w:lineRule="auto"/>
        <w:ind w:left="720" w:hanging="360"/>
      </w:pPr>
      <w:r w:rsidDel="00000000" w:rsidR="00000000" w:rsidRPr="00000000">
        <w:rPr>
          <w:b w:val="1"/>
          <w:bCs w:val="1"/>
          <w:rtl w:val="0"/>
        </w:rPr>
        <w:t xml:space="preserve">Elasticsearch Cluster &amp; Logstash Instances: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resilient-external1</w:t>
      </w:r>
      <w:r w:rsidDel="00000000" w:rsidR="00000000" w:rsidRPr="00000000">
        <w:rPr>
          <w:rtl w:val="0"/>
        </w:rPr>
        <w:t xml:space="preserve"> (10.1.0.5)</w:t>
      </w:r>
    </w:p>
    <w:p w:rsidR="00000000" w:rsidDel="00000000" w:rsidP="00000000" w:rsidRDefault="00000000" w:rsidRPr="00000000" w14:paraId="0000032A">
      <w:pPr>
        <w:numPr>
          <w:ilvl w:val="0"/>
          <w:numId w:val="68"/>
        </w:numPr>
        <w:spacing w:after="240" w:before="0" w:beforeAutospacing="0" w:lineRule="auto"/>
        <w:ind w:left="720" w:hanging="360"/>
      </w:pPr>
      <w:r w:rsidDel="00000000" w:rsidR="00000000" w:rsidRPr="00000000">
        <w:rPr>
          <w:b w:val="1"/>
          <w:bCs w:val="1"/>
          <w:rtl w:val="0"/>
        </w:rPr>
        <w:t xml:space="preserve">rsyslog Clients (Log Forwarders):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(10.1.0.2), </w:t>
      </w:r>
      <w:r w:rsidDel="00000000" w:rsidR="00000000" w:rsidRPr="00000000">
        <w:rPr>
          <w:rFonts w:ascii="Roboto Mono" w:cs="Roboto Mono" w:eastAsia="Roboto Mono" w:hAnsi="Roboto Mono"/>
          <w:color w:val="188038"/>
          <w:rtl w:val="0"/>
        </w:rPr>
        <w:t xml:space="preserve">resilient-db2</w:t>
      </w:r>
      <w:r w:rsidDel="00000000" w:rsidR="00000000" w:rsidRPr="00000000">
        <w:rPr>
          <w:rtl w:val="0"/>
        </w:rPr>
        <w:t xml:space="preserve"> (10.1.0.4), </w:t>
      </w:r>
      <w:r w:rsidDel="00000000" w:rsidR="00000000" w:rsidRPr="00000000">
        <w:rPr>
          <w:rFonts w:ascii="Roboto Mono" w:cs="Roboto Mono" w:eastAsia="Roboto Mono" w:hAnsi="Roboto Mono"/>
          <w:color w:val="188038"/>
          <w:rtl w:val="0"/>
        </w:rPr>
        <w:t xml:space="preserve">resilient-db3</w:t>
      </w:r>
      <w:r w:rsidDel="00000000" w:rsidR="00000000" w:rsidRPr="00000000">
        <w:rPr>
          <w:rtl w:val="0"/>
        </w:rPr>
        <w:t xml:space="preserve"> (10.1.0.3)</w:t>
      </w:r>
    </w:p>
    <w:p w:rsidR="00000000" w:rsidDel="00000000" w:rsidP="00000000" w:rsidRDefault="00000000" w:rsidRPr="00000000" w14:paraId="0000032B">
      <w:pPr>
        <w:pStyle w:val="Heading3"/>
        <w:keepNext w:val="0"/>
        <w:keepLines w:val="0"/>
        <w:spacing w:before="280" w:lineRule="auto"/>
        <w:rPr>
          <w:b w:val="1"/>
          <w:bCs w:val="1"/>
          <w:color w:val="000000"/>
          <w:sz w:val="30"/>
          <w:szCs w:val="30"/>
        </w:rPr>
      </w:pPr>
      <w:bookmarkStart w:colFirst="0" w:colLast="0" w:name="_jkyiyisaq1ds" w:id="35"/>
      <w:bookmarkEnd w:id="35"/>
      <w:r w:rsidDel="00000000" w:rsidR="00000000" w:rsidRPr="00000000">
        <w:rPr>
          <w:b w:val="1"/>
          <w:bCs w:val="1"/>
          <w:color w:val="000000"/>
          <w:sz w:val="30"/>
          <w:szCs w:val="30"/>
          <w:rtl w:val="0"/>
        </w:rPr>
        <w:t xml:space="preserve">Observability: Setting up ELK Stack for Log Management</w:t>
      </w:r>
    </w:p>
    <w:p w:rsidR="00000000" w:rsidDel="00000000" w:rsidP="00000000" w:rsidRDefault="00000000" w:rsidRPr="00000000" w14:paraId="0000032C">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 </w:t>
      </w:r>
    </w:p>
    <w:p w:rsidR="00000000" w:rsidDel="00000000" w:rsidP="00000000" w:rsidRDefault="00000000" w:rsidRPr="00000000" w14:paraId="0000032D">
      <w:pPr>
        <w:pStyle w:val="Heading4"/>
        <w:keepNext w:val="0"/>
        <w:keepLines w:val="0"/>
        <w:spacing w:after="40" w:before="240" w:lineRule="auto"/>
        <w:rPr>
          <w:b w:val="1"/>
          <w:bCs w:val="1"/>
          <w:color w:val="000000"/>
          <w:sz w:val="22"/>
          <w:szCs w:val="22"/>
        </w:rPr>
      </w:pPr>
      <w:bookmarkStart w:colFirst="0" w:colLast="0" w:name="_3yr42n67nqad" w:id="36"/>
      <w:bookmarkEnd w:id="36"/>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2E">
      <w:pPr>
        <w:numPr>
          <w:ilvl w:val="0"/>
          <w:numId w:val="70"/>
        </w:numPr>
        <w:spacing w:after="240" w:before="240" w:lineRule="auto"/>
        <w:ind w:left="720" w:hanging="360"/>
      </w:pPr>
      <w:r w:rsidDel="00000000" w:rsidR="00000000" w:rsidRPr="00000000">
        <w:rPr>
          <w:b w:val="1"/>
          <w:bCs w:val="1"/>
          <w:rtl w:val="0"/>
        </w:rPr>
        <w:t xml:space="preserve">Java Development Kit (JDK):</w:t>
      </w:r>
      <w:r w:rsidDel="00000000" w:rsidR="00000000" w:rsidRPr="00000000">
        <w:rPr>
          <w:rtl w:val="0"/>
        </w:rPr>
        <w:t xml:space="preserve"> Elasticsearch and Logstash require Java. Kibana includes its own Node.js binary.</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dnf install -y java-11-openjdk java-11-openjdk-devel</w:t>
      </w:r>
    </w:p>
    <w:p w:rsidR="00000000" w:rsidDel="00000000" w:rsidP="00000000" w:rsidRDefault="00000000" w:rsidRPr="00000000" w14:paraId="00000330">
      <w:pPr>
        <w:numPr>
          <w:ilvl w:val="0"/>
          <w:numId w:val="45"/>
        </w:numPr>
        <w:spacing w:after="240" w:before="240" w:lineRule="auto"/>
        <w:ind w:left="720" w:hanging="360"/>
        <w:rPr>
          <w:b w:val="1"/>
          <w:bCs w:val="1"/>
        </w:rPr>
      </w:pPr>
      <w:r w:rsidDel="00000000" w:rsidR="00000000" w:rsidRPr="00000000">
        <w:rPr>
          <w:color w:val="188038"/>
          <w:rtl w:val="0"/>
        </w:rPr>
        <w:t xml:space="preserve"></w:t>
      </w:r>
      <w:r w:rsidDel="00000000" w:rsidR="00000000" w:rsidRPr="00000000">
        <w:rPr>
          <w:b w:val="1"/>
          <w:bCs w:val="1"/>
          <w:rtl w:val="0"/>
        </w:rPr>
        <w:t xml:space="preserve">Verify Java Installation:</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java -version</w:t>
      </w:r>
    </w:p>
    <w:p w:rsidR="00000000" w:rsidDel="00000000" w:rsidP="00000000" w:rsidRDefault="00000000" w:rsidRPr="00000000" w14:paraId="00000332">
      <w:pPr>
        <w:numPr>
          <w:ilvl w:val="0"/>
          <w:numId w:val="66"/>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Wget, nano (if not already installed):</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dnf install -y wget nano</w:t>
      </w:r>
    </w:p>
    <w:p w:rsidR="00000000" w:rsidDel="00000000" w:rsidP="00000000" w:rsidRDefault="00000000" w:rsidRPr="00000000" w14:paraId="00000334">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35">
      <w:pPr>
        <w:pStyle w:val="Heading4"/>
        <w:keepNext w:val="0"/>
        <w:keepLines w:val="0"/>
        <w:spacing w:after="40" w:before="240" w:lineRule="auto"/>
        <w:rPr>
          <w:b w:val="1"/>
          <w:bCs w:val="1"/>
          <w:color w:val="000000"/>
          <w:sz w:val="22"/>
          <w:szCs w:val="22"/>
        </w:rPr>
      </w:pPr>
      <w:bookmarkStart w:colFirst="0" w:colLast="0" w:name="_m3bfdu5c1dw3" w:id="37"/>
      <w:bookmarkEnd w:id="37"/>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21">
        <w:r w:rsidDel="00000000" w:rsidR="00000000" w:rsidRPr="00000000">
          <w:rPr>
            <w:rFonts w:ascii="Roboto Mono" w:cs="Roboto Mono" w:eastAsia="Roboto Mono" w:hAnsi="Roboto Mono"/>
            <w:color w:val="188038"/>
            <w:u w:val="single"/>
            <w:rtl w:val="0"/>
          </w:rPr>
          <w:t xml:space="preserve">https://artifacts.elastic.co/downloads/logstash/logstash-7.17.25-x86_64.rpm</w:t>
        </w:r>
      </w:hyperlink>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22">
        <w:r w:rsidDel="00000000" w:rsidR="00000000" w:rsidRPr="00000000">
          <w:rPr>
            <w:rFonts w:ascii="Roboto Mono" w:cs="Roboto Mono" w:eastAsia="Roboto Mono" w:hAnsi="Roboto Mono"/>
            <w:color w:val="188038"/>
            <w:u w:val="single"/>
            <w:rtl w:val="0"/>
          </w:rPr>
          <w:t xml:space="preserve">https://artifacts.elastic.co/downloads/elasticsearch/elasticsearch-7.17.25-x86_64.rpm</w:t>
        </w:r>
      </w:hyperlink>
      <w:r w:rsidDel="00000000" w:rsidR="00000000" w:rsidRPr="00000000">
        <w:rPr>
          <w:rtl w:val="0"/>
        </w:rPr>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e1rmr76c5crc" w:id="38"/>
      <w:bookmarkEnd w:id="38"/>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Install the downloaded RPM packages. This process will also create default users and groups for each service.</w:t>
      </w:r>
    </w:p>
    <w:p w:rsidR="00000000" w:rsidDel="00000000" w:rsidP="00000000" w:rsidRDefault="00000000" w:rsidRPr="00000000" w14:paraId="0000033C">
      <w:pPr>
        <w:numPr>
          <w:ilvl w:val="0"/>
          <w:numId w:val="76"/>
        </w:numPr>
        <w:spacing w:after="240" w:before="240" w:lineRule="auto"/>
        <w:ind w:left="720" w:hanging="360"/>
      </w:pPr>
      <w:r w:rsidDel="00000000" w:rsidR="00000000" w:rsidRPr="00000000">
        <w:rPr>
          <w:b w:val="1"/>
          <w:bCs w:val="1"/>
          <w:rtl w:val="0"/>
        </w:rPr>
        <w:t xml:space="preserve">Logstash:</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dnf install -y ./logstash-7.17.25-x86_64.rpm</w:t>
      </w:r>
    </w:p>
    <w:p w:rsidR="00000000" w:rsidDel="00000000" w:rsidP="00000000" w:rsidRDefault="00000000" w:rsidRPr="00000000" w14:paraId="0000033E">
      <w:pPr>
        <w:numPr>
          <w:ilvl w:val="0"/>
          <w:numId w:val="8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Elasticsearch:</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dnf install -y ./elasticsearch-7.17.25-x86_64.rpm</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j8q9as8fkgms" w:id="39"/>
      <w:bookmarkEnd w:id="39"/>
      <w:r w:rsidDel="00000000" w:rsidR="00000000" w:rsidRPr="00000000">
        <w:rPr>
          <w:color w:val="188038"/>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nano /etc/logstash/conf.d/logstash.conf</w:t>
      </w:r>
    </w:p>
    <w:p w:rsidR="00000000" w:rsidDel="00000000" w:rsidP="00000000" w:rsidRDefault="00000000" w:rsidRPr="00000000" w14:paraId="00000343">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input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 {</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=&gt; 5044</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 {</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hosts =&gt; ["http://localhost:9200"]</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=&gt; "logstash-syslog-%{+YYYY.MM.dd}"</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0">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Optional:</w:t>
      </w:r>
      <w:r w:rsidDel="00000000" w:rsidR="00000000" w:rsidRPr="00000000">
        <w:rPr>
          <w:rtl w:val="0"/>
        </w:rPr>
        <w:t xml:space="preserve">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351">
      <w:pPr>
        <w:pStyle w:val="Heading4"/>
        <w:keepNext w:val="0"/>
        <w:keepLines w:val="0"/>
        <w:spacing w:after="40" w:before="240" w:lineRule="auto"/>
        <w:rPr>
          <w:b w:val="1"/>
          <w:bCs w:val="1"/>
          <w:color w:val="000000"/>
          <w:sz w:val="22"/>
          <w:szCs w:val="22"/>
        </w:rPr>
      </w:pPr>
      <w:bookmarkStart w:colFirst="0" w:colLast="0" w:name="_on1f5ktzq0ho" w:id="40"/>
      <w:bookmarkEnd w:id="40"/>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Open the default ports in the firewall for Logstash and Elasticsearch.</w:t>
      </w:r>
    </w:p>
    <w:p w:rsidR="00000000" w:rsidDel="00000000" w:rsidP="00000000" w:rsidRDefault="00000000" w:rsidRPr="00000000" w14:paraId="00000353">
      <w:pPr>
        <w:numPr>
          <w:ilvl w:val="0"/>
          <w:numId w:val="78"/>
        </w:numPr>
        <w:spacing w:after="240" w:before="240" w:lineRule="auto"/>
        <w:ind w:left="720" w:hanging="360"/>
      </w:pPr>
      <w:r w:rsidDel="00000000" w:rsidR="00000000" w:rsidRPr="00000000">
        <w:rPr>
          <w:b w:val="1"/>
          <w:bCs w:val="1"/>
          <w:rtl w:val="0"/>
        </w:rPr>
        <w:t xml:space="preserve">Logstash Syslog Input (Port 5044):</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188038"/>
          <w:sz w:val="14"/>
          <w:szCs w:val="14"/>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firewall-cmd --permanent --add-port=5044/tcp </w:t>
      </w:r>
      <w:r w:rsidDel="00000000" w:rsidR="00000000" w:rsidRPr="00000000">
        <w:rPr>
          <w:rFonts w:ascii="Roboto Mono" w:cs="Roboto Mono" w:eastAsia="Roboto Mono" w:hAnsi="Roboto Mono"/>
          <w:color w:val="188038"/>
          <w:sz w:val="14"/>
          <w:szCs w:val="14"/>
          <w:rtl w:val="0"/>
        </w:rPr>
        <w:t xml:space="preserve"># Logstash Syslog Input</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356">
      <w:pPr>
        <w:numPr>
          <w:ilvl w:val="0"/>
          <w:numId w:val="9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Elasticsearch (Port 9200):</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firewall-cmd --permanent --add-port=9200/tcp</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359">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p991233by5iy" w:id="41"/>
      <w:bookmarkEnd w:id="41"/>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elasticsearch.service</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elasticsearch.service</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elasticsearch.service</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Logstash</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logstash.service</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logstash.service</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logstash.service</w:t>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yevifp14rsag" w:id="42"/>
      <w:bookmarkEnd w:id="42"/>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8">
      <w:pPr>
        <w:numPr>
          <w:ilvl w:val="0"/>
          <w:numId w:val="49"/>
        </w:numPr>
        <w:spacing w:after="240" w:before="240" w:lineRule="auto"/>
        <w:ind w:left="720" w:hanging="360"/>
      </w:pPr>
      <w:r w:rsidDel="00000000" w:rsidR="00000000" w:rsidRPr="00000000">
        <w:rPr>
          <w:b w:val="1"/>
          <w:bCs w:val="1"/>
          <w:rtl w:val="0"/>
        </w:rPr>
        <w:t xml:space="preserve">Check Elasticsearch Status:</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-X GET http://localhost:9200</w:t>
      </w:r>
    </w:p>
    <w:p w:rsidR="00000000" w:rsidDel="00000000" w:rsidP="00000000" w:rsidRDefault="00000000" w:rsidRPr="00000000" w14:paraId="0000036A">
      <w:pPr>
        <w:numPr>
          <w:ilvl w:val="0"/>
          <w:numId w:val="6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Confirm Logstash is running and connected to Elasticsearch:</w:t>
      </w:r>
      <w:r w:rsidDel="00000000" w:rsidR="00000000" w:rsidRPr="00000000">
        <w:rPr>
          <w:rtl w:val="0"/>
        </w:rPr>
        <w:t xml:space="preserve"> Keep monitoring Logstash logs for any errors.</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-u logstash -f</w:t>
      </w:r>
    </w:p>
    <w:p w:rsidR="00000000" w:rsidDel="00000000" w:rsidP="00000000" w:rsidRDefault="00000000" w:rsidRPr="00000000" w14:paraId="0000036C">
      <w:pPr>
        <w:numPr>
          <w:ilvl w:val="0"/>
          <w:numId w:val="49"/>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It should remain quiet unless new syslog messages are processed.</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qp1rxsa2l43u" w:id="43"/>
      <w:bookmarkEnd w:id="43"/>
      <w:r w:rsidDel="00000000" w:rsidR="00000000" w:rsidRPr="00000000">
        <w:rPr>
          <w:b w:val="1"/>
          <w:bCs w:val="1"/>
          <w:color w:val="000000"/>
          <w:sz w:val="22"/>
          <w:szCs w:val="22"/>
          <w:rtl w:val="0"/>
        </w:rPr>
        <w:t xml:space="preserve">8. Send a Test Syslog Message (on dinesh-</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echo "&lt;34&gt;Jul 17 00:30:00 myhost myapp: This is a test syslog message after reinstall." | nc 10.1.0.5 5044</w:t>
      </w:r>
    </w:p>
    <w:p w:rsidR="00000000" w:rsidDel="00000000" w:rsidP="00000000" w:rsidRDefault="00000000" w:rsidRPr="00000000" w14:paraId="00000370">
      <w:pPr>
        <w:pStyle w:val="Heading4"/>
        <w:keepNext w:val="0"/>
        <w:keepLines w:val="0"/>
        <w:spacing w:after="40" w:before="240" w:lineRule="auto"/>
        <w:ind w:firstLine="720"/>
        <w:rPr>
          <w:b w:val="1"/>
          <w:bCs w:val="1"/>
          <w:color w:val="000000"/>
          <w:sz w:val="22"/>
          <w:szCs w:val="22"/>
        </w:rPr>
      </w:pPr>
      <w:bookmarkStart w:colFirst="0" w:colLast="0" w:name="_moavett0ama1" w:id="44"/>
      <w:bookmarkEnd w:id="44"/>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10.1.0.5 - (Logstash Server IP)</w:t>
      </w:r>
      <w:r w:rsidDel="00000000" w:rsidR="00000000" w:rsidRPr="00000000">
        <w:rPr>
          <w:color w:val="000000"/>
          <w:sz w:val="22"/>
          <w:szCs w:val="22"/>
          <w:rtl w:val="0"/>
        </w:rPr>
        <w:br w:type="textWrapping"/>
      </w:r>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372">
      <w:pPr>
        <w:rPr/>
      </w:pPr>
      <w:r w:rsidDel="00000000" w:rsidR="00000000" w:rsidRPr="00000000">
        <w:rPr>
          <w:rtl w:val="0"/>
        </w:rPr>
        <w:t xml:space="preserve">Bash</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GET "http://localhost:9200/logstash-syslog-$(date +%Y.%m.%d)/_search?pretty" -H 'Content-Type: application/json' -d'</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"test syslog message after reinstall"</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C">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37D">
      <w:pPr>
        <w:pStyle w:val="Heading4"/>
        <w:keepNext w:val="0"/>
        <w:keepLines w:val="0"/>
        <w:spacing w:after="40" w:before="240" w:lineRule="auto"/>
        <w:rPr>
          <w:b w:val="1"/>
          <w:bCs w:val="1"/>
          <w:color w:val="000000"/>
          <w:sz w:val="28"/>
          <w:szCs w:val="28"/>
        </w:rPr>
      </w:pPr>
      <w:bookmarkStart w:colFirst="0" w:colLast="0" w:name="_hwl18d29ahcr" w:id="45"/>
      <w:bookmarkEnd w:id="45"/>
      <w:r w:rsidDel="00000000" w:rsidR="00000000" w:rsidRPr="00000000">
        <w:rPr>
          <w:b w:val="1"/>
          <w:bCs w:val="1"/>
          <w:color w:val="000000"/>
          <w:sz w:val="28"/>
          <w:szCs w:val="28"/>
          <w:rtl w:val="0"/>
        </w:rPr>
        <w:t xml:space="preserve">Log Routing (using Rsyslog)</w:t>
      </w:r>
    </w:p>
    <w:p w:rsidR="00000000" w:rsidDel="00000000" w:rsidP="00000000" w:rsidRDefault="00000000" w:rsidRPr="00000000" w14:paraId="0000037E">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Phase 1: Configure Log Forwarding Rule Set (on </w:t>
      </w:r>
      <w:r w:rsidDel="00000000" w:rsidR="00000000" w:rsidRPr="00000000">
        <w:rPr>
          <w:rFonts w:ascii="Roboto Mono" w:cs="Roboto Mono" w:eastAsia="Roboto Mono" w:hAnsi="Roboto Mono"/>
          <w:b w:val="1"/>
          <w:bCs w:val="1"/>
          <w:color w:val="188038"/>
          <w:rtl w:val="0"/>
        </w:rPr>
        <w:t xml:space="preserve">resilient-db1, db2, db3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w:t>
      </w:r>
    </w:p>
    <w:p w:rsidR="00000000" w:rsidDel="00000000" w:rsidP="00000000" w:rsidRDefault="00000000" w:rsidRPr="00000000" w14:paraId="00000381">
      <w:pPr>
        <w:spacing w:after="240" w:before="240" w:lineRule="auto"/>
        <w:rPr/>
      </w:pPr>
      <w:r w:rsidDel="00000000" w:rsidR="00000000" w:rsidRPr="00000000">
        <w:rPr>
          <w:rtl w:val="0"/>
        </w:rPr>
        <w:t xml:space="preserve">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/etc/rsyslog.d/30-log-forwarding.conf</w:t>
      </w:r>
    </w:p>
    <w:p w:rsidR="00000000" w:rsidDel="00000000" w:rsidP="00000000" w:rsidRDefault="00000000" w:rsidRPr="00000000" w14:paraId="00000383">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ruleset(name="send_to_gateway") {</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action(type="omfwd" Target="10.1.0.5" Port="5044")</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7">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Note: Replace </w:t>
      </w:r>
      <w:r w:rsidDel="00000000" w:rsidR="00000000" w:rsidRPr="00000000">
        <w:rPr>
          <w:rFonts w:ascii="Roboto Mono" w:cs="Roboto Mono" w:eastAsia="Roboto Mono" w:hAnsi="Roboto Mono"/>
          <w:i w:val="1"/>
          <w:iCs w:val="1"/>
          <w:color w:val="188038"/>
          <w:rtl w:val="0"/>
        </w:rPr>
        <w:t xml:space="preserve">10.1.0.5</w:t>
      </w:r>
      <w:r w:rsidDel="00000000" w:rsidR="00000000" w:rsidRPr="00000000">
        <w:rPr>
          <w:i w:val="1"/>
          <w:iCs w:val="1"/>
          <w:rtl w:val="0"/>
        </w:rPr>
        <w:t xml:space="preserve"> with the actual IP address of your Logstash server.</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Phase 2: Configure Log Filtering and Forwarding for Specific Services (on </w:t>
      </w:r>
      <w:r w:rsidDel="00000000" w:rsidR="00000000" w:rsidRPr="00000000">
        <w:rPr>
          <w:rFonts w:ascii="Roboto Mono" w:cs="Roboto Mono" w:eastAsia="Roboto Mono" w:hAnsi="Roboto Mono"/>
          <w:b w:val="1"/>
          <w:bCs w:val="1"/>
          <w:color w:val="188038"/>
          <w:rtl w:val="0"/>
        </w:rPr>
        <w:t xml:space="preserve">resilient-db1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w:t>
      </w:r>
    </w:p>
    <w:p w:rsidR="00000000" w:rsidDel="00000000" w:rsidP="00000000" w:rsidRDefault="00000000" w:rsidRPr="00000000" w14:paraId="0000038A">
      <w:pPr>
        <w:spacing w:after="240" w:before="240" w:lineRule="auto"/>
        <w:rPr/>
      </w:pPr>
      <w:r w:rsidDel="00000000" w:rsidR="00000000" w:rsidRPr="00000000">
        <w:rPr>
          <w:rtl w:val="0"/>
        </w:rPr>
        <w:t xml:space="preserve">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w:t>
      </w:r>
    </w:p>
    <w:p w:rsidR="00000000" w:rsidDel="00000000" w:rsidP="00000000" w:rsidRDefault="00000000" w:rsidRPr="00000000" w14:paraId="0000038B">
      <w:pPr>
        <w:spacing w:after="240" w:before="240" w:lineRule="auto"/>
        <w:rPr/>
      </w:pPr>
      <w:r w:rsidDel="00000000" w:rsidR="00000000" w:rsidRPr="00000000">
        <w:rPr>
          <w:rtl w:val="0"/>
        </w:rPr>
        <w:t xml:space="preserve">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/etc/rsyslog.d/51-postgresql.conf</w:t>
      </w:r>
    </w:p>
    <w:p w:rsidR="00000000" w:rsidDel="00000000" w:rsidP="00000000" w:rsidRDefault="00000000" w:rsidRPr="00000000" w14:paraId="0000038D">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read and forward PostgreSQL logs:</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file="/var/lib/postgresql/16/data/log/*.internal" tag="alloydb-internal-logs" ReadMode="2")</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file="/var/lib/postgresql/16/data/log/*.audit" tag="alloydb-audit-logs" ReadMode="2")</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'alloydb-internal-logs' then {</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'alloydb-audit-logs' then {</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9">
      <w:pPr>
        <w:spacing w:after="240" w:before="240" w:lineRule="auto"/>
        <w:rPr/>
      </w:pPr>
      <w:r w:rsidDel="00000000" w:rsidR="00000000" w:rsidRPr="00000000">
        <w:rPr>
          <w:color w:val="188038"/>
          <w:rtl w:val="0"/>
        </w:rPr>
        <w:t xml:space="preserve"></w:t>
      </w:r>
      <w:r w:rsidDel="00000000" w:rsidR="00000000" w:rsidRPr="00000000">
        <w:rPr>
          <w:rtl w:val="0"/>
        </w:rPr>
        <w:t xml:space="preserve">ReadMode=”2”,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br w:type="textWrapping"/>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39A">
      <w:pPr>
        <w:pStyle w:val="Heading4"/>
        <w:keepNext w:val="0"/>
        <w:keepLines w:val="0"/>
        <w:spacing w:after="40" w:before="240" w:lineRule="auto"/>
        <w:rPr>
          <w:b w:val="1"/>
          <w:bCs w:val="1"/>
          <w:color w:val="000000"/>
          <w:sz w:val="22"/>
          <w:szCs w:val="22"/>
        </w:rPr>
      </w:pPr>
      <w:bookmarkStart w:colFirst="0" w:colLast="0" w:name="_68atdbw77dog" w:id="46"/>
      <w:bookmarkEnd w:id="46"/>
      <w:r w:rsidDel="00000000" w:rsidR="00000000" w:rsidRPr="00000000">
        <w:rPr>
          <w:b w:val="1"/>
          <w:bCs w:val="1"/>
          <w:color w:val="000000"/>
          <w:sz w:val="22"/>
          <w:szCs w:val="22"/>
          <w:rtl w:val="0"/>
        </w:rPr>
        <w:t xml:space="preserve">Configure pgBouncer Log Forwarding </w:t>
      </w:r>
    </w:p>
    <w:p w:rsidR="00000000" w:rsidDel="00000000" w:rsidP="00000000" w:rsidRDefault="00000000" w:rsidRPr="00000000" w14:paraId="0000039B">
      <w:pPr>
        <w:numPr>
          <w:ilvl w:val="0"/>
          <w:numId w:val="36"/>
        </w:numPr>
        <w:spacing w:after="240" w:before="240" w:lineRule="auto"/>
        <w:ind w:left="720" w:hanging="360"/>
      </w:pPr>
      <w:r w:rsidDel="00000000" w:rsidR="00000000" w:rsidRPr="00000000">
        <w:rPr>
          <w:b w:val="1"/>
          <w:bCs w:val="1"/>
          <w:rtl w:val="0"/>
        </w:rPr>
        <w:t xml:space="preserve">Create a new Rsyslog configuration file for pgBouncer:</w:t>
      </w:r>
      <w:r w:rsidDel="00000000" w:rsidR="00000000" w:rsidRPr="00000000">
        <w:rPr>
          <w:rtl w:val="0"/>
        </w:rPr>
        <w:t xml:space="preserve">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 after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br w:type="textWrapping"/>
        <w:t xml:space="preserve">Bash</w:t>
      </w:r>
    </w:p>
    <w:p w:rsidR="00000000" w:rsidDel="00000000" w:rsidP="00000000" w:rsidRDefault="00000000" w:rsidRPr="00000000" w14:paraId="0000039C">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/etc/rsyslog.d/53-pgbouncer.conf</w:t>
      </w:r>
    </w:p>
    <w:p w:rsidR="00000000" w:rsidDel="00000000" w:rsidP="00000000" w:rsidRDefault="00000000" w:rsidRPr="00000000" w14:paraId="0000039D">
      <w:pPr>
        <w:numPr>
          <w:ilvl w:val="0"/>
          <w:numId w:val="36"/>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53-pgbouncer.conf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9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/etc/rsyslog.d/53-pgbouncer.conf</w:t>
      </w:r>
    </w:p>
    <w:p w:rsidR="00000000" w:rsidDel="00000000" w:rsidP="00000000" w:rsidRDefault="00000000" w:rsidRPr="00000000" w14:paraId="000003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pgBouncer logs and forward them to Logstash</w:t>
      </w:r>
    </w:p>
    <w:p w:rsidR="00000000" w:rsidDel="00000000" w:rsidP="00000000" w:rsidRDefault="00000000" w:rsidRPr="00000000" w14:paraId="000003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3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w:t>
      </w:r>
    </w:p>
    <w:p w:rsidR="00000000" w:rsidDel="00000000" w:rsidP="00000000" w:rsidRDefault="00000000" w:rsidRPr="00000000" w14:paraId="000003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3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file="/var/log/pgbouncer/pgbouncer.log" # Ensure this path is correct</w:t>
      </w:r>
    </w:p>
    <w:p w:rsidR="00000000" w:rsidDel="00000000" w:rsidP="00000000" w:rsidRDefault="00000000" w:rsidRPr="00000000" w14:paraId="000003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tag="pgbouncer"</w:t>
      </w:r>
    </w:p>
    <w:p w:rsidR="00000000" w:rsidDel="00000000" w:rsidP="00000000" w:rsidRDefault="00000000" w:rsidRPr="00000000" w14:paraId="000003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3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'pgbouncer' then { </w:t>
        <w:br w:type="textWrapping"/>
        <w:t xml:space="preserve">  call send_to_gateway</w:t>
      </w:r>
    </w:p>
    <w:p w:rsidR="00000000" w:rsidDel="00000000" w:rsidP="00000000" w:rsidRDefault="00000000" w:rsidRPr="00000000" w14:paraId="000003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9">
      <w:pPr>
        <w:numPr>
          <w:ilvl w:val="1"/>
          <w:numId w:val="36"/>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Important Note: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w:t>
      </w:r>
    </w:p>
    <w:p w:rsidR="00000000" w:rsidDel="00000000" w:rsidP="00000000" w:rsidRDefault="00000000" w:rsidRPr="00000000" w14:paraId="000003AA">
      <w:pPr>
        <w:numPr>
          <w:ilvl w:val="0"/>
          <w:numId w:val="36"/>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AB">
      <w:pPr>
        <w:pStyle w:val="Heading4"/>
        <w:keepNext w:val="0"/>
        <w:keepLines w:val="0"/>
        <w:spacing w:after="40" w:before="240" w:lineRule="auto"/>
        <w:rPr>
          <w:b w:val="1"/>
          <w:bCs w:val="1"/>
          <w:color w:val="000000"/>
          <w:sz w:val="22"/>
          <w:szCs w:val="22"/>
        </w:rPr>
      </w:pPr>
      <w:bookmarkStart w:colFirst="0" w:colLast="0" w:name="_t62ej42kappp" w:id="47"/>
      <w:bookmarkEnd w:id="47"/>
      <w:r w:rsidDel="00000000" w:rsidR="00000000" w:rsidRPr="00000000">
        <w:rPr>
          <w:b w:val="1"/>
          <w:bCs w:val="1"/>
          <w:color w:val="000000"/>
          <w:sz w:val="22"/>
          <w:szCs w:val="22"/>
          <w:rtl w:val="0"/>
        </w:rPr>
        <w:t xml:space="preserve">Configure pgBackRest Log Forwarding</w:t>
      </w:r>
    </w:p>
    <w:p w:rsidR="00000000" w:rsidDel="00000000" w:rsidP="00000000" w:rsidRDefault="00000000" w:rsidRPr="00000000" w14:paraId="000003AC">
      <w:pPr>
        <w:numPr>
          <w:ilvl w:val="0"/>
          <w:numId w:val="38"/>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3A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/etc/rsyslog.d/54-pgbackrest.conf</w:t>
      </w:r>
    </w:p>
    <w:p w:rsidR="00000000" w:rsidDel="00000000" w:rsidP="00000000" w:rsidRDefault="00000000" w:rsidRPr="00000000" w14:paraId="000003AE">
      <w:pPr>
        <w:numPr>
          <w:ilvl w:val="0"/>
          <w:numId w:val="38"/>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54-pgbackrest.conf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A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/etc/rsyslog.d/54-pgbackrest.conf</w:t>
      </w:r>
    </w:p>
    <w:p w:rsidR="00000000" w:rsidDel="00000000" w:rsidP="00000000" w:rsidRDefault="00000000" w:rsidRPr="00000000" w14:paraId="000003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pgBackRest logs and forward them to Logstash</w:t>
      </w:r>
    </w:p>
    <w:p w:rsidR="00000000" w:rsidDel="00000000" w:rsidP="00000000" w:rsidRDefault="00000000" w:rsidRPr="00000000" w14:paraId="000003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3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w:t>
      </w:r>
    </w:p>
    <w:p w:rsidR="00000000" w:rsidDel="00000000" w:rsidP="00000000" w:rsidRDefault="00000000" w:rsidRPr="00000000" w14:paraId="000003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3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file="/var/log/pgbackrest/*.log" # Monitors all .log files in this directory</w:t>
      </w:r>
    </w:p>
    <w:p w:rsidR="00000000" w:rsidDel="00000000" w:rsidP="00000000" w:rsidRDefault="00000000" w:rsidRPr="00000000" w14:paraId="000003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tag="pgbackrest"</w:t>
      </w:r>
    </w:p>
    <w:p w:rsidR="00000000" w:rsidDel="00000000" w:rsidP="00000000" w:rsidRDefault="00000000" w:rsidRPr="00000000" w14:paraId="000003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3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'pgbackrest' then { </w:t>
        <w:br w:type="textWrapping"/>
        <w:t xml:space="preserve">  call send_to_gateway</w:t>
      </w:r>
    </w:p>
    <w:p w:rsidR="00000000" w:rsidDel="00000000" w:rsidP="00000000" w:rsidRDefault="00000000" w:rsidRPr="00000000" w14:paraId="000003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BB">
      <w:pPr>
        <w:numPr>
          <w:ilvl w:val="1"/>
          <w:numId w:val="38"/>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logging configurations. You </w:t>
      </w:r>
      <w:r w:rsidDel="00000000" w:rsidR="00000000" w:rsidRPr="00000000">
        <w:rPr>
          <w:b w:val="1"/>
          <w:bCs w:val="1"/>
          <w:rtl w:val="0"/>
        </w:rPr>
        <w:t xml:space="preserve">must configure pgBackRest</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w:t>
      </w:r>
      <w:r w:rsidDel="00000000" w:rsidR="00000000" w:rsidRPr="00000000">
        <w:rPr>
          <w:rFonts w:ascii="Roboto Mono" w:cs="Roboto Mono" w:eastAsia="Roboto Mono" w:hAnsi="Roboto Mono"/>
          <w:color w:val="188038"/>
          <w:rtl w:val="0"/>
        </w:rPr>
        <w:t xml:space="preserve">pgbackrest.org/configuration.html#section-log</w:t>
      </w:r>
      <w:r w:rsidDel="00000000" w:rsidR="00000000" w:rsidRPr="00000000">
        <w:rPr>
          <w:rtl w:val="0"/>
        </w:rPr>
        <w:t xml:space="preserve"> documentation for this.</w:t>
      </w:r>
    </w:p>
    <w:p w:rsidR="00000000" w:rsidDel="00000000" w:rsidP="00000000" w:rsidRDefault="00000000" w:rsidRPr="00000000" w14:paraId="000003BC">
      <w:pPr>
        <w:numPr>
          <w:ilvl w:val="0"/>
          <w:numId w:val="38"/>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BD">
      <w:pPr>
        <w:pStyle w:val="Heading4"/>
        <w:keepNext w:val="0"/>
        <w:keepLines w:val="0"/>
        <w:spacing w:after="40" w:before="240" w:lineRule="auto"/>
        <w:rPr>
          <w:b w:val="1"/>
          <w:bCs w:val="1"/>
          <w:color w:val="000000"/>
          <w:sz w:val="22"/>
          <w:szCs w:val="22"/>
        </w:rPr>
      </w:pPr>
      <w:bookmarkStart w:colFirst="0" w:colLast="0" w:name="_2xbvfjnis5j" w:id="48"/>
      <w:bookmarkEnd w:id="48"/>
      <w:r w:rsidDel="00000000" w:rsidR="00000000" w:rsidRPr="00000000">
        <w:rPr>
          <w:b w:val="1"/>
          <w:bCs w:val="1"/>
          <w:color w:val="000000"/>
          <w:sz w:val="22"/>
          <w:szCs w:val="22"/>
          <w:rtl w:val="0"/>
        </w:rPr>
        <w:t xml:space="preserve">Configure patroni Log Forwarding</w:t>
      </w:r>
    </w:p>
    <w:p w:rsidR="00000000" w:rsidDel="00000000" w:rsidP="00000000" w:rsidRDefault="00000000" w:rsidRPr="00000000" w14:paraId="000003BE">
      <w:pPr>
        <w:numPr>
          <w:ilvl w:val="0"/>
          <w:numId w:val="26"/>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3B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/etc/rsyslog.d/55-patroni.conf</w:t>
      </w:r>
    </w:p>
    <w:p w:rsidR="00000000" w:rsidDel="00000000" w:rsidP="00000000" w:rsidRDefault="00000000" w:rsidRPr="00000000" w14:paraId="000003C0">
      <w:pPr>
        <w:numPr>
          <w:ilvl w:val="0"/>
          <w:numId w:val="26"/>
        </w:numPr>
        <w:spacing w:after="240" w:before="240" w:lineRule="auto"/>
        <w:ind w:left="720" w:hanging="360"/>
        <w:rPr>
          <w:b w:val="1"/>
          <w:bCs w:val="1"/>
        </w:rPr>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55-patroni.conf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/etc/rsyslog.d/55-patroni.conf</w:t>
      </w:r>
    </w:p>
    <w:p w:rsidR="00000000" w:rsidDel="00000000" w:rsidP="00000000" w:rsidRDefault="00000000" w:rsidRPr="00000000" w14:paraId="000003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patroni logs and forward them to Logstash</w:t>
      </w:r>
    </w:p>
    <w:p w:rsidR="00000000" w:rsidDel="00000000" w:rsidP="00000000" w:rsidRDefault="00000000" w:rsidRPr="00000000" w14:paraId="000003C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3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w:t>
      </w:r>
    </w:p>
    <w:p w:rsidR="00000000" w:rsidDel="00000000" w:rsidP="00000000" w:rsidRDefault="00000000" w:rsidRPr="00000000" w14:paraId="000003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3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file="/var/log/patroni/*.log" # Monitors all .log files in this directory</w:t>
      </w:r>
    </w:p>
    <w:p w:rsidR="00000000" w:rsidDel="00000000" w:rsidP="00000000" w:rsidRDefault="00000000" w:rsidRPr="00000000" w14:paraId="000003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tag="patroni"</w:t>
      </w:r>
    </w:p>
    <w:p w:rsidR="00000000" w:rsidDel="00000000" w:rsidP="00000000" w:rsidRDefault="00000000" w:rsidRPr="00000000" w14:paraId="000003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'patroni' then {</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E">
      <w:pPr>
        <w:numPr>
          <w:ilvl w:val="1"/>
          <w:numId w:val="38"/>
        </w:numPr>
        <w:spacing w:after="0" w:afterAutospacing="0" w:before="240" w:lineRule="auto"/>
        <w:ind w:left="1440" w:hanging="360"/>
      </w:pPr>
      <w:r w:rsidDel="00000000" w:rsidR="00000000" w:rsidRPr="00000000">
        <w:rPr>
          <w:color w:val="188038"/>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logging configurations. You </w:t>
      </w:r>
      <w:r w:rsidDel="00000000" w:rsidR="00000000" w:rsidRPr="00000000">
        <w:rPr>
          <w:b w:val="1"/>
          <w:bCs w:val="1"/>
          <w:rtl w:val="0"/>
        </w:rPr>
        <w:t xml:space="preserve">must configure patroni</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w:t>
      </w:r>
    </w:p>
    <w:p w:rsidR="00000000" w:rsidDel="00000000" w:rsidP="00000000" w:rsidRDefault="00000000" w:rsidRPr="00000000" w14:paraId="000003CF">
      <w:pPr>
        <w:numPr>
          <w:ilvl w:val="0"/>
          <w:numId w:val="26"/>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qjy8osvg8jmp" w:id="49"/>
      <w:bookmarkEnd w:id="49"/>
      <w:r w:rsidDel="00000000" w:rsidR="00000000" w:rsidRPr="00000000">
        <w:rPr>
          <w:rtl w:val="0"/>
        </w:rPr>
      </w:r>
    </w:p>
    <w:p w:rsidR="00000000" w:rsidDel="00000000" w:rsidP="00000000" w:rsidRDefault="00000000" w:rsidRPr="00000000" w14:paraId="000003D1">
      <w:pPr>
        <w:pStyle w:val="Heading4"/>
        <w:keepNext w:val="0"/>
        <w:keepLines w:val="0"/>
        <w:spacing w:after="40" w:before="240" w:lineRule="auto"/>
        <w:rPr>
          <w:b w:val="1"/>
          <w:bCs w:val="1"/>
          <w:color w:val="000000"/>
          <w:sz w:val="22"/>
          <w:szCs w:val="22"/>
        </w:rPr>
      </w:pPr>
      <w:bookmarkStart w:colFirst="0" w:colLast="0" w:name="_6joqjhgpj6ly" w:id="50"/>
      <w:bookmarkEnd w:id="50"/>
      <w:r w:rsidDel="00000000" w:rsidR="00000000" w:rsidRPr="00000000">
        <w:rPr>
          <w:b w:val="1"/>
          <w:bCs w:val="1"/>
          <w:color w:val="000000"/>
          <w:sz w:val="22"/>
          <w:szCs w:val="22"/>
          <w:rtl w:val="0"/>
        </w:rPr>
        <w:t xml:space="preserve">Configure keepalived Log Forwarding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numPr>
          <w:ilvl w:val="0"/>
          <w:numId w:val="72"/>
        </w:numPr>
        <w:ind w:left="720" w:hanging="360"/>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 No need to configure this </w:t>
      </w:r>
      <w:r w:rsidDel="00000000" w:rsidR="00000000" w:rsidRPr="00000000">
        <w:rPr>
          <w:rFonts w:ascii="Roboto Mono" w:cs="Roboto Mono" w:eastAsia="Roboto Mono" w:hAnsi="Roboto Mono"/>
          <w:color w:val="188038"/>
          <w:rtl w:val="0"/>
        </w:rPr>
        <w:t xml:space="preserve">module(load="imjournal")</w:t>
      </w:r>
      <w:r w:rsidDel="00000000" w:rsidR="00000000" w:rsidRPr="00000000">
        <w:rPr>
          <w:rtl w:val="0"/>
        </w:rPr>
        <w:t xml:space="preserve"> configured in your main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file (which is a common default for modern Linux distributions). </w:t>
      </w:r>
    </w:p>
    <w:p w:rsidR="00000000" w:rsidDel="00000000" w:rsidP="00000000" w:rsidRDefault="00000000" w:rsidRPr="00000000" w14:paraId="000003D4">
      <w:pPr>
        <w:spacing w:after="240" w:before="240" w:lineRule="auto"/>
        <w:rPr>
          <w:i w:val="1"/>
          <w:iCs w:val="1"/>
          <w:color w:val="999999"/>
        </w:rPr>
      </w:pPr>
      <w:r w:rsidDel="00000000" w:rsidR="00000000" w:rsidRPr="00000000">
        <w:rPr>
          <w:i w:val="1"/>
          <w:iCs w:val="1"/>
          <w:color w:val="999999"/>
          <w:rtl w:val="0"/>
        </w:rPr>
        <w:t xml:space="preserve">This is crucial for </w:t>
      </w:r>
      <w:r w:rsidDel="00000000" w:rsidR="00000000" w:rsidRPr="00000000">
        <w:rPr>
          <w:rFonts w:ascii="Roboto Mono" w:cs="Roboto Mono" w:eastAsia="Roboto Mono" w:hAnsi="Roboto Mono"/>
          <w:i w:val="1"/>
          <w:iCs w:val="1"/>
          <w:color w:val="999999"/>
          <w:rtl w:val="0"/>
        </w:rPr>
        <w:t xml:space="preserve">rsyslog</w:t>
      </w:r>
      <w:r w:rsidDel="00000000" w:rsidR="00000000" w:rsidRPr="00000000">
        <w:rPr>
          <w:i w:val="1"/>
          <w:iCs w:val="1"/>
          <w:color w:val="999999"/>
          <w:rtl w:val="0"/>
        </w:rPr>
        <w:t xml:space="preserve"> to receive logs from </w:t>
      </w:r>
      <w:r w:rsidDel="00000000" w:rsidR="00000000" w:rsidRPr="00000000">
        <w:rPr>
          <w:rFonts w:ascii="Roboto Mono" w:cs="Roboto Mono" w:eastAsia="Roboto Mono" w:hAnsi="Roboto Mono"/>
          <w:i w:val="1"/>
          <w:iCs w:val="1"/>
          <w:color w:val="999999"/>
          <w:rtl w:val="0"/>
        </w:rPr>
        <w:t xml:space="preserve">journald</w:t>
      </w:r>
      <w:r w:rsidDel="00000000" w:rsidR="00000000" w:rsidRPr="00000000">
        <w:rPr>
          <w:i w:val="1"/>
          <w:iCs w:val="1"/>
          <w:color w:val="999999"/>
          <w:rtl w:val="0"/>
        </w:rPr>
        <w:t xml:space="preserve"> with rich metadata. This configuration typically goes into a global rsyslog config file, often </w:t>
      </w:r>
      <w:r w:rsidDel="00000000" w:rsidR="00000000" w:rsidRPr="00000000">
        <w:rPr>
          <w:rFonts w:ascii="Roboto Mono" w:cs="Roboto Mono" w:eastAsia="Roboto Mono" w:hAnsi="Roboto Mono"/>
          <w:i w:val="1"/>
          <w:iCs w:val="1"/>
          <w:color w:val="999999"/>
          <w:rtl w:val="0"/>
        </w:rPr>
        <w:t xml:space="preserve">/etc/rsyslog.conf</w:t>
      </w:r>
      <w:r w:rsidDel="00000000" w:rsidR="00000000" w:rsidRPr="00000000">
        <w:rPr>
          <w:i w:val="1"/>
          <w:iCs w:val="1"/>
          <w:color w:val="999999"/>
          <w:rtl w:val="0"/>
        </w:rPr>
        <w:t xml:space="preserve"> or a dedicated file in </w:t>
      </w:r>
      <w:r w:rsidDel="00000000" w:rsidR="00000000" w:rsidRPr="00000000">
        <w:rPr>
          <w:rFonts w:ascii="Roboto Mono" w:cs="Roboto Mono" w:eastAsia="Roboto Mono" w:hAnsi="Roboto Mono"/>
          <w:i w:val="1"/>
          <w:iCs w:val="1"/>
          <w:color w:val="999999"/>
          <w:rtl w:val="0"/>
        </w:rPr>
        <w:t xml:space="preserve">/etc/rsyslog.d/</w:t>
      </w:r>
      <w:r w:rsidDel="00000000" w:rsidR="00000000" w:rsidRPr="00000000">
        <w:rPr>
          <w:i w:val="1"/>
          <w:iCs w:val="1"/>
          <w:color w:val="999999"/>
          <w:rtl w:val="0"/>
        </w:rPr>
        <w:t xml:space="preserve"> (e.g., </w:t>
      </w:r>
      <w:r w:rsidDel="00000000" w:rsidR="00000000" w:rsidRPr="00000000">
        <w:rPr>
          <w:rFonts w:ascii="Roboto Mono" w:cs="Roboto Mono" w:eastAsia="Roboto Mono" w:hAnsi="Roboto Mono"/>
          <w:i w:val="1"/>
          <w:iCs w:val="1"/>
          <w:color w:val="999999"/>
          <w:rtl w:val="0"/>
        </w:rPr>
        <w:t xml:space="preserve">00-imjournal.conf</w:t>
      </w:r>
      <w:r w:rsidDel="00000000" w:rsidR="00000000" w:rsidRPr="00000000">
        <w:rPr>
          <w:i w:val="1"/>
          <w:iCs w:val="1"/>
          <w:color w:val="999999"/>
          <w:rtl w:val="0"/>
        </w:rPr>
        <w:t xml:space="preserve">).</w:t>
      </w:r>
    </w:p>
    <w:p w:rsidR="00000000" w:rsidDel="00000000" w:rsidP="00000000" w:rsidRDefault="00000000" w:rsidRPr="00000000" w14:paraId="000003D5">
      <w:pPr>
        <w:spacing w:after="240" w:before="240" w:lineRule="auto"/>
        <w:ind w:left="720" w:firstLine="0"/>
        <w:rPr>
          <w:i w:val="1"/>
          <w:iCs w:val="1"/>
          <w:color w:val="999999"/>
        </w:rPr>
      </w:pPr>
      <w:r w:rsidDel="00000000" w:rsidR="00000000" w:rsidRPr="00000000">
        <w:rPr>
          <w:b w:val="1"/>
          <w:bCs w:val="1"/>
          <w:i w:val="1"/>
          <w:iCs w:val="1"/>
          <w:color w:val="999999"/>
          <w:rtl w:val="0"/>
        </w:rPr>
        <w:t xml:space="preserve">Edit </w:t>
      </w:r>
      <w:r w:rsidDel="00000000" w:rsidR="00000000" w:rsidRPr="00000000">
        <w:rPr>
          <w:rFonts w:ascii="Roboto Mono" w:cs="Roboto Mono" w:eastAsia="Roboto Mono" w:hAnsi="Roboto Mono"/>
          <w:b w:val="1"/>
          <w:bCs w:val="1"/>
          <w:i w:val="1"/>
          <w:iCs w:val="1"/>
          <w:color w:val="999999"/>
          <w:rtl w:val="0"/>
        </w:rPr>
        <w:t xml:space="preserve">/etc/rsyslog.conf</w:t>
      </w:r>
      <w:r w:rsidDel="00000000" w:rsidR="00000000" w:rsidRPr="00000000">
        <w:rPr>
          <w:b w:val="1"/>
          <w:bCs w:val="1"/>
          <w:i w:val="1"/>
          <w:iCs w:val="1"/>
          <w:color w:val="999999"/>
          <w:rtl w:val="0"/>
        </w:rPr>
        <w:t xml:space="preserve"> or create </w:t>
      </w:r>
      <w:r w:rsidDel="00000000" w:rsidR="00000000" w:rsidRPr="00000000">
        <w:rPr>
          <w:rFonts w:ascii="Roboto Mono" w:cs="Roboto Mono" w:eastAsia="Roboto Mono" w:hAnsi="Roboto Mono"/>
          <w:b w:val="1"/>
          <w:bCs w:val="1"/>
          <w:i w:val="1"/>
          <w:iCs w:val="1"/>
          <w:color w:val="999999"/>
          <w:rtl w:val="0"/>
        </w:rPr>
        <w:t xml:space="preserve">/etc/rsyslog.d/00-imjournal.conf</w:t>
      </w:r>
      <w:r w:rsidDel="00000000" w:rsidR="00000000" w:rsidRPr="00000000">
        <w:rPr>
          <w:b w:val="1"/>
          <w:bCs w:val="1"/>
          <w:i w:val="1"/>
          <w:iCs w:val="1"/>
          <w:color w:val="999999"/>
          <w:rtl w:val="0"/>
        </w:rPr>
        <w:t xml:space="preserve">:</w:t>
      </w:r>
      <w:r w:rsidDel="00000000" w:rsidR="00000000" w:rsidRPr="00000000">
        <w:rPr>
          <w:i w:val="1"/>
          <w:iCs w:val="1"/>
          <w:color w:val="999999"/>
          <w:rtl w:val="0"/>
        </w:rPr>
        <w:t xml:space="preserve"> Make sure these lines are present and uncommented:</w:t>
        <w:br w:type="textWrapping"/>
      </w:r>
    </w:p>
    <w:p w:rsidR="00000000" w:rsidDel="00000000" w:rsidP="00000000" w:rsidRDefault="00000000" w:rsidRPr="00000000" w14:paraId="000003D6">
      <w:pPr>
        <w:spacing w:after="240" w:before="240" w:lineRule="auto"/>
        <w:ind w:left="720" w:firstLine="0"/>
        <w:rPr>
          <w:i w:val="1"/>
          <w:iCs w:val="1"/>
          <w:color w:val="999999"/>
        </w:rPr>
      </w:pPr>
      <w:r w:rsidDel="00000000" w:rsidR="00000000" w:rsidRPr="00000000">
        <w:rPr>
          <w:rFonts w:ascii="Roboto Mono" w:cs="Roboto Mono" w:eastAsia="Roboto Mono" w:hAnsi="Roboto Mono"/>
          <w:i w:val="1"/>
          <w:iCs w:val="1"/>
          <w:color w:val="999999"/>
          <w:rtl w:val="0"/>
        </w:rPr>
        <w:t xml:space="preserve"># sudo vi /etc/rsyslog.d/00-imjournal.conf</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i w:val="1"/>
          <w:iCs w:val="1"/>
          <w:color w:val="188038"/>
        </w:rPr>
      </w:pPr>
      <w:r w:rsidDel="00000000" w:rsidR="00000000" w:rsidRPr="00000000">
        <w:rPr>
          <w:i w:val="1"/>
          <w:iCs w:val="1"/>
          <w:color w:val="188038"/>
          <w:rtl w:val="0"/>
        </w:rPr>
        <w:t xml:space="preserve"></w:t>
      </w:r>
      <w:r w:rsidDel="00000000" w:rsidR="00000000" w:rsidRPr="00000000">
        <w:rPr>
          <w:rFonts w:ascii="Roboto Mono" w:cs="Roboto Mono" w:eastAsia="Roboto Mono" w:hAnsi="Roboto Mono"/>
          <w:i w:val="1"/>
          <w:iCs w:val="1"/>
          <w:color w:val="188038"/>
          <w:rtl w:val="0"/>
        </w:rPr>
        <w:t xml:space="preserve"># /etc/rsyslog.conf (or /etc/rsyslog.d/00-imjournal.conf)</w:t>
      </w:r>
    </w:p>
    <w:p w:rsidR="00000000" w:rsidDel="00000000" w:rsidP="00000000" w:rsidRDefault="00000000" w:rsidRPr="00000000" w14:paraId="000003D8">
      <w:pP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Provides access to the systemd journal</w:t>
      </w:r>
    </w:p>
    <w:p w:rsidR="00000000" w:rsidDel="00000000" w:rsidP="00000000" w:rsidRDefault="00000000" w:rsidRPr="00000000" w14:paraId="000003D9">
      <w:pP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#module(load="imjournal"   # provides access to the systemd #journal</w:t>
      </w:r>
    </w:p>
    <w:p w:rsidR="00000000" w:rsidDel="00000000" w:rsidP="00000000" w:rsidRDefault="00000000" w:rsidRPr="00000000" w14:paraId="000003DA">
      <w:pP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StateFile="imjournal.state") # file to store the position in the journal</w:t>
      </w:r>
    </w:p>
    <w:p w:rsidR="00000000" w:rsidDel="00000000" w:rsidP="00000000" w:rsidRDefault="00000000" w:rsidRPr="00000000" w14:paraId="000003DB">
      <w:pPr>
        <w:spacing w:after="240" w:before="240" w:lineRule="auto"/>
        <w:ind w:left="720" w:firstLine="0"/>
        <w:rPr>
          <w:i w:val="1"/>
          <w:iCs w:val="1"/>
          <w:color w:val="999999"/>
        </w:rPr>
      </w:pPr>
      <w:r w:rsidDel="00000000" w:rsidR="00000000" w:rsidRPr="00000000">
        <w:rPr>
          <w:i w:val="1"/>
          <w:iCs w:val="1"/>
          <w:color w:val="188038"/>
          <w:rtl w:val="0"/>
        </w:rPr>
        <w:t xml:space="preserve"></w:t>
      </w:r>
      <w:r w:rsidDel="00000000" w:rsidR="00000000" w:rsidRPr="00000000">
        <w:rPr>
          <w:i w:val="1"/>
          <w:iCs w:val="1"/>
          <w:color w:val="999999"/>
          <w:rtl w:val="0"/>
        </w:rPr>
        <w:t xml:space="preserve">Self-correction: The </w:t>
      </w:r>
      <w:r w:rsidDel="00000000" w:rsidR="00000000" w:rsidRPr="00000000">
        <w:rPr>
          <w:rFonts w:ascii="Roboto Mono" w:cs="Roboto Mono" w:eastAsia="Roboto Mono" w:hAnsi="Roboto Mono"/>
          <w:i w:val="1"/>
          <w:iCs w:val="1"/>
          <w:color w:val="999999"/>
          <w:rtl w:val="0"/>
        </w:rPr>
        <w:t xml:space="preserve">StateFile</w:t>
      </w:r>
      <w:r w:rsidDel="00000000" w:rsidR="00000000" w:rsidRPr="00000000">
        <w:rPr>
          <w:i w:val="1"/>
          <w:iCs w:val="1"/>
          <w:color w:val="999999"/>
          <w:rtl w:val="0"/>
        </w:rPr>
        <w:t xml:space="preserve"> option is important for </w:t>
      </w:r>
      <w:r w:rsidDel="00000000" w:rsidR="00000000" w:rsidRPr="00000000">
        <w:rPr>
          <w:rFonts w:ascii="Roboto Mono" w:cs="Roboto Mono" w:eastAsia="Roboto Mono" w:hAnsi="Roboto Mono"/>
          <w:i w:val="1"/>
          <w:iCs w:val="1"/>
          <w:color w:val="999999"/>
          <w:rtl w:val="0"/>
        </w:rPr>
        <w:t xml:space="preserve">imjournal</w:t>
      </w:r>
      <w:r w:rsidDel="00000000" w:rsidR="00000000" w:rsidRPr="00000000">
        <w:rPr>
          <w:i w:val="1"/>
          <w:iCs w:val="1"/>
          <w:color w:val="999999"/>
          <w:rtl w:val="0"/>
        </w:rPr>
        <w:t xml:space="preserve"> to keep track of its position in the journal, so it doesn't re-process old logs on restart.</w:t>
      </w:r>
    </w:p>
    <w:p w:rsidR="00000000" w:rsidDel="00000000" w:rsidP="00000000" w:rsidRDefault="00000000" w:rsidRPr="00000000" w14:paraId="000003DC">
      <w:pPr>
        <w:numPr>
          <w:ilvl w:val="0"/>
          <w:numId w:val="72"/>
        </w:numPr>
        <w:spacing w:after="240" w:before="240" w:lineRule="auto"/>
        <w:ind w:left="720" w:hanging="360"/>
        <w:rPr>
          <w:b w:val="1"/>
          <w:bCs w:val="1"/>
        </w:rPr>
      </w:pPr>
      <w:r w:rsidDel="00000000" w:rsidR="00000000" w:rsidRPr="00000000">
        <w:rPr>
          <w:b w:val="1"/>
          <w:bCs w:val="1"/>
          <w:rtl w:val="0"/>
        </w:rPr>
        <w:t xml:space="preserve">Create the Keepalived Filtering Configuration</w:t>
      </w:r>
    </w:p>
    <w:p w:rsidR="00000000" w:rsidDel="00000000" w:rsidP="00000000" w:rsidRDefault="00000000" w:rsidRPr="00000000" w14:paraId="000003DD">
      <w:pPr>
        <w:spacing w:after="240" w:before="240" w:lineRule="auto"/>
        <w:rPr/>
      </w:pPr>
      <w:r w:rsidDel="00000000" w:rsidR="00000000" w:rsidRPr="00000000">
        <w:rPr>
          <w:rtl w:val="0"/>
        </w:rPr>
        <w:t xml:space="preserve">This is the specific rule to identify and direct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w:t>
      </w:r>
    </w:p>
    <w:p w:rsidR="00000000" w:rsidDel="00000000" w:rsidP="00000000" w:rsidRDefault="00000000" w:rsidRPr="00000000" w14:paraId="000003DE">
      <w:pPr>
        <w:numPr>
          <w:ilvl w:val="0"/>
          <w:numId w:val="72"/>
        </w:numPr>
        <w:spacing w:after="240" w:before="240" w:lineRule="auto"/>
        <w:ind w:left="720" w:hanging="360"/>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sudo vi /etc/rsyslog.d/56-keepalived.conf</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/etc/rsyslog.d/56-keepalived.conf</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filter and forward keepalived logs</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 are received from systemd-journald (via imjournal)</w:t>
      </w:r>
    </w:p>
    <w:p w:rsidR="00000000" w:rsidDel="00000000" w:rsidP="00000000" w:rsidRDefault="00000000" w:rsidRPr="00000000" w14:paraId="000003E2">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for messages where the program name starts with 'Keepalived'.</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covers common keepalived log sources like 'Keepalived', 'Keepalived_vrrp', etc.</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startswith 'Keepalived' then {</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Call the ruleset responsible for forwarding logs to the Logstash gateway</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3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E9">
      <w:pPr>
        <w:numPr>
          <w:ilvl w:val="0"/>
          <w:numId w:val="72"/>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Save and exit the file.</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pStyle w:val="Heading4"/>
        <w:keepNext w:val="0"/>
        <w:keepLines w:val="0"/>
        <w:spacing w:after="40" w:before="240" w:lineRule="auto"/>
        <w:rPr>
          <w:b w:val="1"/>
          <w:bCs w:val="1"/>
          <w:color w:val="000000"/>
          <w:sz w:val="22"/>
          <w:szCs w:val="22"/>
        </w:rPr>
      </w:pPr>
      <w:bookmarkStart w:colFirst="0" w:colLast="0" w:name="_71dhkuvcyrrt" w:id="51"/>
      <w:bookmarkEnd w:id="51"/>
      <w:r w:rsidDel="00000000" w:rsidR="00000000" w:rsidRPr="00000000">
        <w:rPr>
          <w:b w:val="1"/>
          <w:bCs w:val="1"/>
          <w:color w:val="000000"/>
          <w:sz w:val="22"/>
          <w:szCs w:val="22"/>
          <w:rtl w:val="0"/>
        </w:rPr>
        <w:t xml:space="preserve">Configure etcd Log Forwarding</w:t>
      </w:r>
    </w:p>
    <w:p w:rsidR="00000000" w:rsidDel="00000000" w:rsidP="00000000" w:rsidRDefault="00000000" w:rsidRPr="00000000" w14:paraId="000003EC">
      <w:pPr>
        <w:numPr>
          <w:ilvl w:val="0"/>
          <w:numId w:val="62"/>
        </w:numPr>
        <w:ind w:left="720" w:hanging="360"/>
        <w:rPr>
          <w:rFonts w:ascii="Roboto" w:cs="Roboto" w:eastAsia="Roboto" w:hAnsi="Roboto"/>
        </w:rPr>
      </w:pPr>
      <w:r w:rsidDel="00000000" w:rsidR="00000000" w:rsidRPr="00000000">
        <w:rPr>
          <w:rFonts w:ascii="Roboto" w:cs="Roboto" w:eastAsia="Roboto" w:hAnsi="Roboto"/>
          <w:rtl w:val="0"/>
        </w:rPr>
        <w:t xml:space="preserve">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w:cs="Roboto" w:eastAsia="Roboto" w:hAnsi="Roboto"/>
          <w:rtl w:val="0"/>
        </w:rPr>
        <w:t xml:space="preserve"> for your etcd service. Then configure Rsyslog to filter-in based on the same identifier. </w:t>
      </w:r>
    </w:p>
    <w:p w:rsidR="00000000" w:rsidDel="00000000" w:rsidP="00000000" w:rsidRDefault="00000000" w:rsidRPr="00000000" w14:paraId="000003ED">
      <w:pPr>
        <w:numPr>
          <w:ilvl w:val="1"/>
          <w:numId w:val="46"/>
        </w:numPr>
        <w:ind w:left="1440" w:hanging="360"/>
        <w:rPr>
          <w:rFonts w:ascii="Roboto" w:cs="Roboto" w:eastAsia="Roboto" w:hAnsi="Roboto"/>
        </w:rPr>
      </w:pPr>
      <w:r w:rsidDel="00000000" w:rsidR="00000000" w:rsidRPr="00000000">
        <w:rPr>
          <w:rFonts w:ascii="Roboto" w:cs="Roboto" w:eastAsia="Roboto" w:hAnsi="Roboto"/>
          <w:rtl w:val="0"/>
        </w:rPr>
        <w:t xml:space="preserve">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Fonts w:ascii="Roboto" w:cs="Roboto" w:eastAsia="Roboto" w:hAnsi="Roboto"/>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Fonts w:ascii="Roboto" w:cs="Roboto" w:eastAsia="Roboto" w:hAnsi="Roboto"/>
          <w:rtl w:val="0"/>
        </w:rPr>
        <w:t xml:space="preserve">. </w:t>
        <w:br w:type="textWrapping"/>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[Service]</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SyslogIdentifier=etcd</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keepNext w:val="0"/>
        <w:keepLines w:val="0"/>
        <w:spacing w:after="240" w:before="240" w:lineRule="auto"/>
        <w:rPr>
          <w:color w:val="000000"/>
          <w:sz w:val="22"/>
          <w:szCs w:val="22"/>
        </w:rPr>
      </w:pPr>
      <w:bookmarkStart w:colFirst="0" w:colLast="0" w:name="_egalliws88ch" w:id="52"/>
      <w:bookmarkEnd w:id="52"/>
      <w:r w:rsidDel="00000000" w:rsidR="00000000" w:rsidRPr="00000000">
        <w:rPr>
          <w:color w:val="000000"/>
          <w:sz w:val="22"/>
          <w:szCs w:val="22"/>
          <w:rtl w:val="0"/>
        </w:rPr>
        <w:t xml:space="preserve">This involves two steps for each node: first, telling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how to identify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and second, configuring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capture and forward those identified logs.</w:t>
      </w:r>
    </w:p>
    <w:p w:rsidR="00000000" w:rsidDel="00000000" w:rsidP="00000000" w:rsidRDefault="00000000" w:rsidRPr="00000000" w14:paraId="000003F2">
      <w:pPr>
        <w:pStyle w:val="Heading4"/>
        <w:keepNext w:val="0"/>
        <w:keepLines w:val="0"/>
        <w:spacing w:after="240" w:before="240" w:lineRule="auto"/>
        <w:rPr>
          <w:color w:val="000000"/>
          <w:sz w:val="22"/>
          <w:szCs w:val="22"/>
        </w:rPr>
      </w:pPr>
      <w:bookmarkStart w:colFirst="0" w:colLast="0" w:name="_egalliws88ch" w:id="52"/>
      <w:bookmarkEnd w:id="52"/>
      <w:r w:rsidDel="00000000" w:rsidR="00000000" w:rsidRPr="00000000">
        <w:rPr>
          <w:color w:val="000000"/>
          <w:sz w:val="22"/>
          <w:szCs w:val="22"/>
          <w:rtl w:val="0"/>
        </w:rPr>
        <w:t xml:space="preserve">You will need to perform these steps on </w:t>
      </w:r>
      <w:r w:rsidDel="00000000" w:rsidR="00000000" w:rsidRPr="00000000">
        <w:rPr>
          <w:b w:val="1"/>
          <w:bCs w:val="1"/>
          <w:color w:val="000000"/>
          <w:sz w:val="22"/>
          <w:szCs w:val="22"/>
          <w:rtl w:val="0"/>
        </w:rPr>
        <w:t xml:space="preserve">all three of your DB nodes</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resilient-db1</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resilient-db2</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resilient-db3</w:t>
      </w:r>
      <w:r w:rsidDel="00000000" w:rsidR="00000000" w:rsidRPr="00000000">
        <w:rPr>
          <w:color w:val="000000"/>
          <w:sz w:val="22"/>
          <w:szCs w:val="22"/>
          <w:rtl w:val="0"/>
        </w:rPr>
        <w:t xml:space="preserve">).</w:t>
      </w:r>
    </w:p>
    <w:p w:rsidR="00000000" w:rsidDel="00000000" w:rsidP="00000000" w:rsidRDefault="00000000" w:rsidRPr="00000000" w14:paraId="000003F3">
      <w:pPr>
        <w:pStyle w:val="Heading4"/>
        <w:keepNext w:val="0"/>
        <w:keepLines w:val="0"/>
        <w:spacing w:after="40" w:before="240" w:lineRule="auto"/>
        <w:rPr>
          <w:color w:val="000000"/>
          <w:sz w:val="22"/>
          <w:szCs w:val="22"/>
        </w:rPr>
      </w:pPr>
      <w:bookmarkStart w:colFirst="0" w:colLast="0" w:name="_egalliws88ch"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1vr71kx3xy4" w:id="53"/>
      <w:bookmarkEnd w:id="53"/>
      <w:r w:rsidDel="00000000" w:rsidR="00000000" w:rsidRPr="00000000">
        <w:rPr>
          <w:b w:val="1"/>
          <w:bCs w:val="1"/>
          <w:color w:val="000000"/>
          <w:sz w:val="26"/>
          <w:szCs w:val="26"/>
          <w:rtl w:val="0"/>
        </w:rPr>
        <w:t xml:space="preserve">Step 1: Override </w:t>
      </w:r>
      <w:r w:rsidDel="00000000" w:rsidR="00000000" w:rsidRPr="00000000">
        <w:rPr>
          <w:rFonts w:ascii="Roboto Mono" w:cs="Roboto Mono" w:eastAsia="Roboto Mono" w:hAnsi="Roboto Mono"/>
          <w:b w:val="1"/>
          <w:bCs w:val="1"/>
          <w:color w:val="188038"/>
          <w:sz w:val="26"/>
          <w:szCs w:val="26"/>
          <w:rtl w:val="0"/>
        </w:rPr>
        <w:t xml:space="preserve">systemd</w:t>
      </w:r>
      <w:r w:rsidDel="00000000" w:rsidR="00000000" w:rsidRPr="00000000">
        <w:rPr>
          <w:b w:val="1"/>
          <w:bCs w:val="1"/>
          <w:color w:val="000000"/>
          <w:sz w:val="26"/>
          <w:szCs w:val="26"/>
          <w:rtl w:val="0"/>
        </w:rPr>
        <w:t xml:space="preserve"> Unit File for </w:t>
      </w:r>
      <w:r w:rsidDel="00000000" w:rsidR="00000000" w:rsidRPr="00000000">
        <w:rPr>
          <w:rFonts w:ascii="Roboto Mono" w:cs="Roboto Mono" w:eastAsia="Roboto Mono" w:hAnsi="Roboto Mono"/>
          <w:b w:val="1"/>
          <w:bCs w:val="1"/>
          <w:color w:val="188038"/>
          <w:sz w:val="26"/>
          <w:szCs w:val="26"/>
          <w:rtl w:val="0"/>
        </w:rPr>
        <w:t xml:space="preserve">etcd</w:t>
      </w:r>
    </w:p>
    <w:p w:rsidR="00000000" w:rsidDel="00000000" w:rsidP="00000000" w:rsidRDefault="00000000" w:rsidRPr="00000000" w14:paraId="000003F5">
      <w:pPr>
        <w:pStyle w:val="Heading4"/>
        <w:keepNext w:val="0"/>
        <w:keepLines w:val="0"/>
        <w:spacing w:after="240" w:before="240" w:lineRule="auto"/>
        <w:rPr>
          <w:color w:val="000000"/>
          <w:sz w:val="22"/>
          <w:szCs w:val="22"/>
        </w:rPr>
      </w:pPr>
      <w:bookmarkStart w:colFirst="0" w:colLast="0" w:name="_egalliws88ch" w:id="52"/>
      <w:bookmarkEnd w:id="52"/>
      <w:r w:rsidDel="00000000" w:rsidR="00000000" w:rsidRPr="00000000">
        <w:rPr>
          <w:color w:val="000000"/>
          <w:sz w:val="22"/>
          <w:szCs w:val="22"/>
          <w:rtl w:val="0"/>
        </w:rPr>
        <w:t xml:space="preserve">This ensures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are sent to the systemd journal with a consistent identifier that rsyslog can use.</w:t>
      </w:r>
    </w:p>
    <w:p w:rsidR="00000000" w:rsidDel="00000000" w:rsidP="00000000" w:rsidRDefault="00000000" w:rsidRPr="00000000" w14:paraId="000003F6">
      <w:pPr>
        <w:pStyle w:val="Heading4"/>
        <w:keepNext w:val="0"/>
        <w:keepLines w:val="0"/>
        <w:spacing w:after="240" w:before="240" w:lineRule="auto"/>
        <w:rPr>
          <w:b w:val="1"/>
          <w:bCs w:val="1"/>
          <w:color w:val="000000"/>
          <w:sz w:val="22"/>
          <w:szCs w:val="22"/>
        </w:rPr>
      </w:pPr>
      <w:bookmarkStart w:colFirst="0" w:colLast="0" w:name="_egalliws88ch" w:id="52"/>
      <w:bookmarkEnd w:id="52"/>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3F7">
      <w:pPr>
        <w:pStyle w:val="Heading4"/>
        <w:keepNext w:val="0"/>
        <w:keepLines w:val="0"/>
        <w:numPr>
          <w:ilvl w:val="0"/>
          <w:numId w:val="69"/>
        </w:numPr>
        <w:spacing w:after="240" w:before="240" w:lineRule="auto"/>
        <w:ind w:left="720" w:hanging="360"/>
      </w:pPr>
      <w:bookmarkStart w:colFirst="0" w:colLast="0" w:name="_egalliws88ch" w:id="52"/>
      <w:bookmarkEnd w:id="52"/>
      <w:r w:rsidDel="00000000" w:rsidR="00000000" w:rsidRPr="00000000">
        <w:rPr>
          <w:b w:val="1"/>
          <w:bCs w:val="1"/>
          <w:color w:val="000000"/>
          <w:sz w:val="22"/>
          <w:szCs w:val="22"/>
          <w:rtl w:val="0"/>
        </w:rPr>
        <w:t xml:space="preserve">Create the override directory (if it doesn't exist):</w:t>
      </w:r>
      <w:r w:rsidDel="00000000" w:rsidR="00000000" w:rsidRPr="00000000">
        <w:rPr>
          <w:color w:val="000000"/>
          <w:sz w:val="22"/>
          <w:szCs w:val="22"/>
          <w:rtl w:val="0"/>
        </w:rPr>
        <w:t xml:space="preserve"> The directory </w:t>
      </w:r>
      <w:r w:rsidDel="00000000" w:rsidR="00000000" w:rsidRPr="00000000">
        <w:rPr>
          <w:rFonts w:ascii="Roboto Mono" w:cs="Roboto Mono" w:eastAsia="Roboto Mono" w:hAnsi="Roboto Mono"/>
          <w:color w:val="188038"/>
          <w:sz w:val="22"/>
          <w:szCs w:val="22"/>
          <w:rtl w:val="0"/>
        </w:rPr>
        <w:t xml:space="preserve">/etc/systemd/system/etcd.service.d/</w:t>
      </w:r>
      <w:r w:rsidDel="00000000" w:rsidR="00000000" w:rsidRPr="00000000">
        <w:rPr>
          <w:color w:val="000000"/>
          <w:sz w:val="22"/>
          <w:szCs w:val="22"/>
          <w:rtl w:val="0"/>
        </w:rPr>
        <w:t xml:space="preserve"> is where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looks for service overrides.</w:t>
      </w:r>
    </w:p>
    <w:p w:rsidR="00000000" w:rsidDel="00000000" w:rsidP="00000000" w:rsidRDefault="00000000" w:rsidRPr="00000000" w14:paraId="000003F8">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p6e1lqxbqb6d" w:id="54"/>
      <w:bookmarkEnd w:id="54"/>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sudo mkdir -p /etc/systemd/system/etcd.service.d/</w:t>
      </w:r>
    </w:p>
    <w:p w:rsidR="00000000" w:rsidDel="00000000" w:rsidP="00000000" w:rsidRDefault="00000000" w:rsidRPr="00000000" w14:paraId="000003F9">
      <w:pPr>
        <w:pStyle w:val="Heading4"/>
        <w:keepNext w:val="0"/>
        <w:keepLines w:val="0"/>
        <w:numPr>
          <w:ilvl w:val="0"/>
          <w:numId w:val="69"/>
        </w:numPr>
        <w:spacing w:after="240" w:before="240" w:lineRule="auto"/>
        <w:ind w:left="720" w:hanging="360"/>
      </w:pPr>
      <w:bookmarkStart w:colFirst="0" w:colLast="0" w:name="_egalliws88ch" w:id="52"/>
      <w:bookmarkEnd w:id="52"/>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Create the override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w:t>
      </w:r>
      <w:r w:rsidDel="00000000" w:rsidR="00000000" w:rsidRPr="00000000">
        <w:rPr>
          <w:rFonts w:ascii="Roboto Mono" w:cs="Roboto Mono" w:eastAsia="Roboto Mono" w:hAnsi="Roboto Mono"/>
          <w:color w:val="188038"/>
          <w:sz w:val="22"/>
          <w:szCs w:val="22"/>
          <w:rtl w:val="0"/>
        </w:rPr>
        <w:t xml:space="preserve">etcd_override.conf</w:t>
      </w:r>
      <w:r w:rsidDel="00000000" w:rsidR="00000000" w:rsidRPr="00000000">
        <w:rPr>
          <w:color w:val="000000"/>
          <w:sz w:val="22"/>
          <w:szCs w:val="22"/>
          <w:rtl w:val="0"/>
        </w:rPr>
        <w:t xml:space="preserve"> within this directory.</w:t>
      </w:r>
    </w:p>
    <w:p w:rsidR="00000000" w:rsidDel="00000000" w:rsidP="00000000" w:rsidRDefault="00000000" w:rsidRPr="00000000" w14:paraId="000003FA">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8430j2cc001e" w:id="55"/>
      <w:bookmarkEnd w:id="55"/>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sudo vi /etc/systemd/system/etcd.service.d/etcd_override.conf</w:t>
      </w:r>
    </w:p>
    <w:p w:rsidR="00000000" w:rsidDel="00000000" w:rsidP="00000000" w:rsidRDefault="00000000" w:rsidRPr="00000000" w14:paraId="000003FB">
      <w:pPr>
        <w:pStyle w:val="Heading4"/>
        <w:keepNext w:val="0"/>
        <w:keepLines w:val="0"/>
        <w:numPr>
          <w:ilvl w:val="0"/>
          <w:numId w:val="69"/>
        </w:numPr>
        <w:spacing w:after="240" w:before="240" w:lineRule="auto"/>
        <w:ind w:left="720" w:hanging="360"/>
      </w:pPr>
      <w:bookmarkStart w:colFirst="0" w:colLast="0" w:name="_egalliws88ch" w:id="52"/>
      <w:bookmarkEnd w:id="52"/>
      <w:r w:rsidDel="00000000" w:rsidR="00000000" w:rsidRPr="00000000">
        <w:rPr>
          <w:color w:val="188038"/>
          <w:sz w:val="22"/>
          <w:szCs w:val="22"/>
          <w:rtl w:val="0"/>
        </w:rPr>
        <w:t xml:space="preserve"></w:t>
      </w:r>
      <w:r w:rsidDel="00000000" w:rsidR="00000000" w:rsidRPr="00000000">
        <w:rPr>
          <w:color w:val="000000"/>
          <w:sz w:val="22"/>
          <w:szCs w:val="22"/>
          <w:rtl w:val="0"/>
        </w:rPr>
        <w:t xml:space="preserve">Add the following content to the file:</w:t>
      </w:r>
    </w:p>
    <w:p w:rsidR="00000000" w:rsidDel="00000000" w:rsidP="00000000" w:rsidRDefault="00000000" w:rsidRPr="00000000" w14:paraId="000003FC">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w91ymaksoxf" w:id="56"/>
      <w:bookmarkEnd w:id="56"/>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 /etc/systemd/system/etcd.service.d/etcd_override.conf</w:t>
      </w:r>
    </w:p>
    <w:p w:rsidR="00000000" w:rsidDel="00000000" w:rsidP="00000000" w:rsidRDefault="00000000" w:rsidRPr="00000000" w14:paraId="000003FD">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31rj4lhs20y5" w:id="57"/>
      <w:bookmarkEnd w:id="57"/>
      <w:r w:rsidDel="00000000" w:rsidR="00000000" w:rsidRPr="00000000">
        <w:rPr>
          <w:rFonts w:ascii="Roboto Mono" w:cs="Roboto Mono" w:eastAsia="Roboto Mono" w:hAnsi="Roboto Mono"/>
          <w:color w:val="188038"/>
          <w:sz w:val="22"/>
          <w:szCs w:val="22"/>
          <w:rtl w:val="0"/>
        </w:rPr>
        <w:t xml:space="preserve"># Override etcd systemd unit to set SyslogIdentifier for rsyslog filtering</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F">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bw0jv0f7tc31" w:id="58"/>
      <w:bookmarkEnd w:id="58"/>
      <w:r w:rsidDel="00000000" w:rsidR="00000000" w:rsidRPr="00000000">
        <w:rPr>
          <w:rFonts w:ascii="Roboto Mono" w:cs="Roboto Mono" w:eastAsia="Roboto Mono" w:hAnsi="Roboto Mono"/>
          <w:color w:val="188038"/>
          <w:sz w:val="22"/>
          <w:szCs w:val="22"/>
          <w:rtl w:val="0"/>
        </w:rPr>
        <w:t xml:space="preserve">[Service]</w:t>
      </w:r>
    </w:p>
    <w:p w:rsidR="00000000" w:rsidDel="00000000" w:rsidP="00000000" w:rsidRDefault="00000000" w:rsidRPr="00000000" w14:paraId="00000400">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6xzoti7um1fe" w:id="59"/>
      <w:bookmarkEnd w:id="59"/>
      <w:r w:rsidDel="00000000" w:rsidR="00000000" w:rsidRPr="00000000">
        <w:rPr>
          <w:rFonts w:ascii="Roboto Mono" w:cs="Roboto Mono" w:eastAsia="Roboto Mono" w:hAnsi="Roboto Mono"/>
          <w:color w:val="188038"/>
          <w:sz w:val="22"/>
          <w:szCs w:val="22"/>
          <w:rtl w:val="0"/>
        </w:rPr>
        <w:t xml:space="preserve">SyslogIdentifier=etcd</w:t>
      </w:r>
    </w:p>
    <w:p w:rsidR="00000000" w:rsidDel="00000000" w:rsidP="00000000" w:rsidRDefault="00000000" w:rsidRPr="00000000" w14:paraId="00000401">
      <w:pPr>
        <w:pStyle w:val="Heading4"/>
        <w:keepNext w:val="0"/>
        <w:keepLines w:val="0"/>
        <w:numPr>
          <w:ilvl w:val="0"/>
          <w:numId w:val="69"/>
        </w:numPr>
        <w:spacing w:after="0" w:afterAutospacing="0" w:before="240" w:lineRule="auto"/>
        <w:ind w:left="720" w:hanging="360"/>
      </w:pPr>
      <w:bookmarkStart w:colFirst="0" w:colLast="0" w:name="_egalliws88ch" w:id="52"/>
      <w:bookmarkEnd w:id="52"/>
      <w:r w:rsidDel="00000000" w:rsidR="00000000" w:rsidRPr="00000000">
        <w:rPr>
          <w:color w:val="188038"/>
          <w:sz w:val="22"/>
          <w:szCs w:val="22"/>
          <w:rtl w:val="0"/>
        </w:rPr>
        <w:t xml:space="preserve"></w:t>
      </w:r>
      <w:r w:rsidDel="00000000" w:rsidR="00000000" w:rsidRPr="00000000">
        <w:rPr>
          <w:color w:val="000000"/>
          <w:sz w:val="22"/>
          <w:szCs w:val="22"/>
          <w:rtl w:val="0"/>
        </w:rPr>
        <w:t xml:space="preserve">Save and exit the file.</w:t>
      </w:r>
    </w:p>
    <w:p w:rsidR="00000000" w:rsidDel="00000000" w:rsidP="00000000" w:rsidRDefault="00000000" w:rsidRPr="00000000" w14:paraId="00000402">
      <w:pPr>
        <w:pStyle w:val="Heading4"/>
        <w:keepNext w:val="0"/>
        <w:keepLines w:val="0"/>
        <w:numPr>
          <w:ilvl w:val="0"/>
          <w:numId w:val="69"/>
        </w:numPr>
        <w:spacing w:after="240" w:before="0" w:beforeAutospacing="0" w:lineRule="auto"/>
        <w:ind w:left="720" w:hanging="360"/>
      </w:pPr>
      <w:bookmarkStart w:colFirst="0" w:colLast="0" w:name="_egalliws88ch" w:id="52"/>
      <w:bookmarkEnd w:id="52"/>
      <w:r w:rsidDel="00000000" w:rsidR="00000000" w:rsidRPr="00000000">
        <w:rPr>
          <w:b w:val="1"/>
          <w:bCs w:val="1"/>
          <w:color w:val="000000"/>
          <w:sz w:val="22"/>
          <w:szCs w:val="22"/>
          <w:rtl w:val="0"/>
        </w:rPr>
        <w:t xml:space="preserve">Reload </w:t>
      </w:r>
      <w:r w:rsidDel="00000000" w:rsidR="00000000" w:rsidRPr="00000000">
        <w:rPr>
          <w:rFonts w:ascii="Roboto Mono" w:cs="Roboto Mono" w:eastAsia="Roboto Mono" w:hAnsi="Roboto Mono"/>
          <w:b w:val="1"/>
          <w:bCs w:val="1"/>
          <w:color w:val="188038"/>
          <w:sz w:val="22"/>
          <w:szCs w:val="22"/>
          <w:rtl w:val="0"/>
        </w:rPr>
        <w:t xml:space="preserve">systemd</w:t>
      </w:r>
      <w:r w:rsidDel="00000000" w:rsidR="00000000" w:rsidRPr="00000000">
        <w:rPr>
          <w:b w:val="1"/>
          <w:bCs w:val="1"/>
          <w:color w:val="000000"/>
          <w:sz w:val="22"/>
          <w:szCs w:val="22"/>
          <w:rtl w:val="0"/>
        </w:rPr>
        <w:t xml:space="preserve"> daemon and restart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 After modifying systemd unit files, you must reload the daemon and restart the service for changes to take effect.</w:t>
        <w:br w:type="textWrapping"/>
        <w:t xml:space="preserve">Bash</w:t>
      </w:r>
    </w:p>
    <w:p w:rsidR="00000000" w:rsidDel="00000000" w:rsidP="00000000" w:rsidRDefault="00000000" w:rsidRPr="00000000" w14:paraId="00000403">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43yuj9bwwbpg" w:id="60"/>
      <w:bookmarkEnd w:id="60"/>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sudo systemctl daemon-reload</w:t>
      </w:r>
    </w:p>
    <w:p w:rsidR="00000000" w:rsidDel="00000000" w:rsidP="00000000" w:rsidRDefault="00000000" w:rsidRPr="00000000" w14:paraId="00000404">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ikkd0xgl4aen" w:id="61"/>
      <w:bookmarkEnd w:id="61"/>
      <w:r w:rsidDel="00000000" w:rsidR="00000000" w:rsidRPr="00000000">
        <w:rPr>
          <w:rFonts w:ascii="Roboto Mono" w:cs="Roboto Mono" w:eastAsia="Roboto Mono" w:hAnsi="Roboto Mono"/>
          <w:color w:val="188038"/>
          <w:sz w:val="22"/>
          <w:szCs w:val="22"/>
          <w:rtl w:val="0"/>
        </w:rPr>
        <w:t xml:space="preserve">sudo systemctl restart etcd</w:t>
      </w:r>
    </w:p>
    <w:p w:rsidR="00000000" w:rsidDel="00000000" w:rsidP="00000000" w:rsidRDefault="00000000" w:rsidRPr="00000000" w14:paraId="00000405">
      <w:pPr>
        <w:pStyle w:val="Heading4"/>
        <w:keepNext w:val="0"/>
        <w:keepLines w:val="0"/>
        <w:spacing w:after="40" w:before="240" w:lineRule="auto"/>
        <w:rPr>
          <w:color w:val="000000"/>
          <w:sz w:val="22"/>
          <w:szCs w:val="22"/>
        </w:rPr>
      </w:pPr>
      <w:bookmarkStart w:colFirst="0" w:colLast="0" w:name="_egalliws88ch" w:id="52"/>
      <w:bookmarkEnd w:id="52"/>
      <w:r w:rsidDel="00000000" w:rsidR="00000000" w:rsidRPr="00000000">
        <w:rPr>
          <w:color w:val="188038"/>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r7xli113xny9" w:id="62"/>
      <w:bookmarkEnd w:id="62"/>
      <w:r w:rsidDel="00000000" w:rsidR="00000000" w:rsidRPr="00000000">
        <w:rPr>
          <w:b w:val="1"/>
          <w:bCs w:val="1"/>
          <w:color w:val="000000"/>
          <w:sz w:val="26"/>
          <w:szCs w:val="26"/>
          <w:rtl w:val="0"/>
        </w:rPr>
        <w:t xml:space="preserve">Step 2: Configure </w:t>
      </w:r>
      <w:r w:rsidDel="00000000" w:rsidR="00000000" w:rsidRPr="00000000">
        <w:rPr>
          <w:rFonts w:ascii="Roboto Mono" w:cs="Roboto Mono" w:eastAsia="Roboto Mono" w:hAnsi="Roboto Mono"/>
          <w:b w:val="1"/>
          <w:bCs w:val="1"/>
          <w:color w:val="188038"/>
          <w:sz w:val="26"/>
          <w:szCs w:val="26"/>
          <w:rtl w:val="0"/>
        </w:rPr>
        <w:t xml:space="preserve">Rsyslog</w:t>
      </w:r>
      <w:r w:rsidDel="00000000" w:rsidR="00000000" w:rsidRPr="00000000">
        <w:rPr>
          <w:b w:val="1"/>
          <w:bCs w:val="1"/>
          <w:color w:val="000000"/>
          <w:sz w:val="26"/>
          <w:szCs w:val="26"/>
          <w:rtl w:val="0"/>
        </w:rPr>
        <w:t xml:space="preserve"> to Filter and Forward </w:t>
      </w:r>
      <w:r w:rsidDel="00000000" w:rsidR="00000000" w:rsidRPr="00000000">
        <w:rPr>
          <w:rFonts w:ascii="Roboto Mono" w:cs="Roboto Mono" w:eastAsia="Roboto Mono" w:hAnsi="Roboto Mono"/>
          <w:b w:val="1"/>
          <w:bCs w:val="1"/>
          <w:color w:val="188038"/>
          <w:sz w:val="26"/>
          <w:szCs w:val="26"/>
          <w:rtl w:val="0"/>
        </w:rPr>
        <w:t xml:space="preserve">etcd</w:t>
      </w:r>
      <w:r w:rsidDel="00000000" w:rsidR="00000000" w:rsidRPr="00000000">
        <w:rPr>
          <w:b w:val="1"/>
          <w:bCs w:val="1"/>
          <w:color w:val="000000"/>
          <w:sz w:val="26"/>
          <w:szCs w:val="26"/>
          <w:rtl w:val="0"/>
        </w:rPr>
        <w:t xml:space="preserve"> Logs</w:t>
      </w:r>
    </w:p>
    <w:p w:rsidR="00000000" w:rsidDel="00000000" w:rsidP="00000000" w:rsidRDefault="00000000" w:rsidRPr="00000000" w14:paraId="00000407">
      <w:pPr>
        <w:pStyle w:val="Heading4"/>
        <w:keepNext w:val="0"/>
        <w:keepLines w:val="0"/>
        <w:spacing w:after="240" w:before="240" w:lineRule="auto"/>
        <w:rPr>
          <w:color w:val="000000"/>
          <w:sz w:val="22"/>
          <w:szCs w:val="22"/>
        </w:rPr>
      </w:pPr>
      <w:bookmarkStart w:colFirst="0" w:colLast="0" w:name="_egalliws88ch" w:id="52"/>
      <w:bookmarkEnd w:id="52"/>
      <w:r w:rsidDel="00000000" w:rsidR="00000000" w:rsidRPr="00000000">
        <w:rPr>
          <w:color w:val="000000"/>
          <w:sz w:val="22"/>
          <w:szCs w:val="22"/>
          <w:rtl w:val="0"/>
        </w:rPr>
        <w:t xml:space="preserve">Now that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is configured to send logs with the </w:t>
      </w:r>
      <w:r w:rsidDel="00000000" w:rsidR="00000000" w:rsidRPr="00000000">
        <w:rPr>
          <w:rFonts w:ascii="Roboto Mono" w:cs="Roboto Mono" w:eastAsia="Roboto Mono" w:hAnsi="Roboto Mono"/>
          <w:color w:val="188038"/>
          <w:sz w:val="22"/>
          <w:szCs w:val="22"/>
          <w:rtl w:val="0"/>
        </w:rPr>
        <w:t xml:space="preserve">SyslogIdentifier=etcd</w:t>
      </w:r>
      <w:r w:rsidDel="00000000" w:rsidR="00000000" w:rsidRPr="00000000">
        <w:rPr>
          <w:color w:val="000000"/>
          <w:sz w:val="22"/>
          <w:szCs w:val="22"/>
          <w:rtl w:val="0"/>
        </w:rPr>
        <w:t xml:space="preserve">, we can tell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filter these and send them to your Logstash gateway.</w:t>
      </w:r>
    </w:p>
    <w:p w:rsidR="00000000" w:rsidDel="00000000" w:rsidP="00000000" w:rsidRDefault="00000000" w:rsidRPr="00000000" w14:paraId="00000408">
      <w:pPr>
        <w:pStyle w:val="Heading4"/>
        <w:keepNext w:val="0"/>
        <w:keepLines w:val="0"/>
        <w:spacing w:after="240" w:before="240" w:lineRule="auto"/>
        <w:rPr>
          <w:b w:val="1"/>
          <w:bCs w:val="1"/>
          <w:color w:val="000000"/>
          <w:sz w:val="22"/>
          <w:szCs w:val="22"/>
        </w:rPr>
      </w:pPr>
      <w:bookmarkStart w:colFirst="0" w:colLast="0" w:name="_egalliws88ch" w:id="52"/>
      <w:bookmarkEnd w:id="52"/>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409">
      <w:pPr>
        <w:pStyle w:val="Heading4"/>
        <w:keepNext w:val="0"/>
        <w:keepLines w:val="0"/>
        <w:numPr>
          <w:ilvl w:val="0"/>
          <w:numId w:val="25"/>
        </w:numPr>
        <w:spacing w:after="240" w:before="240" w:lineRule="auto"/>
        <w:ind w:left="720" w:hanging="360"/>
      </w:pPr>
      <w:bookmarkStart w:colFirst="0" w:colLast="0" w:name="_egalliws88ch" w:id="52"/>
      <w:bookmarkEnd w:id="52"/>
      <w:r w:rsidDel="00000000" w:rsidR="00000000" w:rsidRPr="00000000">
        <w:rPr>
          <w:b w:val="1"/>
          <w:bCs w:val="1"/>
          <w:color w:val="000000"/>
          <w:sz w:val="22"/>
          <w:szCs w:val="22"/>
          <w:rtl w:val="0"/>
        </w:rPr>
        <w:t xml:space="preserve">Create a new Rsyslog configuration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a file, for example, </w:t>
      </w:r>
      <w:r w:rsidDel="00000000" w:rsidR="00000000" w:rsidRPr="00000000">
        <w:rPr>
          <w:rFonts w:ascii="Roboto Mono" w:cs="Roboto Mono" w:eastAsia="Roboto Mono" w:hAnsi="Roboto Mono"/>
          <w:color w:val="188038"/>
          <w:sz w:val="22"/>
          <w:szCs w:val="22"/>
          <w:rtl w:val="0"/>
        </w:rPr>
        <w:t xml:space="preserve">50-etcd.conf</w:t>
      </w:r>
      <w:r w:rsidDel="00000000" w:rsidR="00000000" w:rsidRPr="00000000">
        <w:rPr>
          <w:color w:val="000000"/>
          <w:sz w:val="22"/>
          <w:szCs w:val="22"/>
          <w:rtl w:val="0"/>
        </w:rPr>
        <w:t xml:space="preserve">, in </w:t>
      </w:r>
      <w:r w:rsidDel="00000000" w:rsidR="00000000" w:rsidRPr="00000000">
        <w:rPr>
          <w:rFonts w:ascii="Roboto Mono" w:cs="Roboto Mono" w:eastAsia="Roboto Mono" w:hAnsi="Roboto Mono"/>
          <w:color w:val="188038"/>
          <w:sz w:val="22"/>
          <w:szCs w:val="22"/>
          <w:rtl w:val="0"/>
        </w:rPr>
        <w:t xml:space="preserve">/etc/rsyslog.d/</w:t>
      </w:r>
      <w:r w:rsidDel="00000000" w:rsidR="00000000" w:rsidRPr="00000000">
        <w:rPr>
          <w:color w:val="000000"/>
          <w:sz w:val="22"/>
          <w:szCs w:val="22"/>
          <w:rtl w:val="0"/>
        </w:rPr>
        <w:t xml:space="preserve">. We're using </w:t>
      </w:r>
      <w:r w:rsidDel="00000000" w:rsidR="00000000" w:rsidRPr="00000000">
        <w:rPr>
          <w:rFonts w:ascii="Roboto Mono" w:cs="Roboto Mono" w:eastAsia="Roboto Mono" w:hAnsi="Roboto Mono"/>
          <w:color w:val="188038"/>
          <w:sz w:val="22"/>
          <w:szCs w:val="22"/>
          <w:rtl w:val="0"/>
        </w:rPr>
        <w:t xml:space="preserve">50-</w:t>
      </w:r>
      <w:r w:rsidDel="00000000" w:rsidR="00000000" w:rsidRPr="00000000">
        <w:rPr>
          <w:color w:val="000000"/>
          <w:sz w:val="22"/>
          <w:szCs w:val="22"/>
          <w:rtl w:val="0"/>
        </w:rPr>
        <w:t xml:space="preserve"> to ensure it loads after initial setup but before other application-specific filters you might have at higher numbers.</w:t>
        <w:br w:type="textWrapping"/>
        <w:t xml:space="preserve">Bash</w:t>
      </w:r>
    </w:p>
    <w:p w:rsidR="00000000" w:rsidDel="00000000" w:rsidP="00000000" w:rsidRDefault="00000000" w:rsidRPr="00000000" w14:paraId="0000040A">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r1fsnrl5igrp" w:id="63"/>
      <w:bookmarkEnd w:id="63"/>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sudo vi /etc/rsyslog.d/57-etcd.conf</w:t>
      </w:r>
    </w:p>
    <w:p w:rsidR="00000000" w:rsidDel="00000000" w:rsidP="00000000" w:rsidRDefault="00000000" w:rsidRPr="00000000" w14:paraId="0000040B">
      <w:pPr>
        <w:pStyle w:val="Heading4"/>
        <w:keepNext w:val="0"/>
        <w:keepLines w:val="0"/>
        <w:numPr>
          <w:ilvl w:val="0"/>
          <w:numId w:val="25"/>
        </w:numPr>
        <w:spacing w:after="240" w:before="240" w:lineRule="auto"/>
        <w:ind w:left="720" w:hanging="360"/>
      </w:pPr>
      <w:bookmarkStart w:colFirst="0" w:colLast="0" w:name="_egalliws88ch" w:id="52"/>
      <w:bookmarkEnd w:id="52"/>
      <w:r w:rsidDel="00000000" w:rsidR="00000000" w:rsidRPr="00000000">
        <w:rPr>
          <w:color w:val="188038"/>
          <w:sz w:val="22"/>
          <w:szCs w:val="22"/>
          <w:rtl w:val="0"/>
        </w:rPr>
        <w:t xml:space="preserve"></w:t>
      </w:r>
      <w:r w:rsidDel="00000000" w:rsidR="00000000" w:rsidRPr="00000000">
        <w:rPr>
          <w:color w:val="000000"/>
          <w:sz w:val="22"/>
          <w:szCs w:val="22"/>
          <w:rtl w:val="0"/>
        </w:rPr>
        <w:br w:type="textWrapping"/>
        <w:t xml:space="preserve">Add the following content to the file:</w:t>
        <w:br w:type="textWrapping"/>
        <w:t xml:space="preserve">Code snippet</w:t>
      </w:r>
    </w:p>
    <w:p w:rsidR="00000000" w:rsidDel="00000000" w:rsidP="00000000" w:rsidRDefault="00000000" w:rsidRPr="00000000" w14:paraId="0000040C">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8yagp1c7h1vo" w:id="64"/>
      <w:bookmarkEnd w:id="64"/>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 /etc/rsyslog.d/57-etcd.conf</w:t>
      </w:r>
    </w:p>
    <w:p w:rsidR="00000000" w:rsidDel="00000000" w:rsidP="00000000" w:rsidRDefault="00000000" w:rsidRPr="00000000" w14:paraId="0000040D">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ktq26r2bcxjr" w:id="65"/>
      <w:bookmarkEnd w:id="65"/>
      <w:r w:rsidDel="00000000" w:rsidR="00000000" w:rsidRPr="00000000">
        <w:rPr>
          <w:rFonts w:ascii="Roboto Mono" w:cs="Roboto Mono" w:eastAsia="Roboto Mono" w:hAnsi="Roboto Mono"/>
          <w:color w:val="188038"/>
          <w:sz w:val="22"/>
          <w:szCs w:val="22"/>
          <w:rtl w:val="0"/>
        </w:rPr>
        <w:t xml:space="preserve"># Configure rsyslog to filter and forward etcd logs to Logstash</w:t>
      </w:r>
    </w:p>
    <w:p w:rsidR="00000000" w:rsidDel="00000000" w:rsidP="00000000" w:rsidRDefault="00000000" w:rsidRPr="00000000" w14:paraId="0000040E">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jgb8pdsn2qa" w:id="66"/>
      <w:bookmarkEnd w:id="66"/>
      <w:r w:rsidDel="00000000" w:rsidR="00000000" w:rsidRPr="00000000">
        <w:rPr>
          <w:rFonts w:ascii="Roboto Mono" w:cs="Roboto Mono" w:eastAsia="Roboto Mono" w:hAnsi="Roboto Mono"/>
          <w:color w:val="188038"/>
          <w:sz w:val="22"/>
          <w:szCs w:val="22"/>
          <w:rtl w:val="0"/>
        </w:rPr>
        <w:t xml:space="preserve"># Logs are received from systemd-journald (via imjournal)</w:t>
      </w:r>
    </w:p>
    <w:p w:rsidR="00000000" w:rsidDel="00000000" w:rsidP="00000000" w:rsidRDefault="00000000" w:rsidRPr="00000000" w14:paraId="0000040F">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pnffzogm4pjj" w:id="67"/>
      <w:bookmarkEnd w:id="67"/>
      <w:r w:rsidDel="00000000" w:rsidR="00000000" w:rsidRPr="00000000">
        <w:rPr>
          <w:rtl w:val="0"/>
        </w:rPr>
      </w:r>
    </w:p>
    <w:p w:rsidR="00000000" w:rsidDel="00000000" w:rsidP="00000000" w:rsidRDefault="00000000" w:rsidRPr="00000000" w14:paraId="00000410">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1lum5ka7dgwm" w:id="68"/>
      <w:bookmarkEnd w:id="68"/>
      <w:r w:rsidDel="00000000" w:rsidR="00000000" w:rsidRPr="00000000">
        <w:rPr>
          <w:rFonts w:ascii="Roboto Mono" w:cs="Roboto Mono" w:eastAsia="Roboto Mono" w:hAnsi="Roboto Mono"/>
          <w:color w:val="188038"/>
          <w:sz w:val="22"/>
          <w:szCs w:val="22"/>
          <w:rtl w:val="0"/>
        </w:rPr>
        <w:t xml:space="preserve"># Filter for messages where the program name is 'etcd'</w:t>
      </w:r>
    </w:p>
    <w:p w:rsidR="00000000" w:rsidDel="00000000" w:rsidP="00000000" w:rsidRDefault="00000000" w:rsidRPr="00000000" w14:paraId="00000411">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a1cxuu8js3q7" w:id="69"/>
      <w:bookmarkEnd w:id="69"/>
      <w:r w:rsidDel="00000000" w:rsidR="00000000" w:rsidRPr="00000000">
        <w:rPr>
          <w:rFonts w:ascii="Roboto Mono" w:cs="Roboto Mono" w:eastAsia="Roboto Mono" w:hAnsi="Roboto Mono"/>
          <w:color w:val="188038"/>
          <w:sz w:val="22"/>
          <w:szCs w:val="22"/>
          <w:rtl w:val="0"/>
        </w:rPr>
        <w:t xml:space="preserve"># This also includes a fallback check for the systemd unit name for robustness.</w:t>
      </w:r>
    </w:p>
    <w:p w:rsidR="00000000" w:rsidDel="00000000" w:rsidP="00000000" w:rsidRDefault="00000000" w:rsidRPr="00000000" w14:paraId="00000412">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6oai3t9vmmr2" w:id="70"/>
      <w:bookmarkEnd w:id="70"/>
      <w:r w:rsidDel="00000000" w:rsidR="00000000" w:rsidRPr="00000000">
        <w:rPr>
          <w:rFonts w:ascii="Roboto Mono" w:cs="Roboto Mono" w:eastAsia="Roboto Mono" w:hAnsi="Roboto Mono"/>
          <w:color w:val="188038"/>
          <w:sz w:val="22"/>
          <w:szCs w:val="22"/>
          <w:rtl w:val="0"/>
        </w:rPr>
        <w:t xml:space="preserve">if $programname == 'etcd' or $!_SYSTEMD_UNIT == "etcd.service" then {</w:t>
      </w:r>
    </w:p>
    <w:p w:rsidR="00000000" w:rsidDel="00000000" w:rsidP="00000000" w:rsidRDefault="00000000" w:rsidRPr="00000000" w14:paraId="00000413">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54h3cvnobktp" w:id="71"/>
      <w:bookmarkEnd w:id="71"/>
      <w:r w:rsidDel="00000000" w:rsidR="00000000" w:rsidRPr="00000000">
        <w:rPr>
          <w:rFonts w:ascii="Roboto Mono" w:cs="Roboto Mono" w:eastAsia="Roboto Mono" w:hAnsi="Roboto Mono"/>
          <w:color w:val="188038"/>
          <w:sz w:val="22"/>
          <w:szCs w:val="22"/>
          <w:rtl w:val="0"/>
        </w:rPr>
        <w:t xml:space="preserve">    # Call the ruleset responsible for forwarding logs to the Logstash gateway</w:t>
      </w:r>
    </w:p>
    <w:p w:rsidR="00000000" w:rsidDel="00000000" w:rsidP="00000000" w:rsidRDefault="00000000" w:rsidRPr="00000000" w14:paraId="00000414">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ph8pclftawsp" w:id="72"/>
      <w:bookmarkEnd w:id="72"/>
      <w:r w:rsidDel="00000000" w:rsidR="00000000" w:rsidRPr="00000000">
        <w:rPr>
          <w:rFonts w:ascii="Roboto Mono" w:cs="Roboto Mono" w:eastAsia="Roboto Mono" w:hAnsi="Roboto Mono"/>
          <w:color w:val="188038"/>
          <w:sz w:val="22"/>
          <w:szCs w:val="22"/>
          <w:rtl w:val="0"/>
        </w:rPr>
        <w:t xml:space="preserve">    call send_to_gateway</w:t>
      </w:r>
    </w:p>
    <w:p w:rsidR="00000000" w:rsidDel="00000000" w:rsidP="00000000" w:rsidRDefault="00000000" w:rsidRPr="00000000" w14:paraId="00000415">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eq6dogjemsfp" w:id="73"/>
      <w:bookmarkEnd w:id="73"/>
      <w:r w:rsidDel="00000000" w:rsidR="00000000" w:rsidRPr="00000000">
        <w:rPr>
          <w:rFonts w:ascii="Roboto Mono" w:cs="Roboto Mono" w:eastAsia="Roboto Mono" w:hAnsi="Roboto Mono"/>
          <w:color w:val="188038"/>
          <w:sz w:val="22"/>
          <w:szCs w:val="22"/>
          <w:rtl w:val="0"/>
        </w:rPr>
        <w:t xml:space="preserve">}</w:t>
      </w:r>
    </w:p>
    <w:p w:rsidR="00000000" w:rsidDel="00000000" w:rsidP="00000000" w:rsidRDefault="00000000" w:rsidRPr="00000000" w14:paraId="00000416">
      <w:pPr>
        <w:pStyle w:val="Heading4"/>
        <w:keepNext w:val="0"/>
        <w:keepLines w:val="0"/>
        <w:numPr>
          <w:ilvl w:val="0"/>
          <w:numId w:val="25"/>
        </w:numPr>
        <w:spacing w:after="0" w:afterAutospacing="0" w:before="240" w:lineRule="auto"/>
        <w:ind w:left="720" w:hanging="360"/>
      </w:pPr>
      <w:bookmarkStart w:colFirst="0" w:colLast="0" w:name="_egalliws88ch" w:id="52"/>
      <w:bookmarkEnd w:id="52"/>
      <w:r w:rsidDel="00000000" w:rsidR="00000000" w:rsidRPr="00000000">
        <w:rPr>
          <w:color w:val="188038"/>
          <w:sz w:val="22"/>
          <w:szCs w:val="22"/>
          <w:rtl w:val="0"/>
        </w:rPr>
        <w:t xml:space="preserve"></w:t>
      </w:r>
      <w:r w:rsidDel="00000000" w:rsidR="00000000" w:rsidRPr="00000000">
        <w:rPr>
          <w:color w:val="000000"/>
          <w:sz w:val="22"/>
          <w:szCs w:val="22"/>
          <w:rtl w:val="0"/>
        </w:rPr>
        <w:t xml:space="preserve">Save and exit the file.</w:t>
      </w:r>
    </w:p>
    <w:p w:rsidR="00000000" w:rsidDel="00000000" w:rsidP="00000000" w:rsidRDefault="00000000" w:rsidRPr="00000000" w14:paraId="00000417">
      <w:pPr>
        <w:pStyle w:val="Heading4"/>
        <w:keepNext w:val="0"/>
        <w:keepLines w:val="0"/>
        <w:numPr>
          <w:ilvl w:val="0"/>
          <w:numId w:val="25"/>
        </w:numPr>
        <w:spacing w:after="240" w:before="0" w:beforeAutospacing="0" w:lineRule="auto"/>
        <w:ind w:left="720" w:hanging="360"/>
      </w:pPr>
      <w:bookmarkStart w:colFirst="0" w:colLast="0" w:name="_3c13zts3r64" w:id="74"/>
      <w:bookmarkEnd w:id="74"/>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EXTRA POINT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Check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 logs in the journal (to confirm </w:t>
      </w:r>
      <w:r w:rsidDel="00000000" w:rsidR="00000000" w:rsidRPr="00000000">
        <w:rPr>
          <w:rFonts w:ascii="Roboto Mono" w:cs="Roboto Mono" w:eastAsia="Roboto Mono" w:hAnsi="Roboto Mono"/>
          <w:b w:val="1"/>
          <w:bCs w:val="1"/>
          <w:color w:val="188038"/>
          <w:sz w:val="22"/>
          <w:szCs w:val="22"/>
          <w:rtl w:val="0"/>
        </w:rPr>
        <w:t xml:space="preserve">SyslogIdentifier</w:t>
      </w:r>
      <w:r w:rsidDel="00000000" w:rsidR="00000000" w:rsidRPr="00000000">
        <w:rPr>
          <w:b w:val="1"/>
          <w:bCs w:val="1"/>
          <w:color w:val="000000"/>
          <w:sz w:val="22"/>
          <w:szCs w:val="22"/>
          <w:rtl w:val="0"/>
        </w:rPr>
        <w:t xml:space="preserve"> is applied):</w:t>
      </w: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rFonts w:ascii="Roboto Mono" w:cs="Roboto Mono" w:eastAsia="Roboto Mono" w:hAnsi="Roboto Mono"/>
          <w:color w:val="188038"/>
          <w:sz w:val="22"/>
          <w:szCs w:val="22"/>
        </w:rPr>
      </w:pPr>
      <w:bookmarkStart w:colFirst="0" w:colLast="0" w:name="_w4julbmcms3z" w:id="75"/>
      <w:bookmarkEnd w:id="75"/>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br w:type="textWrapping"/>
        <w:t xml:space="preserve">sudo journalctl -u etcd.service -f</w:t>
      </w:r>
    </w:p>
    <w:p w:rsidR="00000000" w:rsidDel="00000000" w:rsidP="00000000" w:rsidRDefault="00000000" w:rsidRPr="00000000" w14:paraId="00000419">
      <w:pPr>
        <w:pStyle w:val="Heading4"/>
        <w:keepNext w:val="0"/>
        <w:keepLines w:val="0"/>
        <w:spacing w:after="240" w:before="240" w:lineRule="auto"/>
        <w:ind w:firstLine="720"/>
        <w:rPr>
          <w:color w:val="000000"/>
          <w:sz w:val="22"/>
          <w:szCs w:val="22"/>
        </w:rPr>
      </w:pPr>
      <w:bookmarkStart w:colFirst="0" w:colLast="0" w:name="_nlf5gbegwvzz" w:id="76"/>
      <w:bookmarkEnd w:id="76"/>
      <w:r w:rsidDel="00000000" w:rsidR="00000000" w:rsidRPr="00000000">
        <w:rPr>
          <w:color w:val="188038"/>
          <w:sz w:val="22"/>
          <w:szCs w:val="22"/>
          <w:rtl w:val="0"/>
        </w:rPr>
        <w:t xml:space="preserve"></w:t>
      </w:r>
      <w:r w:rsidDel="00000000" w:rsidR="00000000" w:rsidRPr="00000000">
        <w:rPr>
          <w:color w:val="000000"/>
          <w:sz w:val="22"/>
          <w:szCs w:val="22"/>
          <w:rtl w:val="0"/>
        </w:rPr>
        <w:t xml:space="preserve">Look for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before the log messages. This indicates the </w:t>
      </w:r>
      <w:r w:rsidDel="00000000" w:rsidR="00000000" w:rsidRPr="00000000">
        <w:rPr>
          <w:rFonts w:ascii="Roboto Mono" w:cs="Roboto Mono" w:eastAsia="Roboto Mono" w:hAnsi="Roboto Mono"/>
          <w:color w:val="188038"/>
          <w:sz w:val="22"/>
          <w:szCs w:val="22"/>
          <w:rtl w:val="0"/>
        </w:rPr>
        <w:t xml:space="preserve">SyslogIdentifier</w:t>
      </w:r>
      <w:r w:rsidDel="00000000" w:rsidR="00000000" w:rsidRPr="00000000">
        <w:rPr>
          <w:color w:val="000000"/>
          <w:sz w:val="22"/>
          <w:szCs w:val="22"/>
          <w:rtl w:val="0"/>
        </w:rPr>
        <w:t xml:space="preserve"> is working.</w:t>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sehzfvxtk3at" w:id="77"/>
      <w:bookmarkEnd w:id="77"/>
      <w:r w:rsidDel="00000000" w:rsidR="00000000" w:rsidRPr="00000000">
        <w:rPr>
          <w:b w:val="1"/>
          <w:bCs w:val="1"/>
          <w:color w:val="000000"/>
          <w:sz w:val="22"/>
          <w:szCs w:val="22"/>
          <w:rtl w:val="0"/>
        </w:rPr>
        <w:t xml:space="preserve">Configure Forwarding for logs from alloydb omni monitor</w:t>
      </w:r>
    </w:p>
    <w:p w:rsidR="00000000" w:rsidDel="00000000" w:rsidP="00000000" w:rsidRDefault="00000000" w:rsidRPr="00000000" w14:paraId="0000041B">
      <w:pPr>
        <w:numPr>
          <w:ilvl w:val="0"/>
          <w:numId w:val="105"/>
        </w:numPr>
        <w:spacing w:after="240" w:before="240" w:lineRule="auto"/>
        <w:ind w:left="720" w:hanging="360"/>
      </w:pPr>
      <w:r w:rsidDel="00000000" w:rsidR="00000000" w:rsidRPr="00000000">
        <w:rPr>
          <w:b w:val="1"/>
          <w:bCs w:val="1"/>
          <w:rtl w:val="0"/>
        </w:rPr>
        <w:t xml:space="preserve">Create a new Rsyslog configuration file for alloydbomni_monitor:</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41C">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/etc/rsyslog.d/58-alloydbomni_monitor.conf</w:t>
      </w:r>
    </w:p>
    <w:p w:rsidR="00000000" w:rsidDel="00000000" w:rsidP="00000000" w:rsidRDefault="00000000" w:rsidRPr="00000000" w14:paraId="0000041D">
      <w:pPr>
        <w:numPr>
          <w:ilvl w:val="0"/>
          <w:numId w:val="84"/>
        </w:numPr>
        <w:spacing w:after="240" w:before="240" w:lineRule="auto"/>
        <w:ind w:left="720" w:hanging="360"/>
        <w:rPr>
          <w:b w:val="1"/>
          <w:bCs w:val="1"/>
        </w:rPr>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58-alloydbomni_monitor.conf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1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/etc/rsyslog.d/58-alloydbomni_monitor.conf</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'alloydbomni_monitor' then {</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2">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23">
      <w:pPr>
        <w:numPr>
          <w:ilvl w:val="0"/>
          <w:numId w:val="84"/>
        </w:numPr>
        <w:spacing w:after="240" w:before="240" w:lineRule="auto"/>
        <w:ind w:left="720" w:hanging="360"/>
      </w:pPr>
      <w:r w:rsidDel="00000000" w:rsidR="00000000" w:rsidRPr="00000000">
        <w:rPr>
          <w:rtl w:val="0"/>
        </w:rPr>
        <w:t xml:space="preserve">Save and exit the file.</w:t>
      </w:r>
    </w:p>
    <w:p w:rsidR="00000000" w:rsidDel="00000000" w:rsidP="00000000" w:rsidRDefault="00000000" w:rsidRPr="00000000" w14:paraId="0000042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nawwjz9xop7h" w:id="78"/>
      <w:bookmarkEnd w:id="78"/>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After making these changes, you must restart the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service for them to take effect.</w:t>
      </w:r>
    </w:p>
    <w:p w:rsidR="00000000" w:rsidDel="00000000" w:rsidP="00000000" w:rsidRDefault="00000000" w:rsidRPr="00000000" w14:paraId="0000042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restart rsyslog</w:t>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gr6j7pwc6ome" w:id="79"/>
      <w:bookmarkEnd w:id="79"/>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28">
      <w:pPr>
        <w:numPr>
          <w:ilvl w:val="0"/>
          <w:numId w:val="34"/>
        </w:numPr>
        <w:spacing w:after="240" w:before="240" w:lineRule="auto"/>
        <w:ind w:left="720" w:hanging="360"/>
      </w:pPr>
      <w:r w:rsidDel="00000000" w:rsidR="00000000" w:rsidRPr="00000000">
        <w:rPr>
          <w:b w:val="1"/>
          <w:bCs w:val="1"/>
          <w:rtl w:val="0"/>
        </w:rPr>
        <w:t xml:space="preserve">Check Rsyslog status:</w:t>
      </w:r>
      <w:r w:rsidDel="00000000" w:rsidR="00000000" w:rsidRPr="00000000">
        <w:rPr>
          <w:rtl w:val="0"/>
        </w:rPr>
      </w:r>
    </w:p>
    <w:p w:rsidR="00000000" w:rsidDel="00000000" w:rsidP="00000000" w:rsidRDefault="00000000" w:rsidRPr="00000000" w14:paraId="0000042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rsyslog</w:t>
      </w:r>
    </w:p>
    <w:p w:rsidR="00000000" w:rsidDel="00000000" w:rsidP="00000000" w:rsidRDefault="00000000" w:rsidRPr="00000000" w14:paraId="0000042A">
      <w:pPr>
        <w:numPr>
          <w:ilvl w:val="0"/>
          <w:numId w:val="34"/>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Ensure it's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and look for any new errors.</w:t>
      </w:r>
    </w:p>
    <w:p w:rsidR="00000000" w:rsidDel="00000000" w:rsidP="00000000" w:rsidRDefault="00000000" w:rsidRPr="00000000" w14:paraId="0000042B">
      <w:pPr>
        <w:numPr>
          <w:ilvl w:val="0"/>
          <w:numId w:val="34"/>
        </w:numPr>
        <w:spacing w:after="240" w:before="0" w:beforeAutospacing="0" w:lineRule="auto"/>
        <w:ind w:left="720" w:hanging="360"/>
      </w:pPr>
      <w:r w:rsidDel="00000000" w:rsidR="00000000" w:rsidRPr="00000000">
        <w:rPr>
          <w:b w:val="1"/>
          <w:bCs w:val="1"/>
          <w:rtl w:val="0"/>
        </w:rPr>
        <w:t xml:space="preserve">Check Rsyslog journal for errors:</w:t>
      </w:r>
      <w:r w:rsidDel="00000000" w:rsidR="00000000" w:rsidRPr="00000000">
        <w:rPr>
          <w:rtl w:val="0"/>
        </w:rPr>
      </w:r>
    </w:p>
    <w:p w:rsidR="00000000" w:rsidDel="00000000" w:rsidP="00000000" w:rsidRDefault="00000000" w:rsidRPr="00000000" w14:paraId="0000042C">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-u rsyslog -f</w:t>
      </w:r>
    </w:p>
    <w:p w:rsidR="00000000" w:rsidDel="00000000" w:rsidP="00000000" w:rsidRDefault="00000000" w:rsidRPr="00000000" w14:paraId="0000042D">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F">
      <w:pPr>
        <w:rPr>
          <w:b w:val="1"/>
          <w:bCs w:val="1"/>
          <w:sz w:val="28"/>
          <w:szCs w:val="28"/>
        </w:rPr>
      </w:pPr>
      <w:r w:rsidDel="00000000" w:rsidR="00000000" w:rsidRPr="00000000">
        <w:rPr>
          <w:b w:val="1"/>
          <w:bCs w:val="1"/>
          <w:sz w:val="28"/>
          <w:szCs w:val="28"/>
          <w:rtl w:val="0"/>
        </w:rPr>
        <w:t xml:space="preserve">Prometheus &amp; Grafana: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Prometheus: </w:t>
        <w:br w:type="textWrapping"/>
        <w:t xml:space="preserve">Version: 2.53.0</w:t>
        <w:br w:type="textWrapping"/>
        <w:t xml:space="preserve">SBOM: </w:t>
      </w:r>
      <w:hyperlink r:id="rId23">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24">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432">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25">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5ygrfui96rk" w:id="80"/>
      <w:bookmarkEnd w:id="80"/>
      <w:r w:rsidDel="00000000" w:rsidR="00000000" w:rsidRPr="00000000">
        <w:rPr>
          <w:b w:val="1"/>
          <w:bCs w:val="1"/>
          <w:color w:val="000000"/>
          <w:sz w:val="26"/>
          <w:szCs w:val="26"/>
          <w:rtl w:val="0"/>
        </w:rPr>
        <w:t xml:space="preserve">Part 1: Install and Configure Prometheus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435">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pz9t2h1cm4ng" w:id="81"/>
      <w:bookmarkEnd w:id="81"/>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438">
      <w:pPr>
        <w:numPr>
          <w:ilvl w:val="0"/>
          <w:numId w:val="8"/>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useradd --no-create-home --shell /bin/false prometheus</w:t>
      </w:r>
    </w:p>
    <w:p w:rsidR="00000000" w:rsidDel="00000000" w:rsidP="00000000" w:rsidRDefault="00000000" w:rsidRPr="00000000" w14:paraId="0000043A">
      <w:pPr>
        <w:numPr>
          <w:ilvl w:val="0"/>
          <w:numId w:val="8"/>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/etc/prometheus /var/lib/prometheus</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/etc/prometheus /var/lib/prometheus</w:t>
      </w:r>
    </w:p>
    <w:p w:rsidR="00000000" w:rsidDel="00000000" w:rsidP="00000000" w:rsidRDefault="00000000" w:rsidRPr="00000000" w14:paraId="0000043D">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1.2: Download and Install Prometheus Binaries</w:t>
      </w:r>
    </w:p>
    <w:p w:rsidR="00000000" w:rsidDel="00000000" w:rsidP="00000000" w:rsidRDefault="00000000" w:rsidRPr="00000000" w14:paraId="0000043E">
      <w:pPr>
        <w:numPr>
          <w:ilvl w:val="0"/>
          <w:numId w:val="4"/>
        </w:numPr>
        <w:spacing w:after="240" w:before="240" w:lineRule="auto"/>
        <w:ind w:left="720" w:hanging="360"/>
      </w:pPr>
      <w:r w:rsidDel="00000000" w:rsidR="00000000" w:rsidRPr="00000000">
        <w:rPr>
          <w:b w:val="1"/>
          <w:bCs w:val="1"/>
          <w:rtl w:val="0"/>
        </w:rPr>
        <w:t xml:space="preserve">Download the Prometheus </w:t>
      </w:r>
      <w:r w:rsidDel="00000000" w:rsidR="00000000" w:rsidRPr="00000000">
        <w:rPr>
          <w:rFonts w:ascii="Roboto Mono" w:cs="Roboto Mono" w:eastAsia="Roboto Mono" w:hAnsi="Roboto Mono"/>
          <w:b w:val="1"/>
          <w:bCs w:val="1"/>
          <w:color w:val="188038"/>
          <w:rtl w:val="0"/>
        </w:rPr>
        <w:t xml:space="preserve">x86_64</w:t>
      </w:r>
      <w:r w:rsidDel="00000000" w:rsidR="00000000" w:rsidRPr="00000000">
        <w:rPr>
          <w:b w:val="1"/>
          <w:bCs w:val="1"/>
          <w:rtl w:val="0"/>
        </w:rPr>
        <w:t xml:space="preserve"> binary:</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https://github.com/prometheus/prometheus/releases/download/v2.53.0/prometheus-2.53.0.linux-amd64.tar.gz</w:t>
      </w:r>
    </w:p>
    <w:p w:rsidR="00000000" w:rsidDel="00000000" w:rsidP="00000000" w:rsidRDefault="00000000" w:rsidRPr="00000000" w14:paraId="00000441">
      <w:pPr>
        <w:numPr>
          <w:ilvl w:val="0"/>
          <w:numId w:val="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tar -xvf prometheus-2.53.0.linux-amd64.tar.gz</w:t>
      </w:r>
    </w:p>
    <w:p w:rsidR="00000000" w:rsidDel="00000000" w:rsidP="00000000" w:rsidRDefault="00000000" w:rsidRPr="00000000" w14:paraId="00000443">
      <w:pPr>
        <w:numPr>
          <w:ilvl w:val="0"/>
          <w:numId w:val="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binaries to </w:t>
      </w:r>
      <w:r w:rsidDel="00000000" w:rsidR="00000000" w:rsidRPr="00000000">
        <w:rPr>
          <w:rFonts w:ascii="Roboto Mono" w:cs="Roboto Mono" w:eastAsia="Roboto Mono" w:hAnsi="Roboto Mono"/>
          <w:b w:val="1"/>
          <w:bCs w:val="1"/>
          <w:color w:val="188038"/>
          <w:rtl w:val="0"/>
        </w:rPr>
        <w:t xml:space="preserve">/usr/local/bin</w:t>
      </w:r>
      <w:r w:rsidDel="00000000" w:rsidR="00000000" w:rsidRPr="00000000">
        <w:rPr>
          <w:b w:val="1"/>
          <w:bCs w:val="1"/>
          <w:rtl w:val="0"/>
        </w:rPr>
        <w:t xml:space="preserve"> and set permissions:</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cp prometheus-2.53.0.linux-amd64/prometheus /usr/local/bin/</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prometheus-2.53.0.linux-amd64/promtool /usr/local/bin/</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/usr/local/bin/prometheus</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/usr/local/bin/promtool</w:t>
      </w:r>
    </w:p>
    <w:p w:rsidR="00000000" w:rsidDel="00000000" w:rsidP="00000000" w:rsidRDefault="00000000" w:rsidRPr="00000000" w14:paraId="00000448">
      <w:pPr>
        <w:numPr>
          <w:ilvl w:val="0"/>
          <w:numId w:val="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console libraries to </w:t>
      </w:r>
      <w:r w:rsidDel="00000000" w:rsidR="00000000" w:rsidRPr="00000000">
        <w:rPr>
          <w:rFonts w:ascii="Roboto Mono" w:cs="Roboto Mono" w:eastAsia="Roboto Mono" w:hAnsi="Roboto Mono"/>
          <w:b w:val="1"/>
          <w:bCs w:val="1"/>
          <w:color w:val="188038"/>
          <w:rtl w:val="0"/>
        </w:rPr>
        <w:t xml:space="preserve">/etc/prometheus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cp -r prometheus-2.53.0.linux-amd64/consoles /etc/prometheus</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-r prometheus-2.53.0.linux-amd64/console_libraries /etc/prometheus</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/etc/prometheus/consoles</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/etc/prometheus/console_libraries</w:t>
      </w:r>
    </w:p>
    <w:p w:rsidR="00000000" w:rsidDel="00000000" w:rsidP="00000000" w:rsidRDefault="00000000" w:rsidRPr="00000000" w14:paraId="0000044D">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1.3: Configure Prometheus (</w:t>
      </w:r>
      <w:r w:rsidDel="00000000" w:rsidR="00000000" w:rsidRPr="00000000">
        <w:rPr>
          <w:rFonts w:ascii="Roboto Mono" w:cs="Roboto Mono" w:eastAsia="Roboto Mono" w:hAnsi="Roboto Mono"/>
          <w:b w:val="1"/>
          <w:bCs w:val="1"/>
          <w:color w:val="188038"/>
          <w:rtl w:val="0"/>
        </w:rPr>
        <w:t xml:space="preserve">prometheus.yml</w:t>
      </w:r>
      <w:r w:rsidDel="00000000" w:rsidR="00000000" w:rsidRPr="00000000">
        <w:rPr>
          <w:b w:val="1"/>
          <w:bCs w:val="1"/>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This is where you tell Prometheus what to monitor. We'll add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as a scrape target.</w:t>
      </w:r>
    </w:p>
    <w:p w:rsidR="00000000" w:rsidDel="00000000" w:rsidP="00000000" w:rsidRDefault="00000000" w:rsidRPr="00000000" w14:paraId="0000044F">
      <w:pPr>
        <w:numPr>
          <w:ilvl w:val="0"/>
          <w:numId w:val="79"/>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/etc/prometheus/prometheus.yml</w:t>
      </w:r>
    </w:p>
    <w:p w:rsidR="00000000" w:rsidDel="00000000" w:rsidP="00000000" w:rsidRDefault="00000000" w:rsidRPr="00000000" w14:paraId="00000451">
      <w:pPr>
        <w:numPr>
          <w:ilvl w:val="0"/>
          <w:numId w:val="7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w:t>
      </w:r>
      <w:r w:rsidDel="00000000" w:rsidR="00000000" w:rsidRPr="00000000">
        <w:rPr>
          <w:rtl w:val="0"/>
        </w:rPr>
        <w:t xml:space="preserve"> </w:t>
      </w:r>
      <w:r w:rsidDel="00000000" w:rsidR="00000000" w:rsidRPr="00000000">
        <w:rPr>
          <w:b w:val="1"/>
          <w:bCs w:val="1"/>
          <w:rtl w:val="0"/>
        </w:rPr>
        <w:t xml:space="preserve">Remember to replace </w:t>
      </w:r>
      <w:r w:rsidDel="00000000" w:rsidR="00000000" w:rsidRPr="00000000">
        <w:rPr>
          <w:rFonts w:ascii="Roboto Mono" w:cs="Roboto Mono" w:eastAsia="Roboto Mono" w:hAnsi="Roboto Mono"/>
          <w:b w:val="1"/>
          <w:bCs w:val="1"/>
          <w:color w:val="188038"/>
          <w:rtl w:val="0"/>
        </w:rPr>
        <w:t xml:space="preserve">STANDALONE_DB1_IP</w:t>
      </w:r>
      <w:r w:rsidDel="00000000" w:rsidR="00000000" w:rsidRPr="00000000">
        <w:rPr>
          <w:b w:val="1"/>
          <w:bCs w:val="1"/>
          <w:rtl w:val="0"/>
        </w:rPr>
        <w:t xml:space="preserve"> with the actual IP address of your </w:t>
      </w:r>
      <w:r w:rsidDel="00000000" w:rsidR="00000000" w:rsidRPr="00000000">
        <w:rPr>
          <w:rFonts w:ascii="Roboto Mono" w:cs="Roboto Mono" w:eastAsia="Roboto Mono" w:hAnsi="Roboto Mono"/>
          <w:b w:val="1"/>
          <w:bCs w:val="1"/>
          <w:color w:val="188038"/>
          <w:rtl w:val="0"/>
        </w:rPr>
        <w:t xml:space="preserve">standalone-db1</w:t>
      </w:r>
      <w:r w:rsidDel="00000000" w:rsidR="00000000" w:rsidRPr="00000000">
        <w:rPr>
          <w:b w:val="1"/>
          <w:bCs w:val="1"/>
          <w:rtl w:val="0"/>
        </w:rPr>
        <w:t xml:space="preserve"> VM.</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global:</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scrape_interval: 15m # How frequently Prometheus will scrape targets</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scrape_configs:</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Prometheus itself (for monitoring Prometheus)</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'prometheus'</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['localhost:9090']</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the AlloyDB Omni monitor on dinesh-db1</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'alloydb_omni_monitor'</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['10.1.0.5:9187'] # &lt;--- IMPORTANT: Replace with standalone-db1's actual IP</w:t>
      </w:r>
    </w:p>
    <w:p w:rsidR="00000000" w:rsidDel="00000000" w:rsidP="00000000" w:rsidRDefault="00000000" w:rsidRPr="00000000" w14:paraId="0000045F">
      <w:pPr>
        <w:numPr>
          <w:ilvl w:val="0"/>
          <w:numId w:val="79"/>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chown prometheus:prometheus /etc/prometheus/prometheus.yml</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unvgouxu1yuc" w:id="82"/>
      <w:bookmarkEnd w:id="82"/>
      <w:r w:rsidDel="00000000" w:rsidR="00000000" w:rsidRPr="00000000">
        <w:rPr>
          <w:color w:val="188038"/>
          <w:rtl w:val="0"/>
        </w:rPr>
        <w:t xml:space="preserve"></w:t>
      </w:r>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462">
      <w:pPr>
        <w:numPr>
          <w:ilvl w:val="0"/>
          <w:numId w:val="17"/>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/etc/systemd/system/prometheus.service</w:t>
      </w:r>
    </w:p>
    <w:p w:rsidR="00000000" w:rsidDel="00000000" w:rsidP="00000000" w:rsidRDefault="00000000" w:rsidRPr="00000000" w14:paraId="00000464">
      <w:pPr>
        <w:numPr>
          <w:ilvl w:val="0"/>
          <w:numId w:val="1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[Unit]</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Description=Prometheus</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Wants=network-online.target</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After=network-online.target</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User=prometheus</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Group=prometheus</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Type=simple</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ExecStart=/usr/local/bin/prometheus \</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--config.file /etc/prometheus/prometheus.yml \</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--storage.tsdb.path /var/lib/prometheus \</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--web.console.templates=/etc/prometheus/consoles \</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--web.console.libraries=/etc/prometheus/console_libraries \</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--web.listen-address=:9090</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WantedBy=multi-user.target</w:t>
      </w:r>
    </w:p>
    <w:p w:rsidR="00000000" w:rsidDel="00000000" w:rsidP="00000000" w:rsidRDefault="00000000" w:rsidRPr="00000000" w14:paraId="00000477">
      <w:pPr>
        <w:numPr>
          <w:ilvl w:val="0"/>
          <w:numId w:val="1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prometheus</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prometheus</w:t>
      </w:r>
    </w:p>
    <w:p w:rsidR="00000000" w:rsidDel="00000000" w:rsidP="00000000" w:rsidRDefault="00000000" w:rsidRPr="00000000" w14:paraId="0000047B">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47C">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--add-port=9090/tcp</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47F">
      <w:pPr>
        <w:pStyle w:val="Heading4"/>
        <w:keepNext w:val="0"/>
        <w:keepLines w:val="0"/>
        <w:spacing w:after="40" w:before="240" w:lineRule="auto"/>
        <w:rPr>
          <w:b w:val="1"/>
          <w:bCs w:val="1"/>
          <w:color w:val="000000"/>
          <w:sz w:val="22"/>
          <w:szCs w:val="22"/>
        </w:rPr>
      </w:pPr>
      <w:bookmarkStart w:colFirst="0" w:colLast="0" w:name="_iqw57c75anfn" w:id="83"/>
      <w:bookmarkEnd w:id="83"/>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480">
      <w:pPr>
        <w:numPr>
          <w:ilvl w:val="0"/>
          <w:numId w:val="3"/>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status prometheus</w:t>
      </w:r>
    </w:p>
    <w:p w:rsidR="00000000" w:rsidDel="00000000" w:rsidP="00000000" w:rsidRDefault="00000000" w:rsidRPr="00000000" w14:paraId="00000482">
      <w:pPr>
        <w:spacing w:after="240" w:before="240" w:lineRule="auto"/>
        <w:ind w:firstLine="720"/>
        <w:rPr/>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483">
      <w:pPr>
        <w:numPr>
          <w:ilvl w:val="0"/>
          <w:numId w:val="3"/>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-xeu prometheus.service</w:t>
      </w:r>
    </w:p>
    <w:p w:rsidR="00000000" w:rsidDel="00000000" w:rsidP="00000000" w:rsidRDefault="00000000" w:rsidRPr="00000000" w14:paraId="00000485">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messages indicating successful startup and target discovery.</w:t>
      </w:r>
    </w:p>
    <w:p w:rsidR="00000000" w:rsidDel="00000000" w:rsidP="00000000" w:rsidRDefault="00000000" w:rsidRPr="00000000" w14:paraId="00000486">
      <w:pPr>
        <w:numPr>
          <w:ilvl w:val="0"/>
          <w:numId w:val="3"/>
        </w:numPr>
        <w:spacing w:after="240" w:before="24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http://10.1.0.2:9090</w:t>
      </w:r>
    </w:p>
    <w:p w:rsidR="00000000" w:rsidDel="00000000" w:rsidP="00000000" w:rsidRDefault="00000000" w:rsidRPr="00000000" w14:paraId="00000488">
      <w:pPr>
        <w:numPr>
          <w:ilvl w:val="1"/>
          <w:numId w:val="3"/>
        </w:numPr>
        <w:spacing w:after="240" w:before="240" w:lineRule="auto"/>
        <w:ind w:left="1440" w:hanging="360"/>
      </w:pPr>
      <w:r w:rsidDel="00000000" w:rsidR="00000000" w:rsidRPr="00000000">
        <w:rPr>
          <w:color w:val="188038"/>
          <w:rtl w:val="0"/>
        </w:rPr>
        <w:t xml:space="preserve"></w:t>
      </w:r>
      <w:r w:rsidDel="00000000" w:rsidR="00000000" w:rsidRPr="00000000">
        <w:rPr>
          <w:rtl w:val="0"/>
        </w:rPr>
        <w:t xml:space="preserve">Go to </w:t>
      </w:r>
      <w:r w:rsidDel="00000000" w:rsidR="00000000" w:rsidRPr="00000000">
        <w:rPr>
          <w:b w:val="1"/>
          <w:bCs w:val="1"/>
          <w:rtl w:val="0"/>
        </w:rPr>
        <w:t xml:space="preserve">Status</w:t>
      </w:r>
      <w:r w:rsidDel="00000000" w:rsidR="00000000" w:rsidRPr="00000000">
        <w:rPr>
          <w:rtl w:val="0"/>
        </w:rPr>
        <w:t xml:space="preserve"> -&gt; </w:t>
      </w:r>
      <w:r w:rsidDel="00000000" w:rsidR="00000000" w:rsidRPr="00000000">
        <w:rPr>
          <w:b w:val="1"/>
          <w:bCs w:val="1"/>
          <w:rtl w:val="0"/>
        </w:rPr>
        <w:t xml:space="preserve">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(AlloyDB Omni monitor) listed with a "healthy" state. If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is unhealthy, check network connectivity (firewall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allowing 9187/tcp, and VPC firewall rules).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ef1qnaqqfqu" w:id="84"/>
      <w:bookmarkEnd w:id="84"/>
      <w:r w:rsidDel="00000000" w:rsidR="00000000" w:rsidRPr="00000000">
        <w:rPr>
          <w:b w:val="1"/>
          <w:bCs w:val="1"/>
          <w:color w:val="000000"/>
          <w:sz w:val="26"/>
          <w:szCs w:val="26"/>
          <w:rtl w:val="0"/>
        </w:rPr>
        <w:t xml:space="preserve">Part 2: Install and Configure Grafana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48B">
      <w:pPr>
        <w:spacing w:after="240" w:before="240" w:lineRule="auto"/>
        <w:rPr/>
      </w:pPr>
      <w:r w:rsidDel="00000000" w:rsidR="00000000" w:rsidRPr="00000000">
        <w:rPr>
          <w:rtl w:val="0"/>
        </w:rPr>
        <w:t xml:space="preserve">Grafana will provide the visualization layer.</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48D">
      <w:pPr>
        <w:pStyle w:val="Heading4"/>
        <w:keepNext w:val="0"/>
        <w:keepLines w:val="0"/>
        <w:spacing w:after="40" w:before="240" w:lineRule="auto"/>
        <w:rPr>
          <w:b w:val="1"/>
          <w:bCs w:val="1"/>
          <w:color w:val="000000"/>
          <w:sz w:val="22"/>
          <w:szCs w:val="22"/>
        </w:rPr>
      </w:pPr>
      <w:bookmarkStart w:colFirst="0" w:colLast="0" w:name="_bhvlmwsc4ucn" w:id="85"/>
      <w:bookmarkEnd w:id="85"/>
      <w:r w:rsidDel="00000000" w:rsidR="00000000" w:rsidRPr="00000000">
        <w:rPr>
          <w:b w:val="1"/>
          <w:bCs w:val="1"/>
          <w:color w:val="000000"/>
          <w:sz w:val="22"/>
          <w:szCs w:val="22"/>
          <w:rtl w:val="0"/>
        </w:rPr>
        <w:t xml:space="preserve">Phase 2.1: Download and Install Grafana RPM</w:t>
      </w:r>
    </w:p>
    <w:p w:rsidR="00000000" w:rsidDel="00000000" w:rsidP="00000000" w:rsidRDefault="00000000" w:rsidRPr="00000000" w14:paraId="0000048E">
      <w:pPr>
        <w:numPr>
          <w:ilvl w:val="0"/>
          <w:numId w:val="77"/>
        </w:numPr>
        <w:spacing w:after="240" w:before="240" w:lineRule="auto"/>
        <w:ind w:left="720" w:hanging="360"/>
      </w:pPr>
      <w:r w:rsidDel="00000000" w:rsidR="00000000" w:rsidRPr="00000000">
        <w:rPr>
          <w:b w:val="1"/>
          <w:bCs w:val="1"/>
          <w:rtl w:val="0"/>
        </w:rPr>
        <w:t xml:space="preserve">Download the Grafana RPM:</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https://dl.grafana.com/enterprise/release/grafana-enterprise-11.1.0-1.x86_64.rpm</w:t>
      </w:r>
    </w:p>
    <w:p w:rsidR="00000000" w:rsidDel="00000000" w:rsidP="00000000" w:rsidRDefault="00000000" w:rsidRPr="00000000" w14:paraId="00000491">
      <w:pPr>
        <w:numPr>
          <w:ilvl w:val="0"/>
          <w:numId w:val="7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Install Grafana:</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./grafana-enterprise-11.1.0-1.x86_64.rpm</w:t>
      </w:r>
    </w:p>
    <w:p w:rsidR="00000000" w:rsidDel="00000000" w:rsidP="00000000" w:rsidRDefault="00000000" w:rsidRPr="00000000" w14:paraId="00000493">
      <w:pPr>
        <w:numPr>
          <w:ilvl w:val="0"/>
          <w:numId w:val="77"/>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This will install Grafana, create its directories, and set up its systemd service.</w:t>
      </w:r>
    </w:p>
    <w:p w:rsidR="00000000" w:rsidDel="00000000" w:rsidP="00000000" w:rsidRDefault="00000000" w:rsidRPr="00000000" w14:paraId="00000494">
      <w:pPr>
        <w:pStyle w:val="Heading4"/>
        <w:keepNext w:val="0"/>
        <w:keepLines w:val="0"/>
        <w:spacing w:after="40" w:before="240" w:lineRule="auto"/>
        <w:rPr>
          <w:b w:val="1"/>
          <w:bCs w:val="1"/>
          <w:color w:val="000000"/>
          <w:sz w:val="22"/>
          <w:szCs w:val="22"/>
        </w:rPr>
      </w:pPr>
      <w:bookmarkStart w:colFirst="0" w:colLast="0" w:name="_dopisr6h4f6" w:id="86"/>
      <w:bookmarkEnd w:id="86"/>
      <w:r w:rsidDel="00000000" w:rsidR="00000000" w:rsidRPr="00000000">
        <w:rPr>
          <w:b w:val="1"/>
          <w:bCs w:val="1"/>
          <w:color w:val="000000"/>
          <w:sz w:val="22"/>
          <w:szCs w:val="22"/>
          <w:rtl w:val="0"/>
        </w:rPr>
        <w:t xml:space="preserve">Phase 2.2: Configure Firewalld for Grafana</w:t>
      </w:r>
    </w:p>
    <w:p w:rsidR="00000000" w:rsidDel="00000000" w:rsidP="00000000" w:rsidRDefault="00000000" w:rsidRPr="00000000" w14:paraId="00000495">
      <w:pPr>
        <w:spacing w:after="240" w:before="240" w:lineRule="auto"/>
        <w:rPr/>
      </w:pPr>
      <w:r w:rsidDel="00000000" w:rsidR="00000000" w:rsidRPr="00000000">
        <w:rPr>
          <w:rtl w:val="0"/>
        </w:rPr>
        <w:t xml:space="preserve">Grafana's web UI runs on port 3000.</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--add-port=3000/tcp</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9zh85r8xwfjx" w:id="87"/>
      <w:bookmarkEnd w:id="87"/>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2.3: Start and Verify Grafana</w:t>
      </w:r>
    </w:p>
    <w:p w:rsidR="00000000" w:rsidDel="00000000" w:rsidP="00000000" w:rsidRDefault="00000000" w:rsidRPr="00000000" w14:paraId="00000499">
      <w:pPr>
        <w:numPr>
          <w:ilvl w:val="0"/>
          <w:numId w:val="98"/>
        </w:numPr>
        <w:spacing w:after="240" w:before="240" w:lineRule="auto"/>
        <w:ind w:left="720" w:hanging="360"/>
      </w:pPr>
      <w:r w:rsidDel="00000000" w:rsidR="00000000" w:rsidRPr="00000000">
        <w:rPr>
          <w:b w:val="1"/>
          <w:bCs w:val="1"/>
          <w:rtl w:val="0"/>
        </w:rPr>
        <w:t xml:space="preserve">Enable and start Grafana:</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enable grafana-server</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grafana-server</w:t>
      </w:r>
    </w:p>
    <w:p w:rsidR="00000000" w:rsidDel="00000000" w:rsidP="00000000" w:rsidRDefault="00000000" w:rsidRPr="00000000" w14:paraId="0000049C">
      <w:pPr>
        <w:numPr>
          <w:ilvl w:val="0"/>
          <w:numId w:val="98"/>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Check Grafana service status:</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status grafana-server</w:t>
      </w:r>
    </w:p>
    <w:p w:rsidR="00000000" w:rsidDel="00000000" w:rsidP="00000000" w:rsidRDefault="00000000" w:rsidRPr="00000000" w14:paraId="0000049E">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49F">
      <w:pPr>
        <w:numPr>
          <w:ilvl w:val="0"/>
          <w:numId w:val="98"/>
        </w:numPr>
        <w:spacing w:after="240" w:before="240" w:lineRule="auto"/>
        <w:ind w:left="720" w:hanging="360"/>
      </w:pPr>
      <w:r w:rsidDel="00000000" w:rsidR="00000000" w:rsidRPr="00000000">
        <w:rPr>
          <w:b w:val="1"/>
          <w:bCs w:val="1"/>
          <w:rtl w:val="0"/>
        </w:rPr>
        <w:t xml:space="preserve">Check Grafana logs:</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-xeu grafana-server.service</w:t>
      </w:r>
    </w:p>
    <w:p w:rsidR="00000000" w:rsidDel="00000000" w:rsidP="00000000" w:rsidRDefault="00000000" w:rsidRPr="00000000" w14:paraId="000004A1">
      <w:pPr>
        <w:spacing w:after="240" w:before="240" w:lineRule="auto"/>
        <w:ind w:left="720" w:firstLine="0"/>
        <w:rPr/>
      </w:pPr>
      <w:r w:rsidDel="00000000" w:rsidR="00000000" w:rsidRPr="00000000">
        <w:rPr>
          <w:color w:val="188038"/>
          <w:rtl w:val="0"/>
        </w:rPr>
        <w:t xml:space="preserve"></w:t>
      </w:r>
      <w:r w:rsidDel="00000000" w:rsidR="00000000" w:rsidRPr="00000000">
        <w:rPr>
          <w:rtl w:val="0"/>
        </w:rPr>
        <w:t xml:space="preserve">Look for messages indicating successful startup.</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7ewdnzou7nmz" w:id="88"/>
      <w:bookmarkEnd w:id="88"/>
      <w:r w:rsidDel="00000000" w:rsidR="00000000" w:rsidRPr="00000000">
        <w:rPr>
          <w:b w:val="1"/>
          <w:bCs w:val="1"/>
          <w:color w:val="000000"/>
          <w:sz w:val="26"/>
          <w:szCs w:val="26"/>
          <w:rtl w:val="0"/>
        </w:rPr>
        <w:t xml:space="preserve">Part 3: Configure Grafana to Visualize Prometheus Metrics</w:t>
      </w:r>
    </w:p>
    <w:p w:rsidR="00000000" w:rsidDel="00000000" w:rsidP="00000000" w:rsidRDefault="00000000" w:rsidRPr="00000000" w14:paraId="000004A4">
      <w:pPr>
        <w:spacing w:after="240" w:before="240" w:lineRule="auto"/>
        <w:rPr/>
      </w:pPr>
      <w:r w:rsidDel="00000000" w:rsidR="00000000" w:rsidRPr="00000000">
        <w:rPr>
          <w:rtl w:val="0"/>
        </w:rPr>
        <w:t xml:space="preserve">This part is done via the web browser.</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From your local machine/browser:</w:t>
      </w:r>
    </w:p>
    <w:p w:rsidR="00000000" w:rsidDel="00000000" w:rsidP="00000000" w:rsidRDefault="00000000" w:rsidRPr="00000000" w14:paraId="000004A6">
      <w:pPr>
        <w:numPr>
          <w:ilvl w:val="0"/>
          <w:numId w:val="88"/>
        </w:numPr>
        <w:spacing w:after="240" w:before="240" w:lineRule="auto"/>
        <w:ind w:left="720" w:hanging="360"/>
      </w:pPr>
      <w:r w:rsidDel="00000000" w:rsidR="00000000" w:rsidRPr="00000000">
        <w:rPr>
          <w:b w:val="1"/>
          <w:bCs w:val="1"/>
          <w:rtl w:val="0"/>
        </w:rPr>
        <w:t xml:space="preserve">Access Grafana Web UI:</w:t>
      </w:r>
      <w:r w:rsidDel="00000000" w:rsidR="00000000" w:rsidRPr="00000000">
        <w:rPr>
          <w:rtl w:val="0"/>
        </w:rPr>
        <w:t xml:space="preserve"> Open your browser and navigate to:</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http://10.1.0.2:3000</w:t>
      </w:r>
    </w:p>
    <w:p w:rsidR="00000000" w:rsidDel="00000000" w:rsidP="00000000" w:rsidRDefault="00000000" w:rsidRPr="00000000" w14:paraId="000004A8">
      <w:pPr>
        <w:numPr>
          <w:ilvl w:val="0"/>
          <w:numId w:val="88"/>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Initial Login:</w:t>
      </w:r>
    </w:p>
    <w:p w:rsidR="00000000" w:rsidDel="00000000" w:rsidP="00000000" w:rsidRDefault="00000000" w:rsidRPr="00000000" w14:paraId="000004A9">
      <w:pPr>
        <w:numPr>
          <w:ilvl w:val="1"/>
          <w:numId w:val="88"/>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4AA">
      <w:pPr>
        <w:numPr>
          <w:ilvl w:val="1"/>
          <w:numId w:val="88"/>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4AB">
      <w:pPr>
        <w:numPr>
          <w:ilvl w:val="1"/>
          <w:numId w:val="88"/>
        </w:numPr>
        <w:spacing w:after="0" w:afterAutospacing="0" w:before="0" w:beforeAutospacing="0" w:lineRule="auto"/>
        <w:ind w:left="1440" w:hanging="360"/>
      </w:pPr>
      <w:r w:rsidDel="00000000" w:rsidR="00000000" w:rsidRPr="00000000">
        <w:rPr>
          <w:rtl w:val="0"/>
        </w:rPr>
        <w:t xml:space="preserve">You will be prompted to change the default password immediately. Do so.</w:t>
      </w:r>
    </w:p>
    <w:p w:rsidR="00000000" w:rsidDel="00000000" w:rsidP="00000000" w:rsidRDefault="00000000" w:rsidRPr="00000000" w14:paraId="000004AC">
      <w:pPr>
        <w:numPr>
          <w:ilvl w:val="0"/>
          <w:numId w:val="88"/>
        </w:numPr>
        <w:spacing w:after="0" w:afterAutospacing="0" w:before="0" w:beforeAutospacing="0" w:lineRule="auto"/>
        <w:ind w:left="720" w:hanging="360"/>
      </w:pPr>
      <w:r w:rsidDel="00000000" w:rsidR="00000000" w:rsidRPr="00000000">
        <w:rPr>
          <w:b w:val="1"/>
          <w:bCs w:val="1"/>
          <w:rtl w:val="0"/>
        </w:rPr>
        <w:t xml:space="preserve">Add Prometheus as a Data Source:</w:t>
      </w:r>
    </w:p>
    <w:p w:rsidR="00000000" w:rsidDel="00000000" w:rsidP="00000000" w:rsidRDefault="00000000" w:rsidRPr="00000000" w14:paraId="000004AD">
      <w:pPr>
        <w:numPr>
          <w:ilvl w:val="1"/>
          <w:numId w:val="88"/>
        </w:numPr>
        <w:spacing w:after="0" w:afterAutospacing="0" w:before="0" w:beforeAutospacing="0" w:lineRule="auto"/>
        <w:ind w:left="1440" w:hanging="360"/>
      </w:pPr>
      <w:r w:rsidDel="00000000" w:rsidR="00000000" w:rsidRPr="00000000">
        <w:rPr>
          <w:rtl w:val="0"/>
        </w:rPr>
        <w:t xml:space="preserve">In the Grafana sidebar, hover over the </w:t>
      </w:r>
      <w:r w:rsidDel="00000000" w:rsidR="00000000" w:rsidRPr="00000000">
        <w:rPr>
          <w:b w:val="1"/>
          <w:bCs w:val="1"/>
          <w:rtl w:val="0"/>
        </w:rPr>
        <w:t xml:space="preserve">gear icon (Configuration)</w:t>
      </w:r>
      <w:r w:rsidDel="00000000" w:rsidR="00000000" w:rsidRPr="00000000">
        <w:rPr>
          <w:rtl w:val="0"/>
        </w:rPr>
        <w:t xml:space="preserve"> -&gt; select </w:t>
      </w:r>
      <w:r w:rsidDel="00000000" w:rsidR="00000000" w:rsidRPr="00000000">
        <w:rPr>
          <w:b w:val="1"/>
          <w:bCs w:val="1"/>
          <w:rtl w:val="0"/>
        </w:rPr>
        <w:t xml:space="preserve">Data sources</w:t>
      </w:r>
      <w:r w:rsidDel="00000000" w:rsidR="00000000" w:rsidRPr="00000000">
        <w:rPr>
          <w:rtl w:val="0"/>
        </w:rPr>
        <w:t xml:space="preserve">.</w:t>
      </w:r>
    </w:p>
    <w:p w:rsidR="00000000" w:rsidDel="00000000" w:rsidP="00000000" w:rsidRDefault="00000000" w:rsidRPr="00000000" w14:paraId="000004AE">
      <w:pPr>
        <w:numPr>
          <w:ilvl w:val="1"/>
          <w:numId w:val="88"/>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data source"</w:t>
      </w:r>
      <w:r w:rsidDel="00000000" w:rsidR="00000000" w:rsidRPr="00000000">
        <w:rPr>
          <w:rtl w:val="0"/>
        </w:rPr>
        <w:t xml:space="preserve">.</w:t>
      </w:r>
    </w:p>
    <w:p w:rsidR="00000000" w:rsidDel="00000000" w:rsidP="00000000" w:rsidRDefault="00000000" w:rsidRPr="00000000" w14:paraId="000004AF">
      <w:pPr>
        <w:numPr>
          <w:ilvl w:val="1"/>
          <w:numId w:val="88"/>
        </w:numPr>
        <w:spacing w:after="0" w:afterAutospacing="0" w:before="0" w:beforeAutospacing="0" w:lineRule="auto"/>
        <w:ind w:left="1440" w:hanging="360"/>
      </w:pPr>
      <w:r w:rsidDel="00000000" w:rsidR="00000000" w:rsidRPr="00000000">
        <w:rPr>
          <w:rtl w:val="0"/>
        </w:rPr>
        <w:t xml:space="preserve">Search for and select </w:t>
      </w:r>
      <w:r w:rsidDel="00000000" w:rsidR="00000000" w:rsidRPr="00000000">
        <w:rPr>
          <w:b w:val="1"/>
          <w:bCs w:val="1"/>
          <w:rtl w:val="0"/>
        </w:rPr>
        <w:t xml:space="preserve">"Prometheus"</w:t>
      </w:r>
      <w:r w:rsidDel="00000000" w:rsidR="00000000" w:rsidRPr="00000000">
        <w:rPr>
          <w:rtl w:val="0"/>
        </w:rPr>
        <w:t xml:space="preserve">.</w:t>
      </w:r>
    </w:p>
    <w:p w:rsidR="00000000" w:rsidDel="00000000" w:rsidP="00000000" w:rsidRDefault="00000000" w:rsidRPr="00000000" w14:paraId="000004B0">
      <w:pPr>
        <w:numPr>
          <w:ilvl w:val="1"/>
          <w:numId w:val="88"/>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AlloyDB_Prometheus</w:t>
      </w:r>
      <w:r w:rsidDel="00000000" w:rsidR="00000000" w:rsidRPr="00000000">
        <w:rPr>
          <w:rtl w:val="0"/>
        </w:rPr>
        <w:t xml:space="preserve">)</w:t>
      </w:r>
    </w:p>
    <w:p w:rsidR="00000000" w:rsidDel="00000000" w:rsidP="00000000" w:rsidRDefault="00000000" w:rsidRPr="00000000" w14:paraId="000004B1">
      <w:pPr>
        <w:numPr>
          <w:ilvl w:val="1"/>
          <w:numId w:val="88"/>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http://localhost:9090</w:t>
      </w:r>
      <w:r w:rsidDel="00000000" w:rsidR="00000000" w:rsidRPr="00000000">
        <w:rPr>
          <w:rtl w:val="0"/>
        </w:rPr>
        <w:t xml:space="preserve"> (Since Prometheus is on the same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VM as Grafana)</w:t>
      </w:r>
    </w:p>
    <w:p w:rsidR="00000000" w:rsidDel="00000000" w:rsidP="00000000" w:rsidRDefault="00000000" w:rsidRPr="00000000" w14:paraId="000004B2">
      <w:pPr>
        <w:numPr>
          <w:ilvl w:val="1"/>
          <w:numId w:val="88"/>
        </w:numPr>
        <w:spacing w:after="0" w:afterAutospacing="0" w:before="0" w:beforeAutospacing="0" w:lineRule="auto"/>
        <w:ind w:left="1440" w:hanging="360"/>
      </w:pPr>
      <w:r w:rsidDel="00000000" w:rsidR="00000000" w:rsidRPr="00000000">
        <w:rPr>
          <w:rtl w:val="0"/>
        </w:rPr>
        <w:t xml:space="preserve">Scroll down and click </w:t>
      </w:r>
      <w:r w:rsidDel="00000000" w:rsidR="00000000" w:rsidRPr="00000000">
        <w:rPr>
          <w:b w:val="1"/>
          <w:bCs w:val="1"/>
          <w:rtl w:val="0"/>
        </w:rPr>
        <w:t xml:space="preserve">"Save &amp; Test"</w:t>
      </w:r>
      <w:r w:rsidDel="00000000" w:rsidR="00000000" w:rsidRPr="00000000">
        <w:rPr>
          <w:rtl w:val="0"/>
        </w:rPr>
        <w:t xml:space="preserve">. You should see "Data Source is working" or similar.</w:t>
      </w:r>
    </w:p>
    <w:p w:rsidR="00000000" w:rsidDel="00000000" w:rsidP="00000000" w:rsidRDefault="00000000" w:rsidRPr="00000000" w14:paraId="000004B3">
      <w:pPr>
        <w:numPr>
          <w:ilvl w:val="0"/>
          <w:numId w:val="88"/>
        </w:numPr>
        <w:spacing w:after="0" w:afterAutospacing="0" w:before="0" w:beforeAutospacing="0" w:lineRule="auto"/>
        <w:ind w:left="720" w:hanging="360"/>
      </w:pPr>
      <w:r w:rsidDel="00000000" w:rsidR="00000000" w:rsidRPr="00000000">
        <w:rPr>
          <w:b w:val="1"/>
          <w:bCs w:val="1"/>
          <w:rtl w:val="0"/>
        </w:rPr>
        <w:t xml:space="preserve">Create/Import a Dashboard to Visualize Metrics:</w:t>
      </w:r>
    </w:p>
    <w:p w:rsidR="00000000" w:rsidDel="00000000" w:rsidP="00000000" w:rsidRDefault="00000000" w:rsidRPr="00000000" w14:paraId="000004B4">
      <w:pPr>
        <w:numPr>
          <w:ilvl w:val="1"/>
          <w:numId w:val="88"/>
        </w:numPr>
        <w:spacing w:after="0" w:afterAutospacing="0" w:before="0" w:beforeAutospacing="0" w:lineRule="auto"/>
        <w:ind w:left="1440" w:hanging="360"/>
      </w:pPr>
      <w:r w:rsidDel="00000000" w:rsidR="00000000" w:rsidRPr="00000000">
        <w:rPr>
          <w:b w:val="1"/>
          <w:bCs w:val="1"/>
          <w:rtl w:val="0"/>
        </w:rPr>
        <w:t xml:space="preserve">Option A: Create a simple dashboard:</w:t>
      </w:r>
    </w:p>
    <w:p w:rsidR="00000000" w:rsidDel="00000000" w:rsidP="00000000" w:rsidRDefault="00000000" w:rsidRPr="00000000" w14:paraId="000004B5">
      <w:pPr>
        <w:numPr>
          <w:ilvl w:val="2"/>
          <w:numId w:val="88"/>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4B6">
      <w:pPr>
        <w:numPr>
          <w:ilvl w:val="2"/>
          <w:numId w:val="88"/>
        </w:numPr>
        <w:spacing w:after="0" w:afterAutospacing="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"Add a new panel"</w:t>
      </w:r>
      <w:r w:rsidDel="00000000" w:rsidR="00000000" w:rsidRPr="00000000">
        <w:rPr>
          <w:rtl w:val="0"/>
        </w:rPr>
        <w:t xml:space="preserve">.</w:t>
      </w:r>
    </w:p>
    <w:p w:rsidR="00000000" w:rsidDel="00000000" w:rsidP="00000000" w:rsidRDefault="00000000" w:rsidRPr="00000000" w14:paraId="000004B7">
      <w:pPr>
        <w:numPr>
          <w:ilvl w:val="2"/>
          <w:numId w:val="88"/>
        </w:numPr>
        <w:spacing w:after="0" w:afterAutospacing="0" w:before="0" w:beforeAutospacing="0" w:lineRule="auto"/>
        <w:ind w:left="2160" w:hanging="360"/>
      </w:pPr>
      <w:r w:rsidDel="00000000" w:rsidR="00000000" w:rsidRPr="00000000">
        <w:rPr>
          <w:rtl w:val="0"/>
        </w:rPr>
        <w:t xml:space="preserve">In the "Query" tab, select your "Prometheus" data source.</w:t>
      </w:r>
    </w:p>
    <w:p w:rsidR="00000000" w:rsidDel="00000000" w:rsidP="00000000" w:rsidRDefault="00000000" w:rsidRPr="00000000" w14:paraId="000004B8">
      <w:pPr>
        <w:numPr>
          <w:ilvl w:val="2"/>
          <w:numId w:val="88"/>
        </w:numPr>
        <w:spacing w:after="0" w:afterAutospacing="0" w:before="0" w:beforeAutospacing="0" w:lineRule="auto"/>
        <w:ind w:left="2160" w:hanging="360"/>
      </w:pPr>
      <w:r w:rsidDel="00000000" w:rsidR="00000000" w:rsidRPr="00000000">
        <w:rPr>
          <w:rtl w:val="0"/>
        </w:rPr>
        <w:t xml:space="preserve">In the "Metric browser," you can start typing </w:t>
      </w:r>
      <w:r w:rsidDel="00000000" w:rsidR="00000000" w:rsidRPr="00000000">
        <w:rPr>
          <w:rFonts w:ascii="Roboto Mono" w:cs="Roboto Mono" w:eastAsia="Roboto Mono" w:hAnsi="Roboto Mono"/>
          <w:color w:val="188038"/>
          <w:rtl w:val="0"/>
        </w:rPr>
        <w:t xml:space="preserve">alloydb_omni_monitor_</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go_memstats_alloc_bytes</w:t>
      </w:r>
      <w:r w:rsidDel="00000000" w:rsidR="00000000" w:rsidRPr="00000000">
        <w:rPr>
          <w:rtl w:val="0"/>
        </w:rPr>
        <w:t xml:space="preserve"> (for Prometheus's own metrics) to explore available metrics.</w:t>
      </w:r>
    </w:p>
    <w:p w:rsidR="00000000" w:rsidDel="00000000" w:rsidP="00000000" w:rsidRDefault="00000000" w:rsidRPr="00000000" w14:paraId="000004B9">
      <w:pPr>
        <w:numPr>
          <w:ilvl w:val="2"/>
          <w:numId w:val="88"/>
        </w:numPr>
        <w:spacing w:after="0" w:afterAutospacing="0" w:before="0" w:beforeAutospacing="0" w:lineRule="auto"/>
        <w:ind w:left="2160" w:hanging="360"/>
      </w:pPr>
      <w:r w:rsidDel="00000000" w:rsidR="00000000" w:rsidRPr="00000000">
        <w:rPr>
          <w:rtl w:val="0"/>
        </w:rPr>
        <w:t xml:space="preserve">Select a metric (e.g., </w:t>
      </w:r>
      <w:r w:rsidDel="00000000" w:rsidR="00000000" w:rsidRPr="00000000">
        <w:rPr>
          <w:rFonts w:ascii="Roboto Mono" w:cs="Roboto Mono" w:eastAsia="Roboto Mono" w:hAnsi="Roboto Mono"/>
          <w:color w:val="188038"/>
          <w:rtl w:val="0"/>
        </w:rPr>
        <w:t xml:space="preserve">alloydb_omni_monitor_up_time_total</w:t>
      </w:r>
      <w:r w:rsidDel="00000000" w:rsidR="00000000" w:rsidRPr="00000000">
        <w:rPr>
          <w:rtl w:val="0"/>
        </w:rPr>
        <w:t xml:space="preserve">) and click "Run queries." You should see a graph.</w:t>
      </w:r>
    </w:p>
    <w:p w:rsidR="00000000" w:rsidDel="00000000" w:rsidP="00000000" w:rsidRDefault="00000000" w:rsidRPr="00000000" w14:paraId="000004BA">
      <w:pPr>
        <w:numPr>
          <w:ilvl w:val="1"/>
          <w:numId w:val="88"/>
        </w:numPr>
        <w:spacing w:after="0" w:afterAutospacing="0" w:before="0" w:beforeAutospacing="0" w:lineRule="auto"/>
        <w:ind w:left="1440" w:hanging="360"/>
      </w:pPr>
      <w:r w:rsidDel="00000000" w:rsidR="00000000" w:rsidRPr="00000000">
        <w:rPr>
          <w:b w:val="1"/>
          <w:bCs w:val="1"/>
          <w:rtl w:val="0"/>
        </w:rPr>
        <w:t xml:space="preserve">Option B: Import a pre-built dashboard (Recommended for AlloyDB Omni):</w:t>
      </w:r>
    </w:p>
    <w:p w:rsidR="00000000" w:rsidDel="00000000" w:rsidP="00000000" w:rsidRDefault="00000000" w:rsidRPr="00000000" w14:paraId="000004BB">
      <w:pPr>
        <w:numPr>
          <w:ilvl w:val="2"/>
          <w:numId w:val="88"/>
        </w:numPr>
        <w:spacing w:after="0" w:afterAutospacing="0" w:before="0" w:beforeAutospacing="0" w:lineRule="auto"/>
        <w:ind w:left="2160" w:hanging="360"/>
      </w:pPr>
      <w:r w:rsidDel="00000000" w:rsidR="00000000" w:rsidRPr="00000000">
        <w:rPr>
          <w:rtl w:val="0"/>
        </w:rPr>
        <w:t xml:space="preserve">Elastic provides pre-built dashboards for many technologies. You might find one specifically for AlloyDB or PostgreSQL.</w:t>
      </w:r>
    </w:p>
    <w:p w:rsidR="00000000" w:rsidDel="00000000" w:rsidP="00000000" w:rsidRDefault="00000000" w:rsidRPr="00000000" w14:paraId="000004BC">
      <w:pPr>
        <w:numPr>
          <w:ilvl w:val="2"/>
          <w:numId w:val="88"/>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Import</w:t>
      </w:r>
      <w:r w:rsidDel="00000000" w:rsidR="00000000" w:rsidRPr="00000000">
        <w:rPr>
          <w:rtl w:val="0"/>
        </w:rPr>
        <w:t xml:space="preserve">.</w:t>
      </w:r>
    </w:p>
    <w:p w:rsidR="00000000" w:rsidDel="00000000" w:rsidP="00000000" w:rsidRDefault="00000000" w:rsidRPr="00000000" w14:paraId="000004BD">
      <w:pPr>
        <w:numPr>
          <w:ilvl w:val="2"/>
          <w:numId w:val="88"/>
        </w:numPr>
        <w:spacing w:after="0" w:afterAutospacing="0" w:before="0" w:beforeAutospacing="0" w:lineRule="auto"/>
        <w:ind w:left="2160" w:hanging="360"/>
      </w:pPr>
      <w:r w:rsidDel="00000000" w:rsidR="00000000" w:rsidRPr="00000000">
        <w:rPr>
          <w:rtl w:val="0"/>
        </w:rPr>
        <w:t xml:space="preserve">You'd typically paste a dashboard ID from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Grafana Labs Dashboards</w:t>
        </w:r>
      </w:hyperlink>
      <w:r w:rsidDel="00000000" w:rsidR="00000000" w:rsidRPr="00000000">
        <w:rPr>
          <w:rtl w:val="0"/>
        </w:rPr>
        <w:t xml:space="preserve">. Search for "AlloyDB" or "PostgreSQL" and find a suitable dashboard, then get its ID.</w:t>
      </w:r>
    </w:p>
    <w:p w:rsidR="00000000" w:rsidDel="00000000" w:rsidP="00000000" w:rsidRDefault="00000000" w:rsidRPr="00000000" w14:paraId="000004BE">
      <w:pPr>
        <w:numPr>
          <w:ilvl w:val="2"/>
          <w:numId w:val="88"/>
        </w:numPr>
        <w:spacing w:after="240" w:before="0" w:beforeAutospacing="0" w:lineRule="auto"/>
        <w:ind w:left="2160" w:hanging="360"/>
      </w:pPr>
      <w:r w:rsidDel="00000000" w:rsidR="00000000" w:rsidRPr="00000000">
        <w:rPr>
          <w:rtl w:val="0"/>
        </w:rPr>
        <w:t xml:space="preserve">Once imported, ensure it's using your "Prometheus" data source.</w:t>
      </w:r>
    </w:p>
    <w:p w:rsidR="00000000" w:rsidDel="00000000" w:rsidP="00000000" w:rsidRDefault="00000000" w:rsidRPr="00000000" w14:paraId="000004BF">
      <w:pPr>
        <w:spacing w:after="240" w:before="240" w:lineRule="auto"/>
        <w:rPr/>
      </w:pPr>
      <w:r w:rsidDel="00000000" w:rsidR="00000000" w:rsidRPr="00000000">
        <w:rPr>
          <w:rtl w:val="0"/>
        </w:rPr>
        <w:t xml:space="preserve">You should now be able to see and visualize your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metrics (and other system metrics Prometheus collects) in Grafana!</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Prometheus:</w:t>
      </w:r>
    </w:p>
    <w:p w:rsidR="00000000" w:rsidDel="00000000" w:rsidP="00000000" w:rsidRDefault="00000000" w:rsidRPr="00000000" w14:paraId="000004C3">
      <w:pPr>
        <w:rPr>
          <w:sz w:val="18"/>
          <w:szCs w:val="18"/>
        </w:rPr>
      </w:pPr>
      <w:r w:rsidDel="00000000" w:rsidR="00000000" w:rsidRPr="00000000">
        <w:rPr>
          <w:sz w:val="18"/>
          <w:szCs w:val="18"/>
          <w:rtl w:val="0"/>
        </w:rPr>
        <w:t xml:space="preserve">1. systemctl status alloydbomni_monitor shows successful status</w:t>
      </w:r>
    </w:p>
    <w:p w:rsidR="00000000" w:rsidDel="00000000" w:rsidP="00000000" w:rsidRDefault="00000000" w:rsidRPr="00000000" w14:paraId="000004C4">
      <w:pPr>
        <w:rPr>
          <w:sz w:val="18"/>
          <w:szCs w:val="18"/>
        </w:rPr>
      </w:pPr>
      <w:r w:rsidDel="00000000" w:rsidR="00000000" w:rsidRPr="00000000">
        <w:rPr>
          <w:sz w:val="18"/>
          <w:szCs w:val="18"/>
          <w:rtl w:val="0"/>
        </w:rPr>
        <w:t xml:space="preserve">2. curl from a remote host on all three metrics port returns HTTP OK</w:t>
      </w:r>
    </w:p>
    <w:p w:rsidR="00000000" w:rsidDel="00000000" w:rsidP="00000000" w:rsidRDefault="00000000" w:rsidRPr="00000000" w14:paraId="000004C5">
      <w:pPr>
        <w:rPr>
          <w:sz w:val="18"/>
          <w:szCs w:val="18"/>
        </w:rPr>
      </w:pPr>
      <w:r w:rsidDel="00000000" w:rsidR="00000000" w:rsidRPr="00000000">
        <w:rPr>
          <w:sz w:val="18"/>
          <w:szCs w:val="18"/>
          <w:rtl w:val="0"/>
        </w:rPr>
        <w:t xml:space="preserve">3. Prometheus from a remote host successfully ingests 15 min of data</w:t>
      </w:r>
    </w:p>
    <w:p w:rsidR="00000000" w:rsidDel="00000000" w:rsidP="00000000" w:rsidRDefault="00000000" w:rsidRPr="00000000" w14:paraId="000004C6">
      <w:pPr>
        <w:rPr>
          <w:sz w:val="18"/>
          <w:szCs w:val="18"/>
        </w:rPr>
      </w:pPr>
      <w:r w:rsidDel="00000000" w:rsidR="00000000" w:rsidRPr="00000000">
        <w:rPr>
          <w:sz w:val="18"/>
          <w:szCs w:val="18"/>
          <w:rtl w:val="0"/>
        </w:rPr>
        <w:t xml:space="preserve">4. Prometheus API shows the expected list of metrics (reference) curl -s '</w:t>
      </w:r>
      <w:hyperlink r:id="rId28">
        <w:r w:rsidDel="00000000" w:rsidR="00000000" w:rsidRPr="00000000">
          <w:rPr>
            <w:color w:val="1155cc"/>
            <w:sz w:val="18"/>
            <w:szCs w:val="18"/>
            <w:u w:val="single"/>
            <w:rtl w:val="0"/>
          </w:rPr>
          <w:t xml:space="preserve">http://localhost:9090/api/v1/label/__name__/values</w:t>
        </w:r>
      </w:hyperlink>
      <w:r w:rsidDel="00000000" w:rsidR="00000000" w:rsidRPr="00000000">
        <w:rPr>
          <w:sz w:val="18"/>
          <w:szCs w:val="18"/>
          <w:rtl w:val="0"/>
        </w:rPr>
        <w:t xml:space="preserve">'</w:t>
      </w:r>
    </w:p>
    <w:p w:rsidR="00000000" w:rsidDel="00000000" w:rsidP="00000000" w:rsidRDefault="00000000" w:rsidRPr="00000000" w14:paraId="000004C7">
      <w:pPr>
        <w:rPr>
          <w:sz w:val="18"/>
          <w:szCs w:val="18"/>
        </w:rPr>
      </w:pPr>
      <w:r w:rsidDel="00000000" w:rsidR="00000000" w:rsidRPr="00000000">
        <w:rPr>
          <w:rtl w:val="0"/>
        </w:rPr>
      </w:r>
    </w:p>
    <w:p w:rsidR="00000000" w:rsidDel="00000000" w:rsidP="00000000" w:rsidRDefault="00000000" w:rsidRPr="00000000" w14:paraId="000004C8">
      <w:pPr>
        <w:rPr>
          <w:sz w:val="18"/>
          <w:szCs w:val="18"/>
        </w:rPr>
      </w:pPr>
      <w:r w:rsidDel="00000000" w:rsidR="00000000" w:rsidRPr="00000000">
        <w:rPr>
          <w:sz w:val="18"/>
          <w:szCs w:val="18"/>
          <w:rtl w:val="0"/>
        </w:rPr>
        <w:t xml:space="preserve">https://screenshot.googleplex.com/mSbZmdGL5XwzJWN</w:t>
      </w:r>
    </w:p>
    <w:p w:rsidR="00000000" w:rsidDel="00000000" w:rsidP="00000000" w:rsidRDefault="00000000" w:rsidRPr="00000000" w14:paraId="000004C9">
      <w:pPr>
        <w:rPr>
          <w:sz w:val="18"/>
          <w:szCs w:val="18"/>
        </w:rPr>
      </w:pPr>
      <w:r w:rsidDel="00000000" w:rsidR="00000000" w:rsidRPr="00000000">
        <w:rPr>
          <w:rtl w:val="0"/>
        </w:rPr>
      </w:r>
    </w:p>
    <w:p w:rsidR="00000000" w:rsidDel="00000000" w:rsidP="00000000" w:rsidRDefault="00000000" w:rsidRPr="00000000" w14:paraId="000004CA">
      <w:pPr>
        <w:rPr>
          <w:sz w:val="18"/>
          <w:szCs w:val="18"/>
        </w:rPr>
      </w:pPr>
      <w:r w:rsidDel="00000000" w:rsidR="00000000" w:rsidRPr="00000000">
        <w:rPr>
          <w:rtl w:val="0"/>
        </w:rPr>
      </w:r>
    </w:p>
    <w:p w:rsidR="00000000" w:rsidDel="00000000" w:rsidP="00000000" w:rsidRDefault="00000000" w:rsidRPr="00000000" w14:paraId="000004CB">
      <w:pPr>
        <w:rPr>
          <w:sz w:val="18"/>
          <w:szCs w:val="18"/>
        </w:rPr>
      </w:pPr>
      <w:r w:rsidDel="00000000" w:rsidR="00000000" w:rsidRPr="00000000">
        <w:rPr>
          <w:rtl w:val="0"/>
        </w:rPr>
      </w:r>
    </w:p>
    <w:p w:rsidR="00000000" w:rsidDel="00000000" w:rsidP="00000000" w:rsidRDefault="00000000" w:rsidRPr="00000000" w14:paraId="000004CC">
      <w:pPr>
        <w:rPr>
          <w:sz w:val="18"/>
          <w:szCs w:val="18"/>
        </w:rPr>
      </w:pPr>
      <w:r w:rsidDel="00000000" w:rsidR="00000000" w:rsidRPr="00000000">
        <w:rPr>
          <w:sz w:val="18"/>
          <w:szCs w:val="18"/>
          <w:rtl w:val="0"/>
        </w:rPr>
        <w:t xml:space="preserve">ELK: </w:t>
      </w:r>
    </w:p>
    <w:p w:rsidR="00000000" w:rsidDel="00000000" w:rsidP="00000000" w:rsidRDefault="00000000" w:rsidRPr="00000000" w14:paraId="000004CD">
      <w:pPr>
        <w:rPr>
          <w:sz w:val="18"/>
          <w:szCs w:val="18"/>
        </w:rPr>
      </w:pPr>
      <w:r w:rsidDel="00000000" w:rsidR="00000000" w:rsidRPr="00000000">
        <w:rPr>
          <w:sz w:val="18"/>
          <w:szCs w:val="18"/>
          <w:rtl w:val="0"/>
        </w:rPr>
        <w:t xml:space="preserve">1. Elasticsearch can ingest log records</w:t>
      </w:r>
    </w:p>
    <w:p w:rsidR="00000000" w:rsidDel="00000000" w:rsidP="00000000" w:rsidRDefault="00000000" w:rsidRPr="00000000" w14:paraId="000004CE">
      <w:pPr>
        <w:rPr>
          <w:sz w:val="18"/>
          <w:szCs w:val="18"/>
        </w:rPr>
      </w:pPr>
      <w:r w:rsidDel="00000000" w:rsidR="00000000" w:rsidRPr="00000000">
        <w:rPr>
          <w:sz w:val="18"/>
          <w:szCs w:val="18"/>
          <w:rtl w:val="0"/>
        </w:rPr>
        <w:t xml:space="preserve">2. Elasticsearch shows log records of all NOVA components</w:t>
      </w:r>
    </w:p>
    <w:p w:rsidR="00000000" w:rsidDel="00000000" w:rsidP="00000000" w:rsidRDefault="00000000" w:rsidRPr="00000000" w14:paraId="000004CF">
      <w:pPr>
        <w:rPr>
          <w:sz w:val="18"/>
          <w:szCs w:val="18"/>
        </w:rPr>
      </w:pPr>
      <w:r w:rsidDel="00000000" w:rsidR="00000000" w:rsidRPr="00000000">
        <w:rPr>
          <w:sz w:val="18"/>
          <w:szCs w:val="18"/>
          <w:rtl w:val="0"/>
        </w:rPr>
        <w:t xml:space="preserve">3. Elasticsearch can filter-in log records of one given NOVA component by its name</w:t>
      </w:r>
    </w:p>
    <w:p w:rsidR="00000000" w:rsidDel="00000000" w:rsidP="00000000" w:rsidRDefault="00000000" w:rsidRPr="00000000" w14:paraId="000004D0">
      <w:pPr>
        <w:rPr>
          <w:sz w:val="18"/>
          <w:szCs w:val="18"/>
        </w:rPr>
      </w:pPr>
      <w:r w:rsidDel="00000000" w:rsidR="00000000" w:rsidRPr="00000000">
        <w:rPr>
          <w:sz w:val="18"/>
          <w:szCs w:val="18"/>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4D1">
      <w:pPr>
        <w:rPr>
          <w:sz w:val="18"/>
          <w:szCs w:val="18"/>
        </w:rPr>
      </w:pPr>
      <w:r w:rsidDel="00000000" w:rsidR="00000000" w:rsidRPr="00000000">
        <w:rPr>
          <w:sz w:val="18"/>
          <w:szCs w:val="18"/>
          <w:rtl w:val="0"/>
        </w:rPr>
        <w:t xml:space="preserve">5. Elasticsearch shows AlloyDB 'internal' log records</w:t>
        <w:br w:type="textWrapping"/>
        <w:br w:type="textWrapping"/>
        <w:t xml:space="preserve">Elastic search service running status: </w:t>
      </w:r>
      <w:hyperlink r:id="rId29">
        <w:r w:rsidDel="00000000" w:rsidR="00000000" w:rsidRPr="00000000">
          <w:rPr>
            <w:color w:val="1155cc"/>
            <w:sz w:val="18"/>
            <w:szCs w:val="18"/>
            <w:u w:val="single"/>
            <w:rtl w:val="0"/>
          </w:rPr>
          <w:t xml:space="preserve">https://screenshot.googleplex.com/8FhtWHSz82JKoxL</w:t>
        </w:r>
      </w:hyperlink>
      <w:r w:rsidDel="00000000" w:rsidR="00000000" w:rsidRPr="00000000">
        <w:rPr>
          <w:sz w:val="18"/>
          <w:szCs w:val="18"/>
          <w:rtl w:val="0"/>
        </w:rPr>
        <w:br w:type="textWrapping"/>
        <w:t xml:space="preserve">Logstash service running status: </w:t>
      </w:r>
      <w:hyperlink r:id="rId30">
        <w:r w:rsidDel="00000000" w:rsidR="00000000" w:rsidRPr="00000000">
          <w:rPr>
            <w:color w:val="1155cc"/>
            <w:sz w:val="18"/>
            <w:szCs w:val="18"/>
            <w:u w:val="single"/>
            <w:rtl w:val="0"/>
          </w:rPr>
          <w:t xml:space="preserve">https://screenshot.googleplex.com/3hxF9ZV4TNFhbf5</w:t>
        </w:r>
      </w:hyperlink>
      <w:r w:rsidDel="00000000" w:rsidR="00000000" w:rsidRPr="00000000">
        <w:rPr>
          <w:rtl w:val="0"/>
        </w:rPr>
      </w:r>
    </w:p>
    <w:p w:rsidR="00000000" w:rsidDel="00000000" w:rsidP="00000000" w:rsidRDefault="00000000" w:rsidRPr="00000000" w14:paraId="000004D2">
      <w:pPr>
        <w:rPr>
          <w:sz w:val="18"/>
          <w:szCs w:val="18"/>
        </w:rPr>
      </w:pPr>
      <w:r w:rsidDel="00000000" w:rsidR="00000000" w:rsidRPr="00000000">
        <w:rPr>
          <w:sz w:val="18"/>
          <w:szCs w:val="18"/>
          <w:rtl w:val="0"/>
        </w:rPr>
        <w:br w:type="textWrapping"/>
        <w:t xml:space="preserve">ElasticSearch status: </w:t>
      </w:r>
      <w:hyperlink r:id="rId31">
        <w:r w:rsidDel="00000000" w:rsidR="00000000" w:rsidRPr="00000000">
          <w:rPr>
            <w:color w:val="1155cc"/>
            <w:sz w:val="18"/>
            <w:szCs w:val="18"/>
            <w:u w:val="single"/>
            <w:rtl w:val="0"/>
          </w:rPr>
          <w:t xml:space="preserve">https://screenshot.googleplex.com/5Tcv2cyeQppjF7C</w:t>
        </w:r>
      </w:hyperlink>
      <w:r w:rsidDel="00000000" w:rsidR="00000000" w:rsidRPr="00000000">
        <w:rPr>
          <w:rtl w:val="0"/>
        </w:rPr>
      </w:r>
    </w:p>
    <w:p w:rsidR="00000000" w:rsidDel="00000000" w:rsidP="00000000" w:rsidRDefault="00000000" w:rsidRPr="00000000" w14:paraId="000004D3">
      <w:pPr>
        <w:rPr>
          <w:sz w:val="18"/>
          <w:szCs w:val="18"/>
        </w:rPr>
      </w:pPr>
      <w:r w:rsidDel="00000000" w:rsidR="00000000" w:rsidRPr="00000000">
        <w:rPr>
          <w:rtl w:val="0"/>
        </w:rPr>
      </w:r>
    </w:p>
    <w:p w:rsidR="00000000" w:rsidDel="00000000" w:rsidP="00000000" w:rsidRDefault="00000000" w:rsidRPr="00000000" w14:paraId="000004D4">
      <w:pPr>
        <w:rPr>
          <w:sz w:val="18"/>
          <w:szCs w:val="18"/>
        </w:rPr>
      </w:pPr>
      <w:r w:rsidDel="00000000" w:rsidR="00000000" w:rsidRPr="00000000">
        <w:rPr>
          <w:sz w:val="18"/>
          <w:szCs w:val="18"/>
          <w:rtl w:val="0"/>
        </w:rPr>
        <w:t xml:space="preserve">In resilient-db-1</w:t>
        <w:br w:type="textWrapping"/>
        <w:t xml:space="preserve">Rsyslog status: </w:t>
      </w:r>
      <w:hyperlink r:id="rId32">
        <w:r w:rsidDel="00000000" w:rsidR="00000000" w:rsidRPr="00000000">
          <w:rPr>
            <w:color w:val="1155cc"/>
            <w:sz w:val="18"/>
            <w:szCs w:val="18"/>
            <w:u w:val="single"/>
            <w:rtl w:val="0"/>
          </w:rPr>
          <w:t xml:space="preserve">https://screenshot.googleplex.com/8ecmMSirE7MkSFt</w:t>
        </w:r>
      </w:hyperlink>
      <w:r w:rsidDel="00000000" w:rsidR="00000000" w:rsidRPr="00000000">
        <w:rPr>
          <w:rtl w:val="0"/>
        </w:rPr>
      </w:r>
    </w:p>
    <w:p w:rsidR="00000000" w:rsidDel="00000000" w:rsidP="00000000" w:rsidRDefault="00000000" w:rsidRPr="00000000" w14:paraId="000004D5">
      <w:pPr>
        <w:rPr>
          <w:sz w:val="18"/>
          <w:szCs w:val="18"/>
        </w:rPr>
      </w:pPr>
      <w:r w:rsidDel="00000000" w:rsidR="00000000" w:rsidRPr="00000000">
        <w:rPr>
          <w:rtl w:val="0"/>
        </w:rPr>
      </w:r>
    </w:p>
    <w:p w:rsidR="00000000" w:rsidDel="00000000" w:rsidP="00000000" w:rsidRDefault="00000000" w:rsidRPr="00000000" w14:paraId="000004D6">
      <w:pPr>
        <w:rPr>
          <w:sz w:val="18"/>
          <w:szCs w:val="18"/>
        </w:rPr>
      </w:pPr>
      <w:r w:rsidDel="00000000" w:rsidR="00000000" w:rsidRPr="00000000">
        <w:rPr>
          <w:sz w:val="18"/>
          <w:szCs w:val="18"/>
          <w:rtl w:val="0"/>
        </w:rPr>
        <w:t xml:space="preserve">In resilient-db-2</w:t>
      </w:r>
    </w:p>
    <w:p w:rsidR="00000000" w:rsidDel="00000000" w:rsidP="00000000" w:rsidRDefault="00000000" w:rsidRPr="00000000" w14:paraId="000004D7">
      <w:pPr>
        <w:rPr>
          <w:sz w:val="18"/>
          <w:szCs w:val="18"/>
        </w:rPr>
      </w:pPr>
      <w:r w:rsidDel="00000000" w:rsidR="00000000" w:rsidRPr="00000000">
        <w:rPr>
          <w:sz w:val="18"/>
          <w:szCs w:val="18"/>
          <w:rtl w:val="0"/>
        </w:rPr>
        <w:t xml:space="preserve">Rsyslog status: </w:t>
      </w:r>
      <w:hyperlink r:id="rId33">
        <w:r w:rsidDel="00000000" w:rsidR="00000000" w:rsidRPr="00000000">
          <w:rPr>
            <w:color w:val="1155cc"/>
            <w:sz w:val="18"/>
            <w:szCs w:val="18"/>
            <w:u w:val="single"/>
            <w:rtl w:val="0"/>
          </w:rPr>
          <w:t xml:space="preserve">https://screenshot.googleplex.com/XdKYAUBdkdhHrjq</w:t>
        </w:r>
      </w:hyperlink>
      <w:r w:rsidDel="00000000" w:rsidR="00000000" w:rsidRPr="00000000">
        <w:rPr>
          <w:rtl w:val="0"/>
        </w:rPr>
      </w:r>
    </w:p>
    <w:p w:rsidR="00000000" w:rsidDel="00000000" w:rsidP="00000000" w:rsidRDefault="00000000" w:rsidRPr="00000000" w14:paraId="000004D8">
      <w:pPr>
        <w:rPr>
          <w:sz w:val="18"/>
          <w:szCs w:val="18"/>
        </w:rPr>
      </w:pPr>
      <w:r w:rsidDel="00000000" w:rsidR="00000000" w:rsidRPr="00000000">
        <w:rPr>
          <w:sz w:val="18"/>
          <w:szCs w:val="18"/>
          <w:rtl w:val="0"/>
        </w:rPr>
        <w:br w:type="textWrapping"/>
        <w:t xml:space="preserve">In Resilient-db-3</w:t>
      </w:r>
    </w:p>
    <w:p w:rsidR="00000000" w:rsidDel="00000000" w:rsidP="00000000" w:rsidRDefault="00000000" w:rsidRPr="00000000" w14:paraId="000004D9">
      <w:pPr>
        <w:rPr>
          <w:sz w:val="18"/>
          <w:szCs w:val="18"/>
        </w:rPr>
      </w:pPr>
      <w:r w:rsidDel="00000000" w:rsidR="00000000" w:rsidRPr="00000000">
        <w:rPr>
          <w:sz w:val="18"/>
          <w:szCs w:val="18"/>
          <w:rtl w:val="0"/>
        </w:rPr>
        <w:t xml:space="preserve">Rsyslog status: </w:t>
      </w:r>
      <w:hyperlink r:id="rId34">
        <w:r w:rsidDel="00000000" w:rsidR="00000000" w:rsidRPr="00000000">
          <w:rPr>
            <w:color w:val="1155cc"/>
            <w:sz w:val="18"/>
            <w:szCs w:val="18"/>
            <w:u w:val="single"/>
            <w:rtl w:val="0"/>
          </w:rPr>
          <w:t xml:space="preserve">https://screenshot.googleplex.com/9fZNcaFgm7fYRVj</w:t>
        </w:r>
      </w:hyperlink>
      <w:r w:rsidDel="00000000" w:rsidR="00000000" w:rsidRPr="00000000">
        <w:rPr>
          <w:rtl w:val="0"/>
        </w:rPr>
      </w:r>
    </w:p>
    <w:p w:rsidR="00000000" w:rsidDel="00000000" w:rsidP="00000000" w:rsidRDefault="00000000" w:rsidRPr="00000000" w14:paraId="000004DA">
      <w:pPr>
        <w:rPr>
          <w:sz w:val="18"/>
          <w:szCs w:val="18"/>
        </w:rPr>
      </w:pPr>
      <w:r w:rsidDel="00000000" w:rsidR="00000000" w:rsidRPr="00000000">
        <w:rPr>
          <w:rtl w:val="0"/>
        </w:rPr>
      </w:r>
    </w:p>
    <w:p w:rsidR="00000000" w:rsidDel="00000000" w:rsidP="00000000" w:rsidRDefault="00000000" w:rsidRPr="00000000" w14:paraId="000004DB">
      <w:pPr>
        <w:rPr>
          <w:sz w:val="18"/>
          <w:szCs w:val="18"/>
        </w:rPr>
      </w:pPr>
      <w:r w:rsidDel="00000000" w:rsidR="00000000" w:rsidRPr="00000000">
        <w:rPr>
          <w:sz w:val="18"/>
          <w:szCs w:val="18"/>
          <w:rtl w:val="0"/>
        </w:rPr>
        <w:t xml:space="preserve">ElasticSearch logs records:</w:t>
        <w:br w:type="textWrapping"/>
        <w:t xml:space="preserve">1. Alloydb-internal-logs: </w:t>
      </w:r>
    </w:p>
    <w:p w:rsidR="00000000" w:rsidDel="00000000" w:rsidP="00000000" w:rsidRDefault="00000000" w:rsidRPr="00000000" w14:paraId="000004DC">
      <w:pPr>
        <w:numPr>
          <w:ilvl w:val="0"/>
          <w:numId w:val="10"/>
        </w:numPr>
        <w:ind w:left="720" w:hanging="360"/>
        <w:rPr>
          <w:sz w:val="18"/>
          <w:szCs w:val="18"/>
        </w:rPr>
      </w:pPr>
      <w:r w:rsidDel="00000000" w:rsidR="00000000" w:rsidRPr="00000000">
        <w:rPr>
          <w:sz w:val="18"/>
          <w:szCs w:val="18"/>
          <w:rtl w:val="0"/>
        </w:rPr>
        <w:t xml:space="preserve">Command: curl -s -X GET http://localhost:9200/_all/_search?q=programname=alloydb-internal-logs | jq</w:t>
      </w:r>
    </w:p>
    <w:p w:rsidR="00000000" w:rsidDel="00000000" w:rsidP="00000000" w:rsidRDefault="00000000" w:rsidRPr="00000000" w14:paraId="000004DD">
      <w:pPr>
        <w:numPr>
          <w:ilvl w:val="0"/>
          <w:numId w:val="10"/>
        </w:numPr>
        <w:ind w:left="720" w:hanging="360"/>
        <w:rPr>
          <w:sz w:val="18"/>
          <w:szCs w:val="18"/>
        </w:rPr>
      </w:pPr>
      <w:r w:rsidDel="00000000" w:rsidR="00000000" w:rsidRPr="00000000">
        <w:rPr>
          <w:sz w:val="18"/>
          <w:szCs w:val="18"/>
          <w:rtl w:val="0"/>
        </w:rPr>
        <w:t xml:space="preserve">Screenshot: </w:t>
      </w:r>
      <w:hyperlink r:id="rId35">
        <w:r w:rsidDel="00000000" w:rsidR="00000000" w:rsidRPr="00000000">
          <w:rPr>
            <w:color w:val="1155cc"/>
            <w:sz w:val="18"/>
            <w:szCs w:val="18"/>
            <w:u w:val="single"/>
            <w:rtl w:val="0"/>
          </w:rPr>
          <w:t xml:space="preserve">https://screenshot.googleplex.com/5LBTjG3ZnQPGhk3</w:t>
        </w:r>
      </w:hyperlink>
      <w:r w:rsidDel="00000000" w:rsidR="00000000" w:rsidRPr="00000000">
        <w:rPr>
          <w:rtl w:val="0"/>
        </w:rPr>
      </w:r>
    </w:p>
    <w:p w:rsidR="00000000" w:rsidDel="00000000" w:rsidP="00000000" w:rsidRDefault="00000000" w:rsidRPr="00000000" w14:paraId="000004DE">
      <w:pPr>
        <w:rPr>
          <w:sz w:val="18"/>
          <w:szCs w:val="18"/>
        </w:rPr>
      </w:pPr>
      <w:r w:rsidDel="00000000" w:rsidR="00000000" w:rsidRPr="00000000">
        <w:rPr>
          <w:sz w:val="18"/>
          <w:szCs w:val="18"/>
          <w:rtl w:val="0"/>
        </w:rPr>
        <w:t xml:space="preserve">2. Patroni: </w:t>
      </w:r>
    </w:p>
    <w:p w:rsidR="00000000" w:rsidDel="00000000" w:rsidP="00000000" w:rsidRDefault="00000000" w:rsidRPr="00000000" w14:paraId="000004DF">
      <w:pPr>
        <w:numPr>
          <w:ilvl w:val="0"/>
          <w:numId w:val="60"/>
        </w:numPr>
        <w:ind w:left="720" w:hanging="360"/>
        <w:rPr>
          <w:sz w:val="18"/>
          <w:szCs w:val="18"/>
        </w:rPr>
      </w:pPr>
      <w:r w:rsidDel="00000000" w:rsidR="00000000" w:rsidRPr="00000000">
        <w:rPr>
          <w:sz w:val="18"/>
          <w:szCs w:val="18"/>
          <w:rtl w:val="0"/>
        </w:rPr>
        <w:t xml:space="preserve">Command: curl -s -X GET http://localhost:9200/_all/_search?q=programname=patroni | jq</w:t>
      </w:r>
    </w:p>
    <w:p w:rsidR="00000000" w:rsidDel="00000000" w:rsidP="00000000" w:rsidRDefault="00000000" w:rsidRPr="00000000" w14:paraId="000004E0">
      <w:pPr>
        <w:numPr>
          <w:ilvl w:val="0"/>
          <w:numId w:val="60"/>
        </w:numPr>
        <w:ind w:left="720" w:hanging="360"/>
        <w:rPr>
          <w:sz w:val="18"/>
          <w:szCs w:val="18"/>
        </w:rPr>
      </w:pPr>
      <w:r w:rsidDel="00000000" w:rsidR="00000000" w:rsidRPr="00000000">
        <w:rPr>
          <w:sz w:val="18"/>
          <w:szCs w:val="18"/>
          <w:rtl w:val="0"/>
        </w:rPr>
        <w:t xml:space="preserve">Screenshot: </w:t>
      </w:r>
      <w:hyperlink r:id="rId36">
        <w:r w:rsidDel="00000000" w:rsidR="00000000" w:rsidRPr="00000000">
          <w:rPr>
            <w:color w:val="1155cc"/>
            <w:sz w:val="18"/>
            <w:szCs w:val="18"/>
            <w:u w:val="single"/>
            <w:rtl w:val="0"/>
          </w:rPr>
          <w:t xml:space="preserve">https://screenshot.googleplex.com/5qpdUXE8gq6NVna</w:t>
        </w:r>
      </w:hyperlink>
      <w:r w:rsidDel="00000000" w:rsidR="00000000" w:rsidRPr="00000000">
        <w:rPr>
          <w:rtl w:val="0"/>
        </w:rPr>
      </w:r>
    </w:p>
    <w:p w:rsidR="00000000" w:rsidDel="00000000" w:rsidP="00000000" w:rsidRDefault="00000000" w:rsidRPr="00000000" w14:paraId="000004E1">
      <w:pPr>
        <w:rPr>
          <w:sz w:val="18"/>
          <w:szCs w:val="18"/>
        </w:rPr>
      </w:pPr>
      <w:r w:rsidDel="00000000" w:rsidR="00000000" w:rsidRPr="00000000">
        <w:rPr>
          <w:sz w:val="18"/>
          <w:szCs w:val="18"/>
          <w:rtl w:val="0"/>
        </w:rPr>
        <w:t xml:space="preserve">3. etcd: </w:t>
      </w:r>
    </w:p>
    <w:p w:rsidR="00000000" w:rsidDel="00000000" w:rsidP="00000000" w:rsidRDefault="00000000" w:rsidRPr="00000000" w14:paraId="000004E2">
      <w:pPr>
        <w:numPr>
          <w:ilvl w:val="0"/>
          <w:numId w:val="60"/>
        </w:numPr>
        <w:ind w:left="720" w:hanging="360"/>
        <w:rPr>
          <w:sz w:val="18"/>
          <w:szCs w:val="18"/>
        </w:rPr>
      </w:pPr>
      <w:r w:rsidDel="00000000" w:rsidR="00000000" w:rsidRPr="00000000">
        <w:rPr>
          <w:sz w:val="18"/>
          <w:szCs w:val="18"/>
          <w:rtl w:val="0"/>
        </w:rPr>
        <w:t xml:space="preserve">Command: curl -s -X GET "http://localhost:9200/_all/_search?pretty" -H 'Content-Type: application/json' -d'</w:t>
      </w:r>
    </w:p>
    <w:p w:rsidR="00000000" w:rsidDel="00000000" w:rsidP="00000000" w:rsidRDefault="00000000" w:rsidRPr="00000000" w14:paraId="000004E3">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E4">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4E5">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4E6">
      <w:pPr>
        <w:ind w:left="720" w:firstLine="0"/>
        <w:rPr>
          <w:sz w:val="18"/>
          <w:szCs w:val="18"/>
        </w:rPr>
      </w:pPr>
      <w:r w:rsidDel="00000000" w:rsidR="00000000" w:rsidRPr="00000000">
        <w:rPr>
          <w:sz w:val="18"/>
          <w:szCs w:val="18"/>
          <w:rtl w:val="0"/>
        </w:rPr>
        <w:t xml:space="preserve">      "program.keyword": "etcd"</w:t>
      </w:r>
    </w:p>
    <w:p w:rsidR="00000000" w:rsidDel="00000000" w:rsidP="00000000" w:rsidRDefault="00000000" w:rsidRPr="00000000" w14:paraId="000004E7">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E8">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E9">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EA">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4EB">
      <w:pPr>
        <w:ind w:left="720" w:firstLine="0"/>
        <w:rPr>
          <w:sz w:val="18"/>
          <w:szCs w:val="18"/>
        </w:rPr>
      </w:pPr>
      <w:r w:rsidDel="00000000" w:rsidR="00000000" w:rsidRPr="00000000">
        <w:rPr>
          <w:rtl w:val="0"/>
        </w:rPr>
      </w:r>
    </w:p>
    <w:p w:rsidR="00000000" w:rsidDel="00000000" w:rsidP="00000000" w:rsidRDefault="00000000" w:rsidRPr="00000000" w14:paraId="000004EC">
      <w:pPr>
        <w:numPr>
          <w:ilvl w:val="0"/>
          <w:numId w:val="60"/>
        </w:numPr>
        <w:ind w:left="720" w:hanging="360"/>
        <w:rPr>
          <w:sz w:val="18"/>
          <w:szCs w:val="18"/>
        </w:rPr>
      </w:pPr>
      <w:r w:rsidDel="00000000" w:rsidR="00000000" w:rsidRPr="00000000">
        <w:rPr>
          <w:sz w:val="18"/>
          <w:szCs w:val="18"/>
          <w:rtl w:val="0"/>
        </w:rPr>
        <w:t xml:space="preserve">Screenshot: </w:t>
      </w:r>
      <w:hyperlink r:id="rId37">
        <w:r w:rsidDel="00000000" w:rsidR="00000000" w:rsidRPr="00000000">
          <w:rPr>
            <w:color w:val="1155cc"/>
            <w:sz w:val="18"/>
            <w:szCs w:val="18"/>
            <w:u w:val="single"/>
            <w:rtl w:val="0"/>
          </w:rPr>
          <w:t xml:space="preserve">https://screenshot.googleplex.com/CQgEdWcL76p3fFS</w:t>
        </w:r>
      </w:hyperlink>
      <w:r w:rsidDel="00000000" w:rsidR="00000000" w:rsidRPr="00000000">
        <w:rPr>
          <w:rtl w:val="0"/>
        </w:rPr>
      </w:r>
    </w:p>
    <w:p w:rsidR="00000000" w:rsidDel="00000000" w:rsidP="00000000" w:rsidRDefault="00000000" w:rsidRPr="00000000" w14:paraId="000004ED">
      <w:pPr>
        <w:rPr>
          <w:sz w:val="18"/>
          <w:szCs w:val="18"/>
        </w:rPr>
      </w:pPr>
      <w:r w:rsidDel="00000000" w:rsidR="00000000" w:rsidRPr="00000000">
        <w:rPr>
          <w:sz w:val="18"/>
          <w:szCs w:val="18"/>
          <w:rtl w:val="0"/>
        </w:rPr>
        <w:t xml:space="preserve">4. Alloydbomni_monitor:</w:t>
      </w:r>
    </w:p>
    <w:p w:rsidR="00000000" w:rsidDel="00000000" w:rsidP="00000000" w:rsidRDefault="00000000" w:rsidRPr="00000000" w14:paraId="000004EE">
      <w:pPr>
        <w:numPr>
          <w:ilvl w:val="0"/>
          <w:numId w:val="35"/>
        </w:numPr>
        <w:ind w:left="720" w:hanging="360"/>
        <w:rPr>
          <w:sz w:val="18"/>
          <w:szCs w:val="18"/>
        </w:rPr>
      </w:pPr>
      <w:r w:rsidDel="00000000" w:rsidR="00000000" w:rsidRPr="00000000">
        <w:rPr>
          <w:sz w:val="18"/>
          <w:szCs w:val="18"/>
          <w:rtl w:val="0"/>
        </w:rPr>
        <w:t xml:space="preserve">Command: curl -s -X GET "http://localhost:9200/_all/_search?pretty" -H 'Content-Type: application/json' -d'</w:t>
      </w:r>
    </w:p>
    <w:p w:rsidR="00000000" w:rsidDel="00000000" w:rsidP="00000000" w:rsidRDefault="00000000" w:rsidRPr="00000000" w14:paraId="000004EF">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0">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4F1">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4F2">
      <w:pPr>
        <w:ind w:left="720" w:firstLine="0"/>
        <w:rPr>
          <w:sz w:val="18"/>
          <w:szCs w:val="18"/>
        </w:rPr>
      </w:pPr>
      <w:r w:rsidDel="00000000" w:rsidR="00000000" w:rsidRPr="00000000">
        <w:rPr>
          <w:sz w:val="18"/>
          <w:szCs w:val="18"/>
          <w:rtl w:val="0"/>
        </w:rPr>
        <w:t xml:space="preserve">      "program.keyword": "alloydbomni_monitor"</w:t>
      </w:r>
    </w:p>
    <w:p w:rsidR="00000000" w:rsidDel="00000000" w:rsidP="00000000" w:rsidRDefault="00000000" w:rsidRPr="00000000" w14:paraId="000004F3">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F4">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F5">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6">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4F7">
      <w:pPr>
        <w:ind w:left="720" w:firstLine="0"/>
        <w:rPr>
          <w:sz w:val="18"/>
          <w:szCs w:val="18"/>
        </w:rPr>
      </w:pPr>
      <w:r w:rsidDel="00000000" w:rsidR="00000000" w:rsidRPr="00000000">
        <w:rPr>
          <w:rtl w:val="0"/>
        </w:rPr>
      </w:r>
    </w:p>
    <w:p w:rsidR="00000000" w:rsidDel="00000000" w:rsidP="00000000" w:rsidRDefault="00000000" w:rsidRPr="00000000" w14:paraId="000004F8">
      <w:pPr>
        <w:numPr>
          <w:ilvl w:val="0"/>
          <w:numId w:val="35"/>
        </w:numPr>
        <w:ind w:left="720" w:hanging="360"/>
        <w:rPr>
          <w:sz w:val="18"/>
          <w:szCs w:val="18"/>
        </w:rPr>
      </w:pPr>
      <w:r w:rsidDel="00000000" w:rsidR="00000000" w:rsidRPr="00000000">
        <w:rPr>
          <w:sz w:val="18"/>
          <w:szCs w:val="18"/>
          <w:rtl w:val="0"/>
        </w:rPr>
        <w:t xml:space="preserve">Screenshot: </w:t>
      </w:r>
      <w:hyperlink r:id="rId38">
        <w:r w:rsidDel="00000000" w:rsidR="00000000" w:rsidRPr="00000000">
          <w:rPr>
            <w:color w:val="1155cc"/>
            <w:sz w:val="18"/>
            <w:szCs w:val="18"/>
            <w:u w:val="single"/>
            <w:rtl w:val="0"/>
          </w:rPr>
          <w:t xml:space="preserve">https://screenshot.googleplex.com/7rmVNVApREvgZvg</w:t>
        </w:r>
      </w:hyperlink>
      <w:r w:rsidDel="00000000" w:rsidR="00000000" w:rsidRPr="00000000">
        <w:rPr>
          <w:rtl w:val="0"/>
        </w:rPr>
      </w:r>
    </w:p>
    <w:p w:rsidR="00000000" w:rsidDel="00000000" w:rsidP="00000000" w:rsidRDefault="00000000" w:rsidRPr="00000000" w14:paraId="000004F9">
      <w:pPr>
        <w:ind w:left="720" w:firstLine="0"/>
        <w:rPr>
          <w:sz w:val="18"/>
          <w:szCs w:val="18"/>
        </w:rPr>
      </w:pPr>
      <w:r w:rsidDel="00000000" w:rsidR="00000000" w:rsidRPr="00000000">
        <w:rPr>
          <w:rtl w:val="0"/>
        </w:rPr>
      </w:r>
    </w:p>
    <w:p w:rsidR="00000000" w:rsidDel="00000000" w:rsidP="00000000" w:rsidRDefault="00000000" w:rsidRPr="00000000" w14:paraId="000004FA">
      <w:pPr>
        <w:rPr>
          <w:sz w:val="18"/>
          <w:szCs w:val="18"/>
        </w:rPr>
      </w:pPr>
      <w:r w:rsidDel="00000000" w:rsidR="00000000" w:rsidRPr="00000000">
        <w:rPr>
          <w:sz w:val="18"/>
          <w:szCs w:val="18"/>
          <w:rtl w:val="0"/>
        </w:rPr>
        <w:t xml:space="preserve">Sample logs:</w:t>
      </w:r>
    </w:p>
    <w:p w:rsidR="00000000" w:rsidDel="00000000" w:rsidP="00000000" w:rsidRDefault="00000000" w:rsidRPr="00000000" w14:paraId="000004FB">
      <w:pPr>
        <w:rPr>
          <w:sz w:val="18"/>
          <w:szCs w:val="18"/>
        </w:rPr>
      </w:pPr>
      <w:r w:rsidDel="00000000" w:rsidR="00000000" w:rsidRPr="00000000">
        <w:rPr>
          <w:sz w:val="18"/>
          <w:szCs w:val="18"/>
          <w:rtl w:val="0"/>
        </w:rPr>
        <w:t xml:space="preserve">5. Pgbouncer:</w:t>
      </w:r>
    </w:p>
    <w:p w:rsidR="00000000" w:rsidDel="00000000" w:rsidP="00000000" w:rsidRDefault="00000000" w:rsidRPr="00000000" w14:paraId="000004FC">
      <w:pPr>
        <w:numPr>
          <w:ilvl w:val="0"/>
          <w:numId w:val="28"/>
        </w:numPr>
        <w:ind w:left="720" w:hanging="360"/>
        <w:rPr>
          <w:sz w:val="18"/>
          <w:szCs w:val="18"/>
        </w:rPr>
      </w:pPr>
      <w:r w:rsidDel="00000000" w:rsidR="00000000" w:rsidRPr="00000000">
        <w:rPr>
          <w:sz w:val="18"/>
          <w:szCs w:val="18"/>
          <w:rtl w:val="0"/>
        </w:rPr>
        <w:t xml:space="preserve">Command: curl -s -X GET http://localhost:9200/_all/_search?q=programname=pgbouncer | jq</w:t>
      </w:r>
    </w:p>
    <w:p w:rsidR="00000000" w:rsidDel="00000000" w:rsidP="00000000" w:rsidRDefault="00000000" w:rsidRPr="00000000" w14:paraId="000004FD">
      <w:pPr>
        <w:numPr>
          <w:ilvl w:val="0"/>
          <w:numId w:val="28"/>
        </w:numPr>
        <w:ind w:left="720" w:hanging="360"/>
        <w:rPr>
          <w:sz w:val="18"/>
          <w:szCs w:val="18"/>
        </w:rPr>
      </w:pPr>
      <w:r w:rsidDel="00000000" w:rsidR="00000000" w:rsidRPr="00000000">
        <w:rPr>
          <w:sz w:val="18"/>
          <w:szCs w:val="18"/>
          <w:rtl w:val="0"/>
        </w:rPr>
        <w:t xml:space="preserve">Screenshot: </w:t>
      </w:r>
      <w:hyperlink r:id="rId39">
        <w:r w:rsidDel="00000000" w:rsidR="00000000" w:rsidRPr="00000000">
          <w:rPr>
            <w:color w:val="1155cc"/>
            <w:sz w:val="18"/>
            <w:szCs w:val="18"/>
            <w:u w:val="single"/>
            <w:rtl w:val="0"/>
          </w:rPr>
          <w:t xml:space="preserve">https://screenshot.googleplex.com/Ai3K89NYjMCPH6n</w:t>
        </w:r>
      </w:hyperlink>
      <w:r w:rsidDel="00000000" w:rsidR="00000000" w:rsidRPr="00000000">
        <w:rPr>
          <w:rtl w:val="0"/>
        </w:rPr>
      </w:r>
    </w:p>
    <w:p w:rsidR="00000000" w:rsidDel="00000000" w:rsidP="00000000" w:rsidRDefault="00000000" w:rsidRPr="00000000" w14:paraId="000004FE">
      <w:pPr>
        <w:ind w:left="720" w:firstLine="0"/>
        <w:rPr>
          <w:sz w:val="18"/>
          <w:szCs w:val="18"/>
        </w:rPr>
      </w:pPr>
      <w:r w:rsidDel="00000000" w:rsidR="00000000" w:rsidRPr="00000000">
        <w:rPr>
          <w:rtl w:val="0"/>
        </w:rPr>
      </w:r>
    </w:p>
    <w:p w:rsidR="00000000" w:rsidDel="00000000" w:rsidP="00000000" w:rsidRDefault="00000000" w:rsidRPr="00000000" w14:paraId="000004FF">
      <w:pPr>
        <w:rPr>
          <w:sz w:val="18"/>
          <w:szCs w:val="18"/>
        </w:rPr>
      </w:pPr>
      <w:r w:rsidDel="00000000" w:rsidR="00000000" w:rsidRPr="00000000">
        <w:rPr>
          <w:sz w:val="18"/>
          <w:szCs w:val="18"/>
          <w:rtl w:val="0"/>
        </w:rPr>
        <w:t xml:space="preserve">6. Pgbackrest:</w:t>
      </w:r>
    </w:p>
    <w:p w:rsidR="00000000" w:rsidDel="00000000" w:rsidP="00000000" w:rsidRDefault="00000000" w:rsidRPr="00000000" w14:paraId="00000500">
      <w:pPr>
        <w:numPr>
          <w:ilvl w:val="0"/>
          <w:numId w:val="52"/>
        </w:numPr>
        <w:ind w:left="720" w:hanging="360"/>
        <w:rPr>
          <w:sz w:val="18"/>
          <w:szCs w:val="18"/>
        </w:rPr>
      </w:pPr>
      <w:r w:rsidDel="00000000" w:rsidR="00000000" w:rsidRPr="00000000">
        <w:rPr>
          <w:sz w:val="18"/>
          <w:szCs w:val="18"/>
          <w:rtl w:val="0"/>
        </w:rPr>
        <w:t xml:space="preserve">Command: curl -s -X GET http://localhost:9200/_all/_search?q=programname=pgbackrest | jq</w:t>
      </w:r>
    </w:p>
    <w:p w:rsidR="00000000" w:rsidDel="00000000" w:rsidP="00000000" w:rsidRDefault="00000000" w:rsidRPr="00000000" w14:paraId="00000501">
      <w:pPr>
        <w:numPr>
          <w:ilvl w:val="0"/>
          <w:numId w:val="52"/>
        </w:numPr>
        <w:ind w:left="720" w:hanging="360"/>
        <w:rPr>
          <w:sz w:val="18"/>
          <w:szCs w:val="18"/>
        </w:rPr>
      </w:pPr>
      <w:r w:rsidDel="00000000" w:rsidR="00000000" w:rsidRPr="00000000">
        <w:rPr>
          <w:sz w:val="18"/>
          <w:szCs w:val="18"/>
          <w:rtl w:val="0"/>
        </w:rPr>
        <w:t xml:space="preserve">Screenshot: </w:t>
      </w:r>
      <w:hyperlink r:id="rId40">
        <w:r w:rsidDel="00000000" w:rsidR="00000000" w:rsidRPr="00000000">
          <w:rPr>
            <w:color w:val="1155cc"/>
            <w:sz w:val="18"/>
            <w:szCs w:val="18"/>
            <w:u w:val="single"/>
            <w:rtl w:val="0"/>
          </w:rPr>
          <w:t xml:space="preserve">https://screenshot.googleplex.com/4eudnUASGvH44ys</w:t>
        </w:r>
      </w:hyperlink>
      <w:r w:rsidDel="00000000" w:rsidR="00000000" w:rsidRPr="00000000">
        <w:rPr>
          <w:rtl w:val="0"/>
        </w:rPr>
      </w:r>
    </w:p>
    <w:p w:rsidR="00000000" w:rsidDel="00000000" w:rsidP="00000000" w:rsidRDefault="00000000" w:rsidRPr="00000000" w14:paraId="00000502">
      <w:pPr>
        <w:ind w:left="720" w:firstLine="0"/>
        <w:rPr>
          <w:sz w:val="18"/>
          <w:szCs w:val="18"/>
        </w:rPr>
      </w:pPr>
      <w:r w:rsidDel="00000000" w:rsidR="00000000" w:rsidRPr="00000000">
        <w:rPr>
          <w:rtl w:val="0"/>
        </w:rPr>
      </w:r>
    </w:p>
    <w:p w:rsidR="00000000" w:rsidDel="00000000" w:rsidP="00000000" w:rsidRDefault="00000000" w:rsidRPr="00000000" w14:paraId="00000503">
      <w:pPr>
        <w:rPr>
          <w:sz w:val="18"/>
          <w:szCs w:val="18"/>
        </w:rPr>
      </w:pPr>
      <w:r w:rsidDel="00000000" w:rsidR="00000000" w:rsidRPr="00000000">
        <w:rPr>
          <w:sz w:val="18"/>
          <w:szCs w:val="18"/>
          <w:rtl w:val="0"/>
        </w:rPr>
        <w:t xml:space="preserve">7. Keepalived:</w:t>
      </w:r>
    </w:p>
    <w:p w:rsidR="00000000" w:rsidDel="00000000" w:rsidP="00000000" w:rsidRDefault="00000000" w:rsidRPr="00000000" w14:paraId="00000504">
      <w:pPr>
        <w:rPr>
          <w:sz w:val="18"/>
          <w:szCs w:val="18"/>
        </w:rPr>
      </w:pPr>
      <w:r w:rsidDel="00000000" w:rsidR="00000000" w:rsidRPr="00000000">
        <w:rPr>
          <w:rtl w:val="0"/>
        </w:rPr>
      </w:r>
    </w:p>
    <w:p w:rsidR="00000000" w:rsidDel="00000000" w:rsidP="00000000" w:rsidRDefault="00000000" w:rsidRPr="00000000" w14:paraId="00000505">
      <w:pPr>
        <w:numPr>
          <w:ilvl w:val="0"/>
          <w:numId w:val="52"/>
        </w:numPr>
        <w:ind w:left="720" w:hanging="360"/>
        <w:rPr>
          <w:sz w:val="18"/>
          <w:szCs w:val="18"/>
        </w:rPr>
      </w:pPr>
      <w:r w:rsidDel="00000000" w:rsidR="00000000" w:rsidRPr="00000000">
        <w:rPr>
          <w:sz w:val="18"/>
          <w:szCs w:val="18"/>
          <w:rtl w:val="0"/>
        </w:rPr>
        <w:t xml:space="preserve">Command: curl -s -X GET http://localhost:9200/_all/_search?q=programname=keepalived | jq</w:t>
      </w:r>
    </w:p>
    <w:p w:rsidR="00000000" w:rsidDel="00000000" w:rsidP="00000000" w:rsidRDefault="00000000" w:rsidRPr="00000000" w14:paraId="00000506">
      <w:pPr>
        <w:numPr>
          <w:ilvl w:val="0"/>
          <w:numId w:val="52"/>
        </w:numPr>
        <w:ind w:left="720" w:hanging="360"/>
        <w:rPr>
          <w:sz w:val="18"/>
          <w:szCs w:val="18"/>
        </w:rPr>
      </w:pPr>
      <w:r w:rsidDel="00000000" w:rsidR="00000000" w:rsidRPr="00000000">
        <w:rPr>
          <w:sz w:val="18"/>
          <w:szCs w:val="18"/>
          <w:rtl w:val="0"/>
        </w:rPr>
        <w:t xml:space="preserve">Screenshot: </w:t>
      </w:r>
      <w:hyperlink r:id="rId41">
        <w:r w:rsidDel="00000000" w:rsidR="00000000" w:rsidRPr="00000000">
          <w:rPr>
            <w:color w:val="1155cc"/>
            <w:sz w:val="18"/>
            <w:szCs w:val="18"/>
            <w:u w:val="single"/>
            <w:rtl w:val="0"/>
          </w:rPr>
          <w:t xml:space="preserve">https://screenshot.googleplex.com/9LqqTKj6oSf5MM8</w:t>
        </w:r>
      </w:hyperlink>
      <w:r w:rsidDel="00000000" w:rsidR="00000000" w:rsidRPr="00000000">
        <w:rPr>
          <w:rtl w:val="0"/>
        </w:rPr>
      </w:r>
    </w:p>
    <w:p w:rsidR="00000000" w:rsidDel="00000000" w:rsidP="00000000" w:rsidRDefault="00000000" w:rsidRPr="00000000" w14:paraId="00000507">
      <w:pPr>
        <w:rPr>
          <w:sz w:val="18"/>
          <w:szCs w:val="18"/>
        </w:rPr>
      </w:pPr>
      <w:r w:rsidDel="00000000" w:rsidR="00000000" w:rsidRPr="00000000">
        <w:rPr>
          <w:rtl w:val="0"/>
        </w:rPr>
      </w:r>
    </w:p>
    <w:p w:rsidR="00000000" w:rsidDel="00000000" w:rsidP="00000000" w:rsidRDefault="00000000" w:rsidRPr="00000000" w14:paraId="00000508">
      <w:pPr>
        <w:rPr>
          <w:sz w:val="18"/>
          <w:szCs w:val="18"/>
        </w:rPr>
      </w:pPr>
      <w:r w:rsidDel="00000000" w:rsidR="00000000" w:rsidRPr="00000000">
        <w:rPr>
          <w:sz w:val="18"/>
          <w:szCs w:val="18"/>
          <w:rtl w:val="0"/>
        </w:rPr>
        <w:br w:type="textWrapping"/>
        <w:br w:type="textWrapping"/>
        <w:t xml:space="preserve">Questions:</w:t>
      </w:r>
    </w:p>
    <w:p w:rsidR="00000000" w:rsidDel="00000000" w:rsidP="00000000" w:rsidRDefault="00000000" w:rsidRPr="00000000" w14:paraId="00000509">
      <w:pPr>
        <w:shd w:fill="18191b" w:val="clear"/>
        <w:spacing w:after="160" w:before="160" w:line="332.3088" w:lineRule="auto"/>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Few Clarifying questions:</w:t>
      </w:r>
    </w:p>
    <w:p w:rsidR="00000000" w:rsidDel="00000000" w:rsidP="00000000" w:rsidRDefault="00000000" w:rsidRPr="00000000" w14:paraId="0000050A">
      <w:pPr>
        <w:numPr>
          <w:ilvl w:val="0"/>
          <w:numId w:val="67"/>
        </w:numPr>
        <w:shd w:fill="18191b" w:val="clear"/>
        <w:spacing w:after="0" w:afterAutospacing="0" w:before="160" w:line="306" w:lineRule="auto"/>
        <w:ind w:left="720" w:hanging="360"/>
      </w:pPr>
      <w:r w:rsidDel="00000000" w:rsidR="00000000" w:rsidRPr="00000000">
        <w:rPr>
          <w:rFonts w:ascii="Roboto" w:cs="Roboto" w:eastAsia="Roboto" w:hAnsi="Roboto"/>
          <w:color w:val="ffffff"/>
          <w:sz w:val="20"/>
          <w:szCs w:val="20"/>
          <w:rtl w:val="0"/>
        </w:rPr>
        <w:t xml:space="preserve">Is 'resilient-db1' the hostname or service name (like Patroni node name)?</w:t>
      </w:r>
    </w:p>
    <w:p w:rsidR="00000000" w:rsidDel="00000000" w:rsidP="00000000" w:rsidRDefault="00000000" w:rsidRPr="00000000" w14:paraId="0000050B">
      <w:pPr>
        <w:numPr>
          <w:ilvl w:val="0"/>
          <w:numId w:val="67"/>
        </w:numPr>
        <w:shd w:fill="18191b" w:val="clear"/>
        <w:spacing w:after="0" w:afterAutospacing="0" w:before="0" w:beforeAutospacing="0" w:line="306" w:lineRule="auto"/>
        <w:ind w:left="720" w:hanging="360"/>
      </w:pPr>
      <w:r w:rsidDel="00000000" w:rsidR="00000000" w:rsidRPr="00000000">
        <w:rPr>
          <w:rFonts w:ascii="Roboto" w:cs="Roboto" w:eastAsia="Roboto" w:hAnsi="Roboto"/>
          <w:color w:val="ffffff"/>
          <w:sz w:val="20"/>
          <w:szCs w:val="20"/>
          <w:rtl w:val="0"/>
        </w:rPr>
        <w:t xml:space="preserve">In PG &amp; other databases or ELK is it a common convention to use 'logsource' to filter logs?</w:t>
      </w:r>
    </w:p>
    <w:p w:rsidR="00000000" w:rsidDel="00000000" w:rsidP="00000000" w:rsidRDefault="00000000" w:rsidRPr="00000000" w14:paraId="0000050C">
      <w:pPr>
        <w:numPr>
          <w:ilvl w:val="0"/>
          <w:numId w:val="67"/>
        </w:numPr>
        <w:shd w:fill="18191b" w:val="clear"/>
        <w:spacing w:after="160" w:before="0" w:beforeAutospacing="0" w:line="306" w:lineRule="auto"/>
        <w:ind w:left="720" w:hanging="360"/>
      </w:pPr>
      <w:r w:rsidDel="00000000" w:rsidR="00000000" w:rsidRPr="00000000">
        <w:rPr>
          <w:rFonts w:ascii="Roboto" w:cs="Roboto" w:eastAsia="Roboto" w:hAnsi="Roboto"/>
          <w:color w:val="ffffff"/>
          <w:sz w:val="20"/>
          <w:szCs w:val="20"/>
          <w:rtl w:val="0"/>
        </w:rPr>
        <w:t xml:space="preserve">Is there a way to query instances of a clustered service e.g. An etcd cluster e1 has 3 etcd services but in prod scenario there can be e2, e3, e4 also based on customer requirements. Is there a way to filter in logs from all instances of e1?</w:t>
      </w:r>
    </w:p>
    <w:p w:rsidR="00000000" w:rsidDel="00000000" w:rsidP="00000000" w:rsidRDefault="00000000" w:rsidRPr="00000000" w14:paraId="0000050D">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0E">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0F">
      <w:pPr>
        <w:numPr>
          <w:ilvl w:val="0"/>
          <w:numId w:val="97"/>
        </w:numPr>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resilient-db1</w:t>
      </w:r>
      <w:r w:rsidDel="00000000" w:rsidR="00000000" w:rsidRPr="00000000">
        <w:rPr>
          <w:sz w:val="18"/>
          <w:szCs w:val="18"/>
          <w:rtl w:val="0"/>
        </w:rPr>
        <w:t xml:space="preserve"> is fundamentally the </w:t>
      </w:r>
      <w:r w:rsidDel="00000000" w:rsidR="00000000" w:rsidRPr="00000000">
        <w:rPr>
          <w:b w:val="1"/>
          <w:bCs w:val="1"/>
          <w:sz w:val="18"/>
          <w:szCs w:val="18"/>
          <w:rtl w:val="0"/>
        </w:rPr>
        <w:t xml:space="preserve">hostname of the virtual machine</w:t>
      </w:r>
      <w:r w:rsidDel="00000000" w:rsidR="00000000" w:rsidRPr="00000000">
        <w:rPr>
          <w:sz w:val="18"/>
          <w:szCs w:val="18"/>
          <w:rtl w:val="0"/>
        </w:rPr>
        <w:t xml:space="preserve">, and it's also configured as the </w:t>
      </w:r>
      <w:r w:rsidDel="00000000" w:rsidR="00000000" w:rsidRPr="00000000">
        <w:rPr>
          <w:b w:val="1"/>
          <w:bCs w:val="1"/>
          <w:sz w:val="18"/>
          <w:szCs w:val="18"/>
          <w:rtl w:val="0"/>
        </w:rPr>
        <w:t xml:space="preserve">Patroni node name</w:t>
      </w:r>
      <w:r w:rsidDel="00000000" w:rsidR="00000000" w:rsidRPr="00000000">
        <w:rPr>
          <w:sz w:val="18"/>
          <w:szCs w:val="18"/>
          <w:rtl w:val="0"/>
        </w:rPr>
        <w:t xml:space="preserve"> for that PostgreSQL instance. </w:t>
      </w:r>
    </w:p>
    <w:p w:rsidR="00000000" w:rsidDel="00000000" w:rsidP="00000000" w:rsidRDefault="00000000" w:rsidRPr="00000000" w14:paraId="00000510">
      <w:pPr>
        <w:ind w:left="720" w:firstLine="0"/>
        <w:rPr>
          <w:sz w:val="18"/>
          <w:szCs w:val="18"/>
        </w:rPr>
      </w:pPr>
      <w:r w:rsidDel="00000000" w:rsidR="00000000" w:rsidRPr="00000000">
        <w:rPr>
          <w:b w:val="1"/>
          <w:bCs w:val="1"/>
          <w:sz w:val="18"/>
          <w:szCs w:val="18"/>
          <w:rtl w:val="0"/>
        </w:rPr>
        <w:t xml:space="preserve">Hostname:</w:t>
      </w:r>
      <w:r w:rsidDel="00000000" w:rsidR="00000000" w:rsidRPr="00000000">
        <w:rPr>
          <w:sz w:val="18"/>
          <w:szCs w:val="18"/>
          <w:rtl w:val="0"/>
        </w:rPr>
        <w:t xml:space="preserve"> It's almost certainly the actual network hostname assigned to the VM (e.g., what </w:t>
      </w:r>
      <w:r w:rsidDel="00000000" w:rsidR="00000000" w:rsidRPr="00000000">
        <w:rPr>
          <w:rFonts w:ascii="Roboto Mono" w:cs="Roboto Mono" w:eastAsia="Roboto Mono" w:hAnsi="Roboto Mono"/>
          <w:color w:val="188038"/>
          <w:sz w:val="18"/>
          <w:szCs w:val="18"/>
          <w:rtl w:val="0"/>
        </w:rPr>
        <w:t xml:space="preserve">hostname</w:t>
      </w:r>
      <w:r w:rsidDel="00000000" w:rsidR="00000000" w:rsidRPr="00000000">
        <w:rPr>
          <w:sz w:val="18"/>
          <w:szCs w:val="18"/>
          <w:rtl w:val="0"/>
        </w:rPr>
        <w:t xml:space="preserve"> command would return). Rsyslog, by default, uses the system's hostname as the </w:t>
      </w:r>
      <w:r w:rsidDel="00000000" w:rsidR="00000000" w:rsidRPr="00000000">
        <w:rPr>
          <w:rFonts w:ascii="Roboto Mono" w:cs="Roboto Mono" w:eastAsia="Roboto Mono" w:hAnsi="Roboto Mono"/>
          <w:color w:val="188038"/>
          <w:sz w:val="18"/>
          <w:szCs w:val="18"/>
          <w:rtl w:val="0"/>
        </w:rPr>
        <w:t xml:space="preserve">logsource</w:t>
      </w:r>
      <w:r w:rsidDel="00000000" w:rsidR="00000000" w:rsidRPr="00000000">
        <w:rPr>
          <w:sz w:val="18"/>
          <w:szCs w:val="18"/>
          <w:rtl w:val="0"/>
        </w:rPr>
        <w:t xml:space="preserve"> (or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sz w:val="18"/>
          <w:szCs w:val="18"/>
          <w:rtl w:val="0"/>
        </w:rPr>
        <w:t xml:space="preserve">) for outgoing messages.</w:t>
      </w:r>
    </w:p>
    <w:p w:rsidR="00000000" w:rsidDel="00000000" w:rsidP="00000000" w:rsidRDefault="00000000" w:rsidRPr="00000000" w14:paraId="00000511">
      <w:pPr>
        <w:ind w:left="720" w:firstLine="0"/>
        <w:rPr>
          <w:sz w:val="18"/>
          <w:szCs w:val="18"/>
        </w:rPr>
      </w:pPr>
      <w:r w:rsidDel="00000000" w:rsidR="00000000" w:rsidRPr="00000000">
        <w:rPr>
          <w:b w:val="1"/>
          <w:bCs w:val="1"/>
          <w:sz w:val="18"/>
          <w:szCs w:val="18"/>
          <w:rtl w:val="0"/>
        </w:rPr>
        <w:t xml:space="preserve">Patroni Node Name:</w:t>
      </w:r>
      <w:r w:rsidDel="00000000" w:rsidR="00000000" w:rsidRPr="00000000">
        <w:rPr>
          <w:sz w:val="18"/>
          <w:szCs w:val="18"/>
          <w:rtl w:val="0"/>
        </w:rPr>
        <w:t xml:space="preserve"> Within the Patroni configuration (</w:t>
      </w:r>
      <w:r w:rsidDel="00000000" w:rsidR="00000000" w:rsidRPr="00000000">
        <w:rPr>
          <w:rFonts w:ascii="Roboto Mono" w:cs="Roboto Mono" w:eastAsia="Roboto Mono" w:hAnsi="Roboto Mono"/>
          <w:color w:val="188038"/>
          <w:sz w:val="18"/>
          <w:szCs w:val="18"/>
          <w:rtl w:val="0"/>
        </w:rPr>
        <w:t xml:space="preserve">name: resilient-db1</w:t>
      </w:r>
      <w:r w:rsidDel="00000000" w:rsidR="00000000" w:rsidRPr="00000000">
        <w:rPr>
          <w:sz w:val="18"/>
          <w:szCs w:val="18"/>
          <w:rtl w:val="0"/>
        </w:rPr>
        <w:t xml:space="preserve">), it's explicitly set as the </w:t>
      </w:r>
      <w:r w:rsidDel="00000000" w:rsidR="00000000" w:rsidRPr="00000000">
        <w:rPr>
          <w:i w:val="1"/>
          <w:iCs w:val="1"/>
          <w:sz w:val="18"/>
          <w:szCs w:val="18"/>
          <w:rtl w:val="0"/>
        </w:rPr>
        <w:t xml:space="preserve">Patroni node name</w:t>
      </w:r>
      <w:r w:rsidDel="00000000" w:rsidR="00000000" w:rsidRPr="00000000">
        <w:rPr>
          <w:sz w:val="18"/>
          <w:szCs w:val="18"/>
          <w:rtl w:val="0"/>
        </w:rPr>
        <w:t xml:space="preserve"> for that specific instance. Patroni uses this name internally for cluster membership and identification. While it's common practice to align the Patroni node name with the hostname for clarity, they are distinct configurations.</w:t>
      </w:r>
    </w:p>
    <w:p w:rsidR="00000000" w:rsidDel="00000000" w:rsidP="00000000" w:rsidRDefault="00000000" w:rsidRPr="00000000" w14:paraId="00000512">
      <w:pPr>
        <w:ind w:left="720" w:firstLine="0"/>
        <w:rPr>
          <w:sz w:val="18"/>
          <w:szCs w:val="18"/>
        </w:rPr>
      </w:pPr>
      <w:r w:rsidDel="00000000" w:rsidR="00000000" w:rsidRPr="00000000">
        <w:rPr>
          <w:b w:val="1"/>
          <w:bCs w:val="1"/>
          <w:sz w:val="18"/>
          <w:szCs w:val="18"/>
          <w:rtl w:val="0"/>
        </w:rPr>
        <w:t xml:space="preserve">Service Name (systemd):</w:t>
      </w:r>
      <w:r w:rsidDel="00000000" w:rsidR="00000000" w:rsidRPr="00000000">
        <w:rPr>
          <w:sz w:val="18"/>
          <w:szCs w:val="18"/>
          <w:rtl w:val="0"/>
        </w:rPr>
        <w:t xml:space="preserve"> The systemd service name for Patroni is typically </w:t>
      </w:r>
      <w:r w:rsidDel="00000000" w:rsidR="00000000" w:rsidRPr="00000000">
        <w:rPr>
          <w:rFonts w:ascii="Roboto Mono" w:cs="Roboto Mono" w:eastAsia="Roboto Mono" w:hAnsi="Roboto Mono"/>
          <w:color w:val="188038"/>
          <w:sz w:val="18"/>
          <w:szCs w:val="18"/>
          <w:rtl w:val="0"/>
        </w:rPr>
        <w:t xml:space="preserve">patroni.service</w:t>
      </w:r>
      <w:r w:rsidDel="00000000" w:rsidR="00000000" w:rsidRPr="00000000">
        <w:rPr>
          <w:sz w:val="18"/>
          <w:szCs w:val="18"/>
          <w:rtl w:val="0"/>
        </w:rPr>
        <w:t xml:space="preserve"> (as we've been discussing). The Patroni node name (</w:t>
      </w:r>
      <w:r w:rsidDel="00000000" w:rsidR="00000000" w:rsidRPr="00000000">
        <w:rPr>
          <w:rFonts w:ascii="Roboto Mono" w:cs="Roboto Mono" w:eastAsia="Roboto Mono" w:hAnsi="Roboto Mono"/>
          <w:color w:val="188038"/>
          <w:sz w:val="18"/>
          <w:szCs w:val="18"/>
          <w:rtl w:val="0"/>
        </w:rPr>
        <w:t xml:space="preserve">resilient-db1</w:t>
      </w:r>
      <w:r w:rsidDel="00000000" w:rsidR="00000000" w:rsidRPr="00000000">
        <w:rPr>
          <w:sz w:val="18"/>
          <w:szCs w:val="18"/>
          <w:rtl w:val="0"/>
        </w:rPr>
        <w:t xml:space="preserve">) is </w:t>
      </w:r>
      <w:r w:rsidDel="00000000" w:rsidR="00000000" w:rsidRPr="00000000">
        <w:rPr>
          <w:i w:val="1"/>
          <w:iCs w:val="1"/>
          <w:sz w:val="18"/>
          <w:szCs w:val="18"/>
          <w:rtl w:val="0"/>
        </w:rPr>
        <w:t xml:space="preserve">not</w:t>
      </w:r>
      <w:r w:rsidDel="00000000" w:rsidR="00000000" w:rsidRPr="00000000">
        <w:rPr>
          <w:sz w:val="18"/>
          <w:szCs w:val="18"/>
          <w:rtl w:val="0"/>
        </w:rPr>
        <w:t xml:space="preserve"> the systemd service name.</w:t>
      </w:r>
    </w:p>
    <w:p w:rsidR="00000000" w:rsidDel="00000000" w:rsidP="00000000" w:rsidRDefault="00000000" w:rsidRPr="00000000" w14:paraId="00000513">
      <w:pPr>
        <w:ind w:left="720" w:firstLine="0"/>
        <w:rPr>
          <w:sz w:val="18"/>
          <w:szCs w:val="18"/>
        </w:rPr>
      </w:pPr>
      <w:r w:rsidDel="00000000" w:rsidR="00000000" w:rsidRPr="00000000">
        <w:rPr>
          <w:rtl w:val="0"/>
        </w:rPr>
      </w:r>
    </w:p>
    <w:p w:rsidR="00000000" w:rsidDel="00000000" w:rsidP="00000000" w:rsidRDefault="00000000" w:rsidRPr="00000000" w14:paraId="00000514">
      <w:pPr>
        <w:numPr>
          <w:ilvl w:val="0"/>
          <w:numId w:val="97"/>
        </w:numPr>
        <w:ind w:left="720" w:hanging="360"/>
        <w:rPr>
          <w:sz w:val="18"/>
          <w:szCs w:val="18"/>
        </w:rPr>
      </w:pPr>
      <w:r w:rsidDel="00000000" w:rsidR="00000000" w:rsidRPr="00000000">
        <w:rPr>
          <w:sz w:val="18"/>
          <w:szCs w:val="18"/>
          <w:rtl w:val="0"/>
        </w:rPr>
        <w:t xml:space="preserve">Yes, using </w:t>
      </w:r>
      <w:r w:rsidDel="00000000" w:rsidR="00000000" w:rsidRPr="00000000">
        <w:rPr>
          <w:rFonts w:ascii="Roboto Mono" w:cs="Roboto Mono" w:eastAsia="Roboto Mono" w:hAnsi="Roboto Mono"/>
          <w:color w:val="188038"/>
          <w:sz w:val="18"/>
          <w:szCs w:val="18"/>
          <w:rtl w:val="0"/>
        </w:rPr>
        <w:t xml:space="preserve">logsource</w:t>
      </w:r>
      <w:r w:rsidDel="00000000" w:rsidR="00000000" w:rsidRPr="00000000">
        <w:rPr>
          <w:sz w:val="18"/>
          <w:szCs w:val="18"/>
          <w:rtl w:val="0"/>
        </w:rPr>
        <w:t xml:space="preserve"> (or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sz w:val="18"/>
          <w:szCs w:val="18"/>
          <w:rtl w:val="0"/>
        </w:rPr>
        <w:t xml:space="preserve">) to filter logs in ELK (Elasticsearch, Logstash, Kibana) is a common</w:t>
      </w:r>
      <w:r w:rsidDel="00000000" w:rsidR="00000000" w:rsidRPr="00000000">
        <w:rPr>
          <w:b w:val="1"/>
          <w:bCs w:val="1"/>
          <w:sz w:val="18"/>
          <w:szCs w:val="18"/>
          <w:rtl w:val="0"/>
        </w:rPr>
        <w:t xml:space="preserve"> convention</w:t>
      </w:r>
      <w:r w:rsidDel="00000000" w:rsidR="00000000" w:rsidRPr="00000000">
        <w:rPr>
          <w:sz w:val="18"/>
          <w:szCs w:val="18"/>
          <w:rtl w:val="0"/>
        </w:rPr>
        <w:t xml:space="preserve">, especially for identifying which physical or virtual machine generated a log.</w:t>
      </w:r>
    </w:p>
    <w:p w:rsidR="00000000" w:rsidDel="00000000" w:rsidP="00000000" w:rsidRDefault="00000000" w:rsidRPr="00000000" w14:paraId="00000515">
      <w:pPr>
        <w:numPr>
          <w:ilvl w:val="0"/>
          <w:numId w:val="97"/>
        </w:numPr>
        <w:ind w:left="720" w:hanging="360"/>
        <w:rPr>
          <w:sz w:val="18"/>
          <w:szCs w:val="18"/>
        </w:rPr>
      </w:pPr>
      <w:r w:rsidDel="00000000" w:rsidR="00000000" w:rsidRPr="00000000">
        <w:rPr>
          <w:sz w:val="18"/>
          <w:szCs w:val="18"/>
          <w:rtl w:val="0"/>
        </w:rPr>
        <w:t xml:space="preserve">curl -s -X GET "http://localhost:9200/_all/_search?pretty" -H 'Content-Type: application/json' -d'</w:t>
      </w:r>
    </w:p>
    <w:p w:rsidR="00000000" w:rsidDel="00000000" w:rsidP="00000000" w:rsidRDefault="00000000" w:rsidRPr="00000000" w14:paraId="00000516">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17">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518">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519">
      <w:pPr>
        <w:ind w:left="720" w:firstLine="0"/>
        <w:rPr>
          <w:sz w:val="18"/>
          <w:szCs w:val="18"/>
        </w:rPr>
      </w:pPr>
      <w:r w:rsidDel="00000000" w:rsidR="00000000" w:rsidRPr="00000000">
        <w:rPr>
          <w:sz w:val="18"/>
          <w:szCs w:val="18"/>
          <w:rtl w:val="0"/>
        </w:rPr>
        <w:t xml:space="preserve">      "program.keyword": "e1-etcd-*"</w:t>
      </w:r>
    </w:p>
    <w:p w:rsidR="00000000" w:rsidDel="00000000" w:rsidP="00000000" w:rsidRDefault="00000000" w:rsidRPr="00000000" w14:paraId="0000051A">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51B">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51C">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1D">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51E">
      <w:pPr>
        <w:ind w:left="720" w:firstLine="0"/>
        <w:rPr>
          <w:sz w:val="18"/>
          <w:szCs w:val="18"/>
        </w:rPr>
        <w:sectPr>
          <w:type w:val="nextPage"/>
          <w:pgSz w:h="15840" w:w="12240" w:orient="portrait"/>
          <w:pgMar w:bottom="1440" w:top="1440" w:left="1440" w:right="1440" w:header="720" w:footer="720"/>
          <w:pgNumType w:start="1"/>
        </w:sectPr>
      </w:pPr>
      <w:r w:rsidDel="00000000" w:rsidR="00000000" w:rsidRPr="00000000">
        <w:rPr>
          <w:sz w:val="18"/>
          <w:szCs w:val="18"/>
          <w:rtl w:val="0"/>
        </w:rPr>
        <w:t xml:space="preserve">– Not coming anything</w:t>
      </w:r>
    </w:p>
    <w:p w:rsidR="00000000" w:rsidDel="00000000" w:rsidP="00000000" w:rsidRDefault="00000000" w:rsidRPr="00000000" w14:paraId="0000051F">
      <w:pPr>
        <w:spacing w:after="240" w:before="240" w:lineRule="auto"/>
        <w:rPr/>
      </w:pPr>
      <w:r w:rsidDel="00000000" w:rsidR="00000000" w:rsidRPr="00000000">
        <w:rPr>
          <w:rtl w:val="0"/>
        </w:rPr>
        <w:t xml:space="preserve">Okay, I understand. You want to create an rsyslog configuration file for filtering and forwarding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similar to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based filtering you have for AlloyDB Omni, but specifically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that are being sent via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w:t>
      </w:r>
    </w:p>
    <w:p w:rsidR="00000000" w:rsidDel="00000000" w:rsidP="00000000" w:rsidRDefault="00000000" w:rsidRPr="00000000" w14:paraId="00000520">
      <w:pPr>
        <w:spacing w:after="240" w:before="240" w:lineRule="auto"/>
        <w:rPr/>
      </w:pPr>
      <w:r w:rsidDel="00000000" w:rsidR="00000000" w:rsidRPr="00000000">
        <w:rPr>
          <w:rtl w:val="0"/>
        </w:rPr>
        <w:t xml:space="preserve">Based on the provided documentation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and your AlloyDB Omni example, here's how you'd create the rsyslog configuration for etcd:</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522">
      <w:pPr>
        <w:numPr>
          <w:ilvl w:val="0"/>
          <w:numId w:val="18"/>
        </w:numPr>
        <w:spacing w:after="240" w:before="240" w:lineRule="auto"/>
        <w:ind w:left="720" w:hanging="360"/>
      </w:pPr>
      <w:r w:rsidDel="00000000" w:rsidR="00000000" w:rsidRPr="00000000">
        <w:rPr>
          <w:rtl w:val="0"/>
        </w:rPr>
        <w:t xml:space="preserve">You've already created the systemd override file for etcd: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t xml:space="preserve"> (Note: the path is typically </w:t>
      </w:r>
      <w:r w:rsidDel="00000000" w:rsidR="00000000" w:rsidRPr="00000000">
        <w:rPr>
          <w:rFonts w:ascii="Roboto Mono" w:cs="Roboto Mono" w:eastAsia="Roboto Mono" w:hAnsi="Roboto Mono"/>
          <w:color w:val="188038"/>
          <w:rtl w:val="0"/>
        </w:rPr>
        <w:t xml:space="preserve">/etc/systemd/system/&lt;service_name&gt;.service.d/</w:t>
      </w:r>
      <w:r w:rsidDel="00000000" w:rsidR="00000000" w:rsidRPr="00000000">
        <w:rPr>
          <w:rtl w:val="0"/>
        </w:rPr>
        <w:t xml:space="preserve"> for overrides, not </w:t>
      </w:r>
      <w:r w:rsidDel="00000000" w:rsidR="00000000" w:rsidRPr="00000000">
        <w:rPr>
          <w:rFonts w:ascii="Roboto Mono" w:cs="Roboto Mono" w:eastAsia="Roboto Mono" w:hAnsi="Roboto Mono"/>
          <w:color w:val="188038"/>
          <w:rtl w:val="0"/>
        </w:rPr>
        <w:t xml:space="preserve">/usr/lib/systemd/system/</w:t>
      </w:r>
      <w:r w:rsidDel="00000000" w:rsidR="00000000" w:rsidRPr="00000000">
        <w:rPr>
          <w:rtl w:val="0"/>
        </w:rPr>
        <w:t xml:space="preserve"> which is for original unit files).</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/etc/systemd/system/etcd.service.d/etcd_override.conf</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SyslogIdentifier=etcd</w:t>
      </w:r>
    </w:p>
    <w:p w:rsidR="00000000" w:rsidDel="00000000" w:rsidP="00000000" w:rsidRDefault="00000000" w:rsidRPr="00000000" w14:paraId="00000526">
      <w:pPr>
        <w:numPr>
          <w:ilvl w:val="0"/>
          <w:numId w:val="18"/>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After creating this, you must run </w:t>
      </w:r>
      <w:r w:rsidDel="00000000" w:rsidR="00000000" w:rsidRPr="00000000">
        <w:rPr>
          <w:rFonts w:ascii="Roboto Mono" w:cs="Roboto Mono" w:eastAsia="Roboto Mono" w:hAnsi="Roboto Mono"/>
          <w:color w:val="188038"/>
          <w:rtl w:val="0"/>
        </w:rPr>
        <w:t xml:space="preserve">sudo systemctl daemon-reload</w:t>
      </w:r>
      <w:r w:rsidDel="00000000" w:rsidR="00000000" w:rsidRPr="00000000">
        <w:rPr>
          <w:rtl w:val="0"/>
        </w:rPr>
        <w:t xml:space="preserve"> and then restart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for the change to take effect (</w:t>
      </w:r>
      <w:r w:rsidDel="00000000" w:rsidR="00000000" w:rsidRPr="00000000">
        <w:rPr>
          <w:rFonts w:ascii="Roboto Mono" w:cs="Roboto Mono" w:eastAsia="Roboto Mono" w:hAnsi="Roboto Mono"/>
          <w:color w:val="188038"/>
          <w:rtl w:val="0"/>
        </w:rPr>
        <w:t xml:space="preserve">sudo systemctl restart etcd</w:t>
      </w:r>
      <w:r w:rsidDel="00000000" w:rsidR="00000000" w:rsidRPr="00000000">
        <w:rPr>
          <w:rtl w:val="0"/>
        </w:rPr>
        <w:t xml:space="preserve">).</w:t>
      </w:r>
    </w:p>
    <w:p w:rsidR="00000000" w:rsidDel="00000000" w:rsidP="00000000" w:rsidRDefault="00000000" w:rsidRPr="00000000" w14:paraId="00000527">
      <w:pPr>
        <w:numPr>
          <w:ilvl w:val="0"/>
          <w:numId w:val="18"/>
        </w:numPr>
        <w:spacing w:after="240" w:before="0" w:beforeAutospacing="0" w:lineRule="auto"/>
        <w:ind w:left="720" w:hanging="360"/>
      </w:pPr>
      <w:r w:rsidDel="00000000" w:rsidR="00000000" w:rsidRPr="00000000">
        <w:rPr>
          <w:rtl w:val="0"/>
        </w:rPr>
        <w:t xml:space="preserve">You have a "send_to_gateway" rsyslog template/ruleset defined elsewhere in your rsyslog configuration (e.g., in </w:t>
      </w:r>
      <w:r w:rsidDel="00000000" w:rsidR="00000000" w:rsidRPr="00000000">
        <w:rPr>
          <w:rFonts w:ascii="Roboto Mono" w:cs="Roboto Mono" w:eastAsia="Roboto Mono" w:hAnsi="Roboto Mono"/>
          <w:color w:val="188038"/>
          <w:rtl w:val="0"/>
        </w:rPr>
        <w:t xml:space="preserve">/etc/rsyslog.d/gateway.conf</w:t>
      </w:r>
      <w:r w:rsidDel="00000000" w:rsidR="00000000" w:rsidRPr="00000000">
        <w:rPr>
          <w:rtl w:val="0"/>
        </w:rPr>
        <w:t xml:space="preserve"> or a similar file). This ruleset is responsible for forwarding the logs to your Logstash gateway. Example (assuming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is a ruleset that forwards to your Logstash server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t xml:space="preserve">):</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 /etc/rsyslog.d/gateway.conf (example of send_to_gateway ruleset)</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template(name="json_template" type="list") {</w:t>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property(name="timestamp" dateFormat="rfc3339")</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property(name="hostname")</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property(name="syslogtag")</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property(name="msg" jsonescape="on")</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might want to add more properties like app-name, procid, etc.</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ruleset(name="send_to_gateway") {</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action(type="omfwd" Target="10.1.0.5" Port="5044" Protocol="tcp"</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Template="json_template"</w:t>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action.resumeretrycount="-1"</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action.resumeinterval="5")</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stop # Stop processing this message further after sending</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8">
      <w:pPr>
        <w:numPr>
          <w:ilvl w:val="0"/>
          <w:numId w:val="18"/>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Note:</w:t>
      </w:r>
      <w:r w:rsidDel="00000000" w:rsidR="00000000" w:rsidRPr="00000000">
        <w:rPr>
          <w:rtl w:val="0"/>
        </w:rPr>
        <w:t xml:space="preserve"> The above </w:t>
      </w:r>
      <w:r w:rsidDel="00000000" w:rsidR="00000000" w:rsidRPr="00000000">
        <w:rPr>
          <w:rFonts w:ascii="Roboto Mono" w:cs="Roboto Mono" w:eastAsia="Roboto Mono" w:hAnsi="Roboto Mono"/>
          <w:color w:val="188038"/>
          <w:rtl w:val="0"/>
        </w:rPr>
        <w:t xml:space="preserve">json_template</w:t>
      </w:r>
      <w:r w:rsidDel="00000000" w:rsidR="00000000" w:rsidRPr="00000000">
        <w:rPr>
          <w:rtl w:val="0"/>
        </w:rPr>
        <w:t xml:space="preserve"> is just an example for forwarding structured data. If your Logstash is configured for raw syslog, you might just need:</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ruleset(name="send_to_gateway") {</w:t>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action(type="omfwd" Target="10.1.0.5" Port="5044" Protocol="tcp"</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action.resumeretrycount="-1"</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action.resumeinterval="5")</w:t>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stop</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F">
      <w:pPr>
        <w:numPr>
          <w:ilvl w:val="0"/>
          <w:numId w:val="18"/>
        </w:numPr>
        <w:spacing w:after="240" w:before="24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Rsyslog Configuration File for etcd Logs:</w:t>
      </w:r>
    </w:p>
    <w:p w:rsidR="00000000" w:rsidDel="00000000" w:rsidP="00000000" w:rsidRDefault="00000000" w:rsidRPr="00000000" w14:paraId="00000542">
      <w:pPr>
        <w:spacing w:after="240" w:before="240" w:lineRule="auto"/>
        <w:rPr/>
      </w:pPr>
      <w:r w:rsidDel="00000000" w:rsidR="00000000" w:rsidRPr="00000000">
        <w:rPr>
          <w:rtl w:val="0"/>
        </w:rPr>
        <w:t xml:space="preserve">You should create a new rsyslog configuration file, for example, </w:t>
      </w:r>
      <w:r w:rsidDel="00000000" w:rsidR="00000000" w:rsidRPr="00000000">
        <w:rPr>
          <w:rFonts w:ascii="Roboto Mono" w:cs="Roboto Mono" w:eastAsia="Roboto Mono" w:hAnsi="Roboto Mono"/>
          <w:color w:val="188038"/>
          <w:rtl w:val="0"/>
        </w:rPr>
        <w:t xml:space="preserve">/etc/rsyslog.d/50-etcd.conf</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ensures it's processed after earlier configuration, but before generic catch-all rules).</w:t>
      </w:r>
    </w:p>
    <w:p w:rsidR="00000000" w:rsidDel="00000000" w:rsidP="00000000" w:rsidRDefault="00000000" w:rsidRPr="00000000" w14:paraId="00000543">
      <w:pPr>
        <w:rPr/>
      </w:pPr>
      <w:r w:rsidDel="00000000" w:rsidR="00000000" w:rsidRPr="00000000">
        <w:rPr>
          <w:rtl w:val="0"/>
        </w:rPr>
        <w:t xml:space="preserve">Code snippet</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/etc/rsyslog.d/50-etcd.conf</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filter and forward etcd logs</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section is for logs originating from systemd's journal,</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SyslogIdentifier is used.</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 checks if the program name reported by rsyslog is 'etcd'</w:t>
      </w:r>
    </w:p>
    <w:p w:rsidR="00000000" w:rsidDel="00000000" w:rsidP="00000000" w:rsidRDefault="00000000" w:rsidRPr="00000000" w14:paraId="000005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if the SYSTEMD_UNIT metadata field is 'etcd.service'.</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$!_SYSTEMD_UNIT is particularly useful for systemd-native logs.</w:t>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'etcd' or $!_SYSTEMD_UNIT == "etcd.service" then {</w:t>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etcd logs are also written to a file that rsyslog needs to read</w:t>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(though less common if systemd-journald is configured to handle it),</w:t>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would use imfile like your AlloyDB example.</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However, the primary method for etcd when using SyslogIdentifier</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 usually through journald -&gt; rsyslog.</w:t>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Uncomment and adjust the following if etcd explicitly writes to a file</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you want rsyslog to tail that file directly:</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 # Load imfile module if not already loaded globally</w:t>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input(type="imfile" file="/var/log/etcd/etcd.log" tag="etcd-file-logs")</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$programname == 'etcd-file-logs' then {</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 In most modern Linux systems, systemd services like etcd</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 their logs to systemd-journald, which then forwards them to rsyslog</w:t>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rsyslog is configured to receive journald messages (which is common).</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'if $programname == 'etcd' or $!_SYSTEMD_UNIT == "etcd.service"'</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 is the correct way to capture logs from etcd when it's using</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SyslogIdentifier through systemd.</w:t>
      </w:r>
    </w:p>
    <w:p w:rsidR="00000000" w:rsidDel="00000000" w:rsidP="00000000" w:rsidRDefault="00000000" w:rsidRPr="00000000" w14:paraId="0000056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Explanation:</w:t>
      </w:r>
    </w:p>
    <w:p w:rsidR="00000000" w:rsidDel="00000000" w:rsidP="00000000" w:rsidRDefault="00000000" w:rsidRPr="00000000" w14:paraId="00000566">
      <w:pPr>
        <w:numPr>
          <w:ilvl w:val="0"/>
          <w:numId w:val="4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if $programname == 'etcd' or $!_SYSTEMD_UNIT == "etcd.service" then { ... }</w:t>
      </w:r>
      <w:r w:rsidDel="00000000" w:rsidR="00000000" w:rsidRPr="00000000">
        <w:rPr>
          <w:rtl w:val="0"/>
        </w:rPr>
        <w:t xml:space="preserve">: This is the core filtering logic.</w:t>
      </w:r>
    </w:p>
    <w:p w:rsidR="00000000" w:rsidDel="00000000" w:rsidP="00000000" w:rsidRDefault="00000000" w:rsidRPr="00000000" w14:paraId="00000567">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$programname == 'etcd'</w:t>
      </w:r>
      <w:r w:rsidDel="00000000" w:rsidR="00000000" w:rsidRPr="00000000">
        <w:rPr>
          <w:rtl w:val="0"/>
        </w:rPr>
        <w:t xml:space="preserve">: This checks if the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of the log message (often derived from the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exactly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w:t>
      </w:r>
    </w:p>
    <w:p w:rsidR="00000000" w:rsidDel="00000000" w:rsidP="00000000" w:rsidRDefault="00000000" w:rsidRPr="00000000" w14:paraId="00000568">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$!_SYSTEMD_UNIT == "etcd.service"</w:t>
      </w:r>
      <w:r w:rsidDel="00000000" w:rsidR="00000000" w:rsidRPr="00000000">
        <w:rPr>
          <w:rtl w:val="0"/>
        </w:rPr>
        <w:t xml:space="preserve">: This is a more robust check for logs originating from systemd services. </w:t>
      </w:r>
      <w:r w:rsidDel="00000000" w:rsidR="00000000" w:rsidRPr="00000000">
        <w:rPr>
          <w:rFonts w:ascii="Roboto Mono" w:cs="Roboto Mono" w:eastAsia="Roboto Mono" w:hAnsi="Roboto Mono"/>
          <w:color w:val="188038"/>
          <w:rtl w:val="0"/>
        </w:rPr>
        <w:t xml:space="preserve">$_SYSTEMD_UNIT</w:t>
      </w:r>
      <w:r w:rsidDel="00000000" w:rsidR="00000000" w:rsidRPr="00000000">
        <w:rPr>
          <w:rtl w:val="0"/>
        </w:rPr>
        <w:t xml:space="preserve"> is a property available in rsyslog when it's receiving logs from </w:t>
      </w:r>
      <w:r w:rsidDel="00000000" w:rsidR="00000000" w:rsidRPr="00000000">
        <w:rPr>
          <w:rFonts w:ascii="Roboto Mono" w:cs="Roboto Mono" w:eastAsia="Roboto Mono" w:hAnsi="Roboto Mono"/>
          <w:color w:val="188038"/>
          <w:rtl w:val="0"/>
        </w:rPr>
        <w:t xml:space="preserve">systemd-journald</w:t>
      </w:r>
      <w:r w:rsidDel="00000000" w:rsidR="00000000" w:rsidRPr="00000000">
        <w:rPr>
          <w:rtl w:val="0"/>
        </w:rPr>
        <w:t xml:space="preserve">. This ensures that logs specifically from the </w:t>
      </w:r>
      <w:r w:rsidDel="00000000" w:rsidR="00000000" w:rsidRPr="00000000">
        <w:rPr>
          <w:rFonts w:ascii="Roboto Mono" w:cs="Roboto Mono" w:eastAsia="Roboto Mono" w:hAnsi="Roboto Mono"/>
          <w:color w:val="188038"/>
          <w:rtl w:val="0"/>
        </w:rPr>
        <w:t xml:space="preserve">etcd.service</w:t>
      </w:r>
      <w:r w:rsidDel="00000000" w:rsidR="00000000" w:rsidRPr="00000000">
        <w:rPr>
          <w:rtl w:val="0"/>
        </w:rPr>
        <w:t xml:space="preserve"> unit are captured.</w:t>
      </w:r>
    </w:p>
    <w:p w:rsidR="00000000" w:rsidDel="00000000" w:rsidP="00000000" w:rsidRDefault="00000000" w:rsidRPr="00000000" w14:paraId="00000569">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call send_to_gateway</w:t>
      </w:r>
      <w:r w:rsidDel="00000000" w:rsidR="00000000" w:rsidRPr="00000000">
        <w:rPr>
          <w:rtl w:val="0"/>
        </w:rPr>
        <w:t xml:space="preserve">: If either of the conditions is true, it calls the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ruleset, which is responsible for forwarding the logs to your Logstash gateway.</w:t>
      </w:r>
    </w:p>
    <w:p w:rsidR="00000000" w:rsidDel="00000000" w:rsidP="00000000" w:rsidRDefault="00000000" w:rsidRPr="00000000" w14:paraId="0000056A">
      <w:pPr>
        <w:numPr>
          <w:ilvl w:val="0"/>
          <w:numId w:val="4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imfile</w:t>
      </w:r>
      <w:r w:rsidDel="00000000" w:rsidR="00000000" w:rsidRPr="00000000">
        <w:rPr>
          <w:b w:val="1"/>
          <w:bCs w:val="1"/>
          <w:rtl w:val="0"/>
        </w:rPr>
        <w:t xml:space="preserve"> (Commented Out for etcd):</w:t>
      </w:r>
      <w:r w:rsidDel="00000000" w:rsidR="00000000" w:rsidRPr="00000000">
        <w:rPr>
          <w:rtl w:val="0"/>
        </w:rPr>
        <w:t xml:space="preserve"> I've commented out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section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is excellent for tailing log files,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are typically handled by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and its journal. When you set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in the systemd unit file,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directs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's standard output/error to its journal, and then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forwards it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(if configured). In this common setup,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receives the log with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_SYSTEMD_UNIT</w:t>
      </w:r>
      <w:r w:rsidDel="00000000" w:rsidR="00000000" w:rsidRPr="00000000">
        <w:rPr>
          <w:rtl w:val="0"/>
        </w:rPr>
        <w:t xml:space="preserve"> set, making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unnecessary for this specific use case. If, however, your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is configured to write directly to a log file </w:t>
      </w:r>
      <w:r w:rsidDel="00000000" w:rsidR="00000000" w:rsidRPr="00000000">
        <w:rPr>
          <w:i w:val="1"/>
          <w:iCs w:val="1"/>
          <w:rtl w:val="0"/>
        </w:rPr>
        <w:t xml:space="preserve">in addition</w:t>
      </w:r>
      <w:r w:rsidDel="00000000" w:rsidR="00000000" w:rsidRPr="00000000">
        <w:rPr>
          <w:rtl w:val="0"/>
        </w:rPr>
        <w:t xml:space="preserve"> to (or instead of) sending to stdout/stderr, then you would uncomment and adjust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part.</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Steps to Implement:</w:t>
      </w:r>
    </w:p>
    <w:p w:rsidR="00000000" w:rsidDel="00000000" w:rsidP="00000000" w:rsidRDefault="00000000" w:rsidRPr="00000000" w14:paraId="0000056C">
      <w:pPr>
        <w:numPr>
          <w:ilvl w:val="0"/>
          <w:numId w:val="104"/>
        </w:numPr>
        <w:spacing w:after="0" w:afterAutospacing="0" w:before="240" w:lineRule="auto"/>
        <w:ind w:left="720" w:hanging="360"/>
      </w:pPr>
      <w:r w:rsidDel="00000000" w:rsidR="00000000" w:rsidRPr="00000000">
        <w:rPr>
          <w:b w:val="1"/>
          <w:bCs w:val="1"/>
          <w:rtl w:val="0"/>
        </w:rPr>
        <w:t xml:space="preserve">Verify/Create Systemd Override:</w:t>
      </w:r>
      <w:r w:rsidDel="00000000" w:rsidR="00000000" w:rsidRPr="00000000">
        <w:rPr>
          <w:rtl w:val="0"/>
        </w:rPr>
        <w:t xml:space="preserve"> Ensure your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t xml:space="preserve"> and contains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w:t>
      </w:r>
    </w:p>
    <w:p w:rsidR="00000000" w:rsidDel="00000000" w:rsidP="00000000" w:rsidRDefault="00000000" w:rsidRPr="00000000" w14:paraId="0000056D">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mkdir -p /etc/systemd/system/etcd.service.d/</w:t>
      </w:r>
    </w:p>
    <w:p w:rsidR="00000000" w:rsidDel="00000000" w:rsidP="00000000" w:rsidRDefault="00000000" w:rsidRPr="00000000" w14:paraId="0000056E">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vi /etc/systemd/system/etcd.service.d/etcd_override.conf</w:t>
      </w:r>
      <w:r w:rsidDel="00000000" w:rsidR="00000000" w:rsidRPr="00000000">
        <w:rPr>
          <w:rtl w:val="0"/>
        </w:rPr>
        <w:t xml:space="preserve"> (add content)</w:t>
      </w:r>
    </w:p>
    <w:p w:rsidR="00000000" w:rsidDel="00000000" w:rsidP="00000000" w:rsidRDefault="00000000" w:rsidRPr="00000000" w14:paraId="0000056F">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570">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restart etcd</w:t>
      </w:r>
    </w:p>
    <w:p w:rsidR="00000000" w:rsidDel="00000000" w:rsidP="00000000" w:rsidRDefault="00000000" w:rsidRPr="00000000" w14:paraId="00000571">
      <w:pPr>
        <w:numPr>
          <w:ilvl w:val="0"/>
          <w:numId w:val="104"/>
        </w:numPr>
        <w:spacing w:after="0" w:afterAutospacing="0" w:before="0" w:beforeAutospacing="0" w:lineRule="auto"/>
        <w:ind w:left="720" w:hanging="360"/>
      </w:pPr>
      <w:r w:rsidDel="00000000" w:rsidR="00000000" w:rsidRPr="00000000">
        <w:rPr>
          <w:b w:val="1"/>
          <w:bCs w:val="1"/>
          <w:rtl w:val="0"/>
        </w:rPr>
        <w:t xml:space="preserve">Verify/Create </w:t>
      </w:r>
      <w:r w:rsidDel="00000000" w:rsidR="00000000" w:rsidRPr="00000000">
        <w:rPr>
          <w:rFonts w:ascii="Roboto Mono" w:cs="Roboto Mono" w:eastAsia="Roboto Mono" w:hAnsi="Roboto Mono"/>
          <w:b w:val="1"/>
          <w:bCs w:val="1"/>
          <w:color w:val="188038"/>
          <w:rtl w:val="0"/>
        </w:rPr>
        <w:t xml:space="preserve">send_to_gateway</w:t>
      </w:r>
      <w:r w:rsidDel="00000000" w:rsidR="00000000" w:rsidRPr="00000000">
        <w:rPr>
          <w:b w:val="1"/>
          <w:bCs w:val="1"/>
          <w:rtl w:val="0"/>
        </w:rPr>
        <w:t xml:space="preserve"> Ruleset:</w:t>
      </w:r>
      <w:r w:rsidDel="00000000" w:rsidR="00000000" w:rsidRPr="00000000">
        <w:rPr>
          <w:rtl w:val="0"/>
        </w:rPr>
        <w:t xml:space="preserve"> Ensure your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ruleset is defined in an rsyslog configuration file (e.g., </w:t>
      </w:r>
      <w:r w:rsidDel="00000000" w:rsidR="00000000" w:rsidRPr="00000000">
        <w:rPr>
          <w:rFonts w:ascii="Roboto Mono" w:cs="Roboto Mono" w:eastAsia="Roboto Mono" w:hAnsi="Roboto Mono"/>
          <w:color w:val="188038"/>
          <w:rtl w:val="0"/>
        </w:rPr>
        <w:t xml:space="preserve">/etc/rsyslog.d/gateway.conf</w:t>
      </w:r>
      <w:r w:rsidDel="00000000" w:rsidR="00000000" w:rsidRPr="00000000">
        <w:rPr>
          <w:rtl w:val="0"/>
        </w:rPr>
        <w:t xml:space="preserve">) and points to your Logstash instance.</w:t>
      </w:r>
    </w:p>
    <w:p w:rsidR="00000000" w:rsidDel="00000000" w:rsidP="00000000" w:rsidRDefault="00000000" w:rsidRPr="00000000" w14:paraId="00000572">
      <w:pPr>
        <w:numPr>
          <w:ilvl w:val="0"/>
          <w:numId w:val="104"/>
        </w:numPr>
        <w:spacing w:after="0" w:afterAutospacing="0" w:before="0" w:beforeAutospacing="0" w:lineRule="auto"/>
        <w:ind w:left="720" w:hanging="360"/>
      </w:pPr>
      <w:r w:rsidDel="00000000" w:rsidR="00000000" w:rsidRPr="00000000">
        <w:rPr>
          <w:b w:val="1"/>
          <w:bCs w:val="1"/>
          <w:rtl w:val="0"/>
        </w:rPr>
        <w:t xml:space="preserve">Create etcd Rsyslog Config:</w:t>
      </w:r>
    </w:p>
    <w:p w:rsidR="00000000" w:rsidDel="00000000" w:rsidP="00000000" w:rsidRDefault="00000000" w:rsidRPr="00000000" w14:paraId="00000573">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vi /etc/rsyslog.d/50-etcd.conf</w:t>
      </w:r>
    </w:p>
    <w:p w:rsidR="00000000" w:rsidDel="00000000" w:rsidP="00000000" w:rsidRDefault="00000000" w:rsidRPr="00000000" w14:paraId="00000574">
      <w:pPr>
        <w:numPr>
          <w:ilvl w:val="1"/>
          <w:numId w:val="104"/>
        </w:numPr>
        <w:spacing w:after="0" w:afterAutospacing="0" w:before="0" w:beforeAutospacing="0" w:lineRule="auto"/>
        <w:ind w:left="1440" w:hanging="360"/>
      </w:pPr>
      <w:r w:rsidDel="00000000" w:rsidR="00000000" w:rsidRPr="00000000">
        <w:rPr>
          <w:rtl w:val="0"/>
        </w:rPr>
        <w:t xml:space="preserve">Paste the content of the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example provided above.</w:t>
      </w:r>
    </w:p>
    <w:p w:rsidR="00000000" w:rsidDel="00000000" w:rsidP="00000000" w:rsidRDefault="00000000" w:rsidRPr="00000000" w14:paraId="00000575">
      <w:pPr>
        <w:numPr>
          <w:ilvl w:val="0"/>
          <w:numId w:val="104"/>
        </w:numPr>
        <w:spacing w:after="0" w:afterAutospacing="0" w:before="0" w:beforeAutospacing="0" w:lineRule="auto"/>
        <w:ind w:left="720" w:hanging="360"/>
      </w:pPr>
      <w:r w:rsidDel="00000000" w:rsidR="00000000" w:rsidRPr="00000000">
        <w:rPr>
          <w:b w:val="1"/>
          <w:bCs w:val="1"/>
          <w:rtl w:val="0"/>
        </w:rPr>
        <w:t xml:space="preserve">Restart Rsyslog:</w:t>
      </w:r>
    </w:p>
    <w:p w:rsidR="00000000" w:rsidDel="00000000" w:rsidP="00000000" w:rsidRDefault="00000000" w:rsidRPr="00000000" w14:paraId="00000576">
      <w:pPr>
        <w:numPr>
          <w:ilvl w:val="1"/>
          <w:numId w:val="10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restart rsyslog</w:t>
      </w:r>
    </w:p>
    <w:p w:rsidR="00000000" w:rsidDel="00000000" w:rsidP="00000000" w:rsidRDefault="00000000" w:rsidRPr="00000000" w14:paraId="00000577">
      <w:pPr>
        <w:spacing w:after="240" w:before="240" w:lineRule="auto"/>
        <w:rPr/>
      </w:pPr>
      <w:r w:rsidDel="00000000" w:rsidR="00000000" w:rsidRPr="00000000">
        <w:rPr>
          <w:rtl w:val="0"/>
        </w:rPr>
        <w:t xml:space="preserve">Now, when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generates logs,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will tag them with the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will pass them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and your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will filter them and </w:t>
      </w:r>
      <w:r w:rsidDel="00000000" w:rsidR="00000000" w:rsidRPr="00000000">
        <w:rPr>
          <w:rFonts w:ascii="Roboto Mono" w:cs="Roboto Mono" w:eastAsia="Roboto Mono" w:hAnsi="Roboto Mono"/>
          <w:color w:val="188038"/>
          <w:rtl w:val="0"/>
        </w:rPr>
        <w:t xml:space="preserve">call send_to_gateway</w:t>
      </w:r>
      <w:r w:rsidDel="00000000" w:rsidR="00000000" w:rsidRPr="00000000">
        <w:rPr>
          <w:rtl w:val="0"/>
        </w:rPr>
        <w:t xml:space="preserve"> to forward them to your Logstash instance.</w:t>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7bqn3eu38e04" w:id="89"/>
      <w:bookmarkEnd w:id="89"/>
      <w:r w:rsidDel="00000000" w:rsidR="00000000" w:rsidRPr="00000000">
        <w:rPr>
          <w:b w:val="1"/>
          <w:bCs w:val="1"/>
          <w:color w:val="000000"/>
          <w:sz w:val="26"/>
          <w:szCs w:val="26"/>
          <w:rtl w:val="0"/>
        </w:rPr>
        <w:t xml:space="preserve">Part 1: Generate and Verify pgBouncer Sample Log</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1. Create the pgBouncer log directory and file (if they don't exist):</w:t>
      </w:r>
    </w:p>
    <w:p w:rsidR="00000000" w:rsidDel="00000000" w:rsidP="00000000" w:rsidRDefault="00000000" w:rsidRPr="00000000" w14:paraId="0000057B">
      <w:pPr>
        <w:rPr/>
      </w:pPr>
      <w:r w:rsidDel="00000000" w:rsidR="00000000" w:rsidRPr="00000000">
        <w:rPr>
          <w:rtl w:val="0"/>
        </w:rPr>
        <w:t xml:space="preserve">Bash</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-p /var/log/pgbouncer/</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LOG_FILE_PGBOUNCER="/var/log/pgbouncer/pgbouncer.log"</w:t>
      </w:r>
    </w:p>
    <w:p w:rsidR="00000000" w:rsidDel="00000000" w:rsidP="00000000" w:rsidRDefault="00000000" w:rsidRPr="00000000" w14:paraId="0000057E">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2. Append a sample pgBouncer log message:</w:t>
      </w:r>
    </w:p>
    <w:p w:rsidR="00000000" w:rsidDel="00000000" w:rsidP="00000000" w:rsidRDefault="00000000" w:rsidRPr="00000000" w14:paraId="0000057F">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t xml:space="preserve">Bash</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echo "2025-07-23 23:00:00.123 UTC [12345] LOG @admin: pooler log message for test" | sudo tee -a "${LOG_FILE_PGBOUNCER}"</w:t>
      </w:r>
    </w:p>
    <w:p w:rsidR="00000000" w:rsidDel="00000000" w:rsidP="00000000" w:rsidRDefault="00000000" w:rsidRPr="00000000" w14:paraId="0000058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583">
      <w:pPr>
        <w:spacing w:after="240" w:before="240" w:lineRule="auto"/>
        <w:rPr/>
      </w:pPr>
      <w:r w:rsidDel="00000000" w:rsidR="00000000" w:rsidRPr="00000000">
        <w:rPr>
          <w:rtl w:val="0"/>
        </w:rPr>
        <w:t xml:space="preserve">After appending the log, check your rsyslog journal for any errors or signs of activity:</w:t>
      </w:r>
    </w:p>
    <w:p w:rsidR="00000000" w:rsidDel="00000000" w:rsidP="00000000" w:rsidRDefault="00000000" w:rsidRPr="00000000" w14:paraId="00000584">
      <w:pPr>
        <w:rPr/>
      </w:pPr>
      <w:r w:rsidDel="00000000" w:rsidR="00000000" w:rsidRPr="00000000">
        <w:rPr>
          <w:rtl w:val="0"/>
        </w:rPr>
        <w:t xml:space="preserve">Bash</w:t>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rsyslog -f</w:t>
      </w:r>
    </w:p>
    <w:p w:rsidR="00000000" w:rsidDel="00000000" w:rsidP="00000000" w:rsidRDefault="00000000" w:rsidRPr="00000000" w14:paraId="00000586">
      <w:pPr>
        <w:spacing w:after="240" w:before="240" w:lineRule="auto"/>
        <w:rPr/>
      </w:pPr>
      <w:r w:rsidDel="00000000" w:rsidR="00000000" w:rsidRPr="00000000">
        <w:rPr>
          <w:color w:val="188038"/>
          <w:rtl w:val="0"/>
        </w:rPr>
        <w:t xml:space="preserve"></w:t>
      </w:r>
      <w:r w:rsidDel="00000000" w:rsidR="00000000" w:rsidRPr="00000000">
        <w:rPr>
          <w:rtl w:val="0"/>
        </w:rPr>
        <w:t xml:space="preserve">You should not see any errors related to </w:t>
      </w:r>
      <w:r w:rsidDel="00000000" w:rsidR="00000000" w:rsidRPr="00000000">
        <w:rPr>
          <w:rFonts w:ascii="Roboto Mono" w:cs="Roboto Mono" w:eastAsia="Roboto Mono" w:hAnsi="Roboto Mono"/>
          <w:color w:val="188038"/>
          <w:rtl w:val="0"/>
        </w:rPr>
        <w:t xml:space="preserve">pgbouncer.log</w:t>
      </w:r>
      <w:r w:rsidDel="00000000" w:rsidR="00000000" w:rsidRPr="00000000">
        <w:rPr>
          <w:rtl w:val="0"/>
        </w:rPr>
        <w:t xml:space="preserve"> not existing.</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588">
      <w:pPr>
        <w:spacing w:after="240" w:before="240" w:lineRule="auto"/>
        <w:rPr/>
      </w:pPr>
      <w:r w:rsidDel="00000000" w:rsidR="00000000" w:rsidRPr="00000000">
        <w:rPr>
          <w:rtl w:val="0"/>
        </w:rPr>
        <w:t xml:space="preserve">In a new terminal on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and observe for traffic to Logstash:</w:t>
      </w:r>
    </w:p>
    <w:p w:rsidR="00000000" w:rsidDel="00000000" w:rsidP="00000000" w:rsidRDefault="00000000" w:rsidRPr="00000000" w14:paraId="00000589">
      <w:pPr>
        <w:rPr/>
      </w:pPr>
      <w:r w:rsidDel="00000000" w:rsidR="00000000" w:rsidRPr="00000000">
        <w:rPr>
          <w:rtl w:val="0"/>
        </w:rPr>
        <w:t xml:space="preserve">Bash</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tcpdump -i any host 10.1.0.5 and port 5044 -nn -vv</w:t>
      </w:r>
    </w:p>
    <w:p w:rsidR="00000000" w:rsidDel="00000000" w:rsidP="00000000" w:rsidRDefault="00000000" w:rsidRPr="00000000" w14:paraId="0000058B">
      <w:pPr>
        <w:spacing w:after="240" w:before="240" w:lineRule="auto"/>
        <w:rPr/>
      </w:pPr>
      <w:r w:rsidDel="00000000" w:rsidR="00000000" w:rsidRPr="00000000">
        <w:rPr>
          <w:color w:val="188038"/>
          <w:rtl w:val="0"/>
        </w:rPr>
        <w:t xml:space="preserve"></w:t>
      </w: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to generate new traffic. You should see packets flowing from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10.1.0.5:5044</w:t>
      </w:r>
      <w:r w:rsidDel="00000000" w:rsidR="00000000" w:rsidRPr="00000000">
        <w:rPr>
          <w:rtl w:val="0"/>
        </w:rPr>
        <w:t xml:space="preserve">.</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5. Query Elasticsearch for pgBouncer logs (on resilient-external1):</w:t>
      </w:r>
    </w:p>
    <w:p w:rsidR="00000000" w:rsidDel="00000000" w:rsidP="00000000" w:rsidRDefault="00000000" w:rsidRPr="00000000" w14:paraId="0000058D">
      <w:pPr>
        <w:spacing w:after="240" w:before="240" w:lineRule="auto"/>
        <w:rPr/>
      </w:pPr>
      <w:r w:rsidDel="00000000" w:rsidR="00000000" w:rsidRPr="00000000">
        <w:rPr>
          <w:rtl w:val="0"/>
        </w:rPr>
        <w:t xml:space="preserve">Wait about 30-60 seconds after generating the log to allow for forwarding and indexing. Then, query Elasticsearch.</w:t>
      </w:r>
    </w:p>
    <w:p w:rsidR="00000000" w:rsidDel="00000000" w:rsidP="00000000" w:rsidRDefault="00000000" w:rsidRPr="00000000" w14:paraId="0000058E">
      <w:pPr>
        <w:rPr/>
      </w:pPr>
      <w:r w:rsidDel="00000000" w:rsidR="00000000" w:rsidRPr="00000000">
        <w:rPr>
          <w:rtl w:val="0"/>
        </w:rPr>
        <w:t xml:space="preserve">Bash</w:t>
      </w:r>
    </w:p>
    <w:p w:rsidR="00000000" w:rsidDel="00000000" w:rsidP="00000000" w:rsidRDefault="00000000" w:rsidRPr="00000000" w14:paraId="0000058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-s -X GET "http://localhost:9200/_all/_search?pretty" -H 'Content-Type: application/json' -d'</w:t>
      </w:r>
    </w:p>
    <w:p w:rsidR="00000000" w:rsidDel="00000000" w:rsidP="00000000" w:rsidRDefault="00000000" w:rsidRPr="00000000" w14:paraId="000005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"pgbouncer"</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598">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"pgbouncer"</w:t>
      </w:r>
      <w:r w:rsidDel="00000000" w:rsidR="00000000" w:rsidRPr="00000000">
        <w:rPr>
          <w:rtl w:val="0"/>
        </w:rPr>
        <w:t xml:space="preserve"> and the message you appended.</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xk3h62q7gzk" w:id="90"/>
      <w:bookmarkEnd w:id="90"/>
      <w:r w:rsidDel="00000000" w:rsidR="00000000" w:rsidRPr="00000000">
        <w:rPr>
          <w:b w:val="1"/>
          <w:bCs w:val="1"/>
          <w:color w:val="000000"/>
          <w:sz w:val="26"/>
          <w:szCs w:val="26"/>
          <w:rtl w:val="0"/>
        </w:rPr>
        <w:t xml:space="preserve">Part 2: Generate and Verify pgBackRest Sample Log</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1. Create the pgBackRest log directory and file (if they don't exist):</w:t>
      </w:r>
    </w:p>
    <w:p w:rsidR="00000000" w:rsidDel="00000000" w:rsidP="00000000" w:rsidRDefault="00000000" w:rsidRPr="00000000" w14:paraId="0000059C">
      <w:pPr>
        <w:rPr/>
      </w:pPr>
      <w:r w:rsidDel="00000000" w:rsidR="00000000" w:rsidRPr="00000000">
        <w:rPr>
          <w:rtl w:val="0"/>
        </w:rPr>
        <w:t xml:space="preserve">Bash</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-p /var/log/pgbackrest/</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LOG_FILE_PGBACKREST="/var/log/pgbackrest/2025-07-31_backup.log"</w:t>
      </w:r>
    </w:p>
    <w:p w:rsidR="00000000" w:rsidDel="00000000" w:rsidP="00000000" w:rsidRDefault="00000000" w:rsidRPr="00000000" w14:paraId="0000059F">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(Note: pgBackRest often creates dated log files, so we'll simulate that.)</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2. Append a sample pgBackRest log message:</w:t>
      </w:r>
    </w:p>
    <w:p w:rsidR="00000000" w:rsidDel="00000000" w:rsidP="00000000" w:rsidRDefault="00000000" w:rsidRPr="00000000" w14:paraId="000005A1">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Bash</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echo "P00 INFO: 2025-07-23 23:05:00.000Z: pgBackRest INFO: backup started" | sudo tee -a "${LOG_FILE_PGBACKREST}"</w:t>
      </w:r>
    </w:p>
    <w:p w:rsidR="00000000" w:rsidDel="00000000" w:rsidP="00000000" w:rsidRDefault="00000000" w:rsidRPr="00000000" w14:paraId="000005A4">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5A5">
      <w:pPr>
        <w:spacing w:after="240" w:before="240" w:lineRule="auto"/>
        <w:rPr/>
      </w:pPr>
      <w:r w:rsidDel="00000000" w:rsidR="00000000" w:rsidRPr="00000000">
        <w:rPr>
          <w:rtl w:val="0"/>
        </w:rPr>
        <w:t xml:space="preserve">Check your rsyslog journal again:</w:t>
      </w:r>
    </w:p>
    <w:p w:rsidR="00000000" w:rsidDel="00000000" w:rsidP="00000000" w:rsidRDefault="00000000" w:rsidRPr="00000000" w14:paraId="000005A6">
      <w:pPr>
        <w:rPr/>
      </w:pPr>
      <w:r w:rsidDel="00000000" w:rsidR="00000000" w:rsidRPr="00000000">
        <w:rPr>
          <w:rtl w:val="0"/>
        </w:rPr>
        <w:t xml:space="preserve">Bash</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rsyslog -f</w:t>
      </w:r>
    </w:p>
    <w:p w:rsidR="00000000" w:rsidDel="00000000" w:rsidP="00000000" w:rsidRDefault="00000000" w:rsidRPr="00000000" w14:paraId="000005A8">
      <w:pPr>
        <w:spacing w:after="240" w:before="240" w:lineRule="auto"/>
        <w:rPr/>
      </w:pPr>
      <w:r w:rsidDel="00000000" w:rsidR="00000000" w:rsidRPr="00000000">
        <w:rPr>
          <w:color w:val="188038"/>
          <w:rtl w:val="0"/>
        </w:rPr>
        <w:t xml:space="preserve"></w:t>
      </w:r>
      <w:r w:rsidDel="00000000" w:rsidR="00000000" w:rsidRPr="00000000">
        <w:rPr>
          <w:rtl w:val="0"/>
        </w:rPr>
        <w:t xml:space="preserve">Look for any new activity or errors related to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files.</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5AA">
      <w:pPr>
        <w:spacing w:after="240" w:before="240" w:lineRule="auto"/>
        <w:rPr/>
      </w:pPr>
      <w:r w:rsidDel="00000000" w:rsidR="00000000" w:rsidRPr="00000000">
        <w:rPr>
          <w:rtl w:val="0"/>
        </w:rPr>
        <w:t xml:space="preserve">Using the same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command as before, generate another log message:</w:t>
      </w:r>
    </w:p>
    <w:p w:rsidR="00000000" w:rsidDel="00000000" w:rsidP="00000000" w:rsidRDefault="00000000" w:rsidRPr="00000000" w14:paraId="000005AB">
      <w:pPr>
        <w:rPr/>
      </w:pPr>
      <w:r w:rsidDel="00000000" w:rsidR="00000000" w:rsidRPr="00000000">
        <w:rPr>
          <w:rtl w:val="0"/>
        </w:rPr>
        <w:t xml:space="preserve">Bash</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tcpdump -i any host 10.1.0.5 and port 5044 -nn -vv</w:t>
      </w:r>
    </w:p>
    <w:p w:rsidR="00000000" w:rsidDel="00000000" w:rsidP="00000000" w:rsidRDefault="00000000" w:rsidRPr="00000000" w14:paraId="000005AD">
      <w:pPr>
        <w:spacing w:after="240" w:before="240" w:lineRule="auto"/>
        <w:rPr/>
      </w:pPr>
      <w:r w:rsidDel="00000000" w:rsidR="00000000" w:rsidRPr="00000000">
        <w:rPr>
          <w:color w:val="188038"/>
          <w:rtl w:val="0"/>
        </w:rPr>
        <w:t xml:space="preserve"></w:t>
      </w: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for pgBackRest. Observe for packets flowing to Logstash.</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5. Query Elasticsearch for pgBackRest logs (on resilient-external1):</w:t>
      </w:r>
    </w:p>
    <w:p w:rsidR="00000000" w:rsidDel="00000000" w:rsidP="00000000" w:rsidRDefault="00000000" w:rsidRPr="00000000" w14:paraId="000005AF">
      <w:pPr>
        <w:spacing w:after="240" w:before="240" w:lineRule="auto"/>
        <w:rPr/>
      </w:pPr>
      <w:r w:rsidDel="00000000" w:rsidR="00000000" w:rsidRPr="00000000">
        <w:rPr>
          <w:rtl w:val="0"/>
        </w:rPr>
        <w:t xml:space="preserve">Wait about 30-60 seconds. Then, query Elasticsearch:</w:t>
      </w:r>
    </w:p>
    <w:p w:rsidR="00000000" w:rsidDel="00000000" w:rsidP="00000000" w:rsidRDefault="00000000" w:rsidRPr="00000000" w14:paraId="000005B0">
      <w:pPr>
        <w:rPr/>
      </w:pPr>
      <w:r w:rsidDel="00000000" w:rsidR="00000000" w:rsidRPr="00000000">
        <w:rPr>
          <w:rtl w:val="0"/>
        </w:rPr>
        <w:t xml:space="preserve">Bash</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-s -X GET "http://localhost:9200/_all/_search?pretty" -H 'Content-Type: application/json' -d'</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"pgbackrest"</w:t>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5BA">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"pgbackrest"</w:t>
      </w:r>
      <w:r w:rsidDel="00000000" w:rsidR="00000000" w:rsidRPr="00000000">
        <w:rPr>
          <w:rtl w:val="0"/>
        </w:rPr>
        <w:t xml:space="preserve"> and the message you appended.</w:t>
      </w:r>
    </w:p>
    <w:p w:rsidR="00000000" w:rsidDel="00000000" w:rsidP="00000000" w:rsidRDefault="00000000" w:rsidRPr="00000000" w14:paraId="000005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That's an excellent and crucial requirement for a resilient database architecture! Auditing DML and DDL statements in Elasticsearch provides immense value for security, compliance, troubleshooting, and understanding database activity.</w:t>
      </w:r>
    </w:p>
    <w:p w:rsidR="00000000" w:rsidDel="00000000" w:rsidP="00000000" w:rsidRDefault="00000000" w:rsidRPr="00000000" w14:paraId="000005BD">
      <w:pPr>
        <w:spacing w:after="240" w:before="240" w:lineRule="auto"/>
        <w:rPr/>
      </w:pPr>
      <w:r w:rsidDel="00000000" w:rsidR="00000000" w:rsidRPr="00000000">
        <w:rPr>
          <w:rtl w:val="0"/>
        </w:rPr>
        <w:t xml:space="preserve">You are absolutely on the right track with your understanding: </w:t>
      </w:r>
      <w:r w:rsidDel="00000000" w:rsidR="00000000" w:rsidRPr="00000000">
        <w:rPr>
          <w:b w:val="1"/>
          <w:bCs w:val="1"/>
          <w:rtl w:val="0"/>
        </w:rPr>
        <w:t xml:space="preserve">to get pgAudit logs, you must first enable and configure pgAudit within your PostgreSQL (AlloyDB) instances.</w:t>
      </w:r>
      <w:r w:rsidDel="00000000" w:rsidR="00000000" w:rsidRPr="00000000">
        <w:rPr>
          <w:rtl w:val="0"/>
        </w:rPr>
        <w:t xml:space="preserve"> Once pgAudit is generating these logs, your existing Rsyslog setup should be able to forward them.</w:t>
      </w:r>
    </w:p>
    <w:p w:rsidR="00000000" w:rsidDel="00000000" w:rsidP="00000000" w:rsidRDefault="00000000" w:rsidRPr="00000000" w14:paraId="000005BE">
      <w:pPr>
        <w:spacing w:after="240" w:before="240" w:lineRule="auto"/>
        <w:rPr/>
      </w:pPr>
      <w:r w:rsidDel="00000000" w:rsidR="00000000" w:rsidRPr="00000000">
        <w:rPr>
          <w:rtl w:val="0"/>
        </w:rPr>
        <w:t xml:space="preserve">Let's break down the process of fulfilling this requirement:</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I. Understand pgAudit and its Log Output</w:t>
      </w:r>
    </w:p>
    <w:p w:rsidR="00000000" w:rsidDel="00000000" w:rsidP="00000000" w:rsidRDefault="00000000" w:rsidRPr="00000000" w14:paraId="000005C0">
      <w:pPr>
        <w:numPr>
          <w:ilvl w:val="0"/>
          <w:numId w:val="57"/>
        </w:numPr>
        <w:spacing w:after="0" w:afterAutospacing="0" w:before="240" w:lineRule="auto"/>
        <w:ind w:left="720" w:hanging="360"/>
      </w:pPr>
      <w:r w:rsidDel="00000000" w:rsidR="00000000" w:rsidRPr="00000000">
        <w:rPr>
          <w:b w:val="1"/>
          <w:bCs w:val="1"/>
          <w:rtl w:val="0"/>
        </w:rPr>
        <w:t xml:space="preserve">What is pgAudit?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is a PostgreSQL extension that provides detailed session and object auditing capabilities. It allows you to log specific SQL statements (DDL, DML, etc.), role management, and other actions.</w:t>
      </w:r>
    </w:p>
    <w:p w:rsidR="00000000" w:rsidDel="00000000" w:rsidP="00000000" w:rsidRDefault="00000000" w:rsidRPr="00000000" w14:paraId="000005C1">
      <w:pPr>
        <w:numPr>
          <w:ilvl w:val="0"/>
          <w:numId w:val="57"/>
        </w:numPr>
        <w:spacing w:after="0" w:afterAutospacing="0" w:before="0" w:beforeAutospacing="0" w:lineRule="auto"/>
        <w:ind w:left="720" w:hanging="360"/>
      </w:pPr>
      <w:r w:rsidDel="00000000" w:rsidR="00000000" w:rsidRPr="00000000">
        <w:rPr>
          <w:b w:val="1"/>
          <w:bCs w:val="1"/>
          <w:rtl w:val="0"/>
        </w:rPr>
        <w:t xml:space="preserve">How it produces 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doesn't write to a separate file. Instead, it sends its audit events to PostgreSQL's standard logging facility. This means if PostgreSQL is configured to log to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(which is common for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services) or to a log file,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output will be interleaved with regular PostgreSQL logs.</w:t>
      </w:r>
    </w:p>
    <w:p w:rsidR="00000000" w:rsidDel="00000000" w:rsidP="00000000" w:rsidRDefault="00000000" w:rsidRPr="00000000" w14:paraId="000005C2">
      <w:pPr>
        <w:numPr>
          <w:ilvl w:val="0"/>
          <w:numId w:val="57"/>
        </w:numPr>
        <w:spacing w:after="240" w:before="0" w:beforeAutospacing="0" w:lineRule="auto"/>
        <w:ind w:left="720" w:hanging="360"/>
      </w:pPr>
      <w:r w:rsidDel="00000000" w:rsidR="00000000" w:rsidRPr="00000000">
        <w:rPr>
          <w:b w:val="1"/>
          <w:bCs w:val="1"/>
          <w:rtl w:val="0"/>
        </w:rPr>
        <w:t xml:space="preserve">Log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logs usually have a distinct prefix, like </w:t>
      </w:r>
      <w:r w:rsidDel="00000000" w:rsidR="00000000" w:rsidRPr="00000000">
        <w:rPr>
          <w:rFonts w:ascii="Roboto Mono" w:cs="Roboto Mono" w:eastAsia="Roboto Mono" w:hAnsi="Roboto Mono"/>
          <w:color w:val="188038"/>
          <w:rtl w:val="0"/>
        </w:rPr>
        <w:t xml:space="preserve">AUDIT: SESSION,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 OBJECT, ...</w:t>
      </w:r>
      <w:r w:rsidDel="00000000" w:rsidR="00000000" w:rsidRPr="00000000">
        <w:rPr>
          <w:rtl w:val="0"/>
        </w:rPr>
        <w:t xml:space="preserve">. This prefix (and the content of the message) is what you'll use to identify and potentially parse these specific audit logs in Logstash.</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How to Configure pgAudit in a Patroni Cluster:</w:t>
      </w:r>
    </w:p>
    <w:p w:rsidR="00000000" w:rsidDel="00000000" w:rsidP="00000000" w:rsidRDefault="00000000" w:rsidRPr="00000000" w14:paraId="000005C4">
      <w:pPr>
        <w:spacing w:after="240" w:before="240" w:lineRule="auto"/>
        <w:rPr/>
      </w:pPr>
      <w:r w:rsidDel="00000000" w:rsidR="00000000" w:rsidRPr="00000000">
        <w:rPr>
          <w:rtl w:val="0"/>
        </w:rPr>
        <w:t xml:space="preserve">Patroni allows you to manage PostgreSQL parameters through its own configuration. This is typically done in the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On each DB node (</w:t>
      </w:r>
      <w:r w:rsidDel="00000000" w:rsidR="00000000" w:rsidRPr="00000000">
        <w:rPr>
          <w:rFonts w:ascii="Roboto Mono" w:cs="Roboto Mono" w:eastAsia="Roboto Mono" w:hAnsi="Roboto Mono"/>
          <w:b w:val="1"/>
          <w:bCs w:val="1"/>
          <w:color w:val="188038"/>
          <w:rtl w:val="0"/>
        </w:rPr>
        <w:t xml:space="preserve">resilient-db1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resilient-db3</w:t>
      </w:r>
      <w:r w:rsidDel="00000000" w:rsidR="00000000" w:rsidRPr="00000000">
        <w:rPr>
          <w:b w:val="1"/>
          <w:bCs w:val="1"/>
          <w:rtl w:val="0"/>
        </w:rPr>
        <w:t xml:space="preserve">):</w:t>
      </w:r>
    </w:p>
    <w:p w:rsidR="00000000" w:rsidDel="00000000" w:rsidP="00000000" w:rsidRDefault="00000000" w:rsidRPr="00000000" w14:paraId="000005C6">
      <w:pPr>
        <w:numPr>
          <w:ilvl w:val="0"/>
          <w:numId w:val="40"/>
        </w:numPr>
        <w:spacing w:after="240" w:before="240" w:lineRule="auto"/>
        <w:ind w:left="720" w:hanging="360"/>
      </w:pPr>
      <w:r w:rsidDel="00000000" w:rsidR="00000000" w:rsidRPr="00000000">
        <w:rPr>
          <w:b w:val="1"/>
          <w:bCs w:val="1"/>
          <w:rtl w:val="0"/>
        </w:rPr>
        <w:t xml:space="preserve">Edit the Patroni Configuration File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r w:rsidDel="00000000" w:rsidR="00000000" w:rsidRPr="00000000">
        <w:rPr>
          <w:rtl w:val="0"/>
        </w:rPr>
        <w:t xml:space="preserve"> Locate your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 Common paths are </w:t>
      </w:r>
      <w:r w:rsidDel="00000000" w:rsidR="00000000" w:rsidRPr="00000000">
        <w:rPr>
          <w:rFonts w:ascii="Roboto Mono" w:cs="Roboto Mono" w:eastAsia="Roboto Mono" w:hAnsi="Roboto Mono"/>
          <w:color w:val="188038"/>
          <w:rtl w:val="0"/>
        </w:rPr>
        <w:t xml:space="preserve">/etc/patroni/patroni.yml</w:t>
      </w:r>
      <w:r w:rsidDel="00000000" w:rsidR="00000000" w:rsidRPr="00000000">
        <w:rPr>
          <w:rtl w:val="0"/>
        </w:rPr>
        <w:t xml:space="preserve">.</w:t>
      </w:r>
    </w:p>
    <w:p w:rsidR="00000000" w:rsidDel="00000000" w:rsidP="00000000" w:rsidRDefault="00000000" w:rsidRPr="00000000" w14:paraId="000005C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/etc/patroni/patroni.yml </w:t>
      </w:r>
    </w:p>
    <w:p w:rsidR="00000000" w:rsidDel="00000000" w:rsidP="00000000" w:rsidRDefault="00000000" w:rsidRPr="00000000" w14:paraId="000005C8">
      <w:pPr>
        <w:numPr>
          <w:ilvl w:val="0"/>
          <w:numId w:val="4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parameters under the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section, specifically </w:t>
      </w:r>
      <w:r w:rsidDel="00000000" w:rsidR="00000000" w:rsidRPr="00000000">
        <w:rPr>
          <w:rFonts w:ascii="Roboto Mono" w:cs="Roboto Mono" w:eastAsia="Roboto Mono" w:hAnsi="Roboto Mono"/>
          <w:b w:val="1"/>
          <w:bCs w:val="1"/>
          <w:color w:val="188038"/>
          <w:rtl w:val="0"/>
        </w:rPr>
        <w:t xml:space="preserve">parameters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pg_hba</w:t>
      </w:r>
      <w:r w:rsidDel="00000000" w:rsidR="00000000" w:rsidRPr="00000000">
        <w:rPr>
          <w:b w:val="1"/>
          <w:bCs w:val="1"/>
          <w:rtl w:val="0"/>
        </w:rPr>
        <w:t xml:space="preserve">:</w:t>
        <w:br w:type="textWrapping"/>
      </w:r>
      <w:r w:rsidDel="00000000" w:rsidR="00000000" w:rsidRPr="00000000">
        <w:rPr>
          <w:rtl w:val="0"/>
        </w:rPr>
        <w:t xml:space="preserve">You'll add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configuration under the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section. Patroni will then inject these into the generated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Here's the modified </w:t>
      </w:r>
      <w:r w:rsidDel="00000000" w:rsidR="00000000" w:rsidRPr="00000000">
        <w:rPr>
          <w:rFonts w:ascii="Roboto Mono" w:cs="Roboto Mono" w:eastAsia="Roboto Mono" w:hAnsi="Roboto Mono"/>
          <w:b w:val="1"/>
          <w:bCs w:val="1"/>
          <w:color w:val="188038"/>
          <w:rtl w:val="0"/>
        </w:rPr>
        <w:t xml:space="preserve">patroni.yml for db1</w:t>
      </w:r>
      <w:r w:rsidDel="00000000" w:rsidR="00000000" w:rsidRPr="00000000">
        <w:rPr>
          <w:b w:val="1"/>
          <w:bCs w:val="1"/>
          <w:rtl w:val="0"/>
        </w:rPr>
        <w:t xml:space="preserve"> content you should use:</w:t>
      </w:r>
      <w:r w:rsidDel="00000000" w:rsidR="00000000" w:rsidRPr="00000000">
        <w:rPr>
          <w:rtl w:val="0"/>
        </w:rPr>
      </w:r>
    </w:p>
    <w:p w:rsidR="00000000" w:rsidDel="00000000" w:rsidP="00000000" w:rsidRDefault="00000000" w:rsidRPr="00000000" w14:paraId="000005CA">
      <w:pPr>
        <w:spacing w:after="240" w:before="240" w:line="240" w:lineRule="auto"/>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scope: resilient</w:t>
      </w:r>
    </w:p>
    <w:p w:rsidR="00000000" w:rsidDel="00000000" w:rsidP="00000000" w:rsidRDefault="00000000" w:rsidRPr="00000000" w14:paraId="000005C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namespace: /db/</w:t>
      </w:r>
    </w:p>
    <w:p w:rsidR="00000000" w:rsidDel="00000000" w:rsidP="00000000" w:rsidRDefault="00000000" w:rsidRPr="00000000" w14:paraId="000005C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 resilient-db1</w:t>
      </w:r>
    </w:p>
    <w:p w:rsidR="00000000" w:rsidDel="00000000" w:rsidP="00000000" w:rsidRDefault="00000000" w:rsidRPr="00000000" w14:paraId="000005CD">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5C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restapi:</w:t>
      </w:r>
    </w:p>
    <w:p w:rsidR="00000000" w:rsidDel="00000000" w:rsidP="00000000" w:rsidRDefault="00000000" w:rsidRPr="00000000" w14:paraId="000005C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listen: 0.0.0.0:8008</w:t>
      </w:r>
    </w:p>
    <w:p w:rsidR="00000000" w:rsidDel="00000000" w:rsidP="00000000" w:rsidRDefault="00000000" w:rsidRPr="00000000" w14:paraId="000005D0">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connect_address: 10.1.0.2:8008</w:t>
      </w:r>
    </w:p>
    <w:p w:rsidR="00000000" w:rsidDel="00000000" w:rsidP="00000000" w:rsidRDefault="00000000" w:rsidRPr="00000000" w14:paraId="000005D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tags:</w:t>
      </w:r>
    </w:p>
    <w:p w:rsidR="00000000" w:rsidDel="00000000" w:rsidP="00000000" w:rsidRDefault="00000000" w:rsidRPr="00000000" w14:paraId="000005D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failover_priority: 3</w:t>
      </w:r>
    </w:p>
    <w:p w:rsidR="00000000" w:rsidDel="00000000" w:rsidP="00000000" w:rsidRDefault="00000000" w:rsidRPr="00000000" w14:paraId="000005D3">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5D4">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etcd3:</w:t>
      </w:r>
    </w:p>
    <w:p w:rsidR="00000000" w:rsidDel="00000000" w:rsidP="00000000" w:rsidRDefault="00000000" w:rsidRPr="00000000" w14:paraId="000005D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protocol: https</w:t>
      </w:r>
    </w:p>
    <w:p w:rsidR="00000000" w:rsidDel="00000000" w:rsidP="00000000" w:rsidRDefault="00000000" w:rsidRPr="00000000" w14:paraId="000005D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hosts: "10.1.0.2:2379,10.1.0.4:2379,10.1.0.3:2379"</w:t>
      </w:r>
    </w:p>
    <w:p w:rsidR="00000000" w:rsidDel="00000000" w:rsidP="00000000" w:rsidRDefault="00000000" w:rsidRPr="00000000" w14:paraId="000005D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cacert: '/etc/patroni/rootcaetcd.crt'</w:t>
      </w:r>
    </w:p>
    <w:p w:rsidR="00000000" w:rsidDel="00000000" w:rsidP="00000000" w:rsidRDefault="00000000" w:rsidRPr="00000000" w14:paraId="000005D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cert: '/etc/patroni/etcd.crt'</w:t>
      </w:r>
    </w:p>
    <w:p w:rsidR="00000000" w:rsidDel="00000000" w:rsidP="00000000" w:rsidRDefault="00000000" w:rsidRPr="00000000" w14:paraId="000005D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 '/etc/patroni/etcd.key'</w:t>
      </w:r>
    </w:p>
    <w:p w:rsidR="00000000" w:rsidDel="00000000" w:rsidP="00000000" w:rsidRDefault="00000000" w:rsidRPr="00000000" w14:paraId="000005DA">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5D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bootstrap:</w:t>
      </w:r>
    </w:p>
    <w:p w:rsidR="00000000" w:rsidDel="00000000" w:rsidP="00000000" w:rsidRDefault="00000000" w:rsidRPr="00000000" w14:paraId="000005D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post_init: sh -c 'PGPASSWORD=abcdefghij /usr/lib/postgresql/16/bin/alloydbomni-16-setup preparedb'</w:t>
      </w:r>
    </w:p>
    <w:p w:rsidR="00000000" w:rsidDel="00000000" w:rsidP="00000000" w:rsidRDefault="00000000" w:rsidRPr="00000000" w14:paraId="000005D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dcs:</w:t>
      </w:r>
    </w:p>
    <w:p w:rsidR="00000000" w:rsidDel="00000000" w:rsidP="00000000" w:rsidRDefault="00000000" w:rsidRPr="00000000" w14:paraId="000005D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ttl: 30</w:t>
      </w:r>
    </w:p>
    <w:p w:rsidR="00000000" w:rsidDel="00000000" w:rsidP="00000000" w:rsidRDefault="00000000" w:rsidRPr="00000000" w14:paraId="000005D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loop_wait: 10</w:t>
      </w:r>
    </w:p>
    <w:p w:rsidR="00000000" w:rsidDel="00000000" w:rsidP="00000000" w:rsidRDefault="00000000" w:rsidRPr="00000000" w14:paraId="000005E0">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retry_timeout: 10</w:t>
      </w:r>
    </w:p>
    <w:p w:rsidR="00000000" w:rsidDel="00000000" w:rsidP="00000000" w:rsidRDefault="00000000" w:rsidRPr="00000000" w14:paraId="000005E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maximum_lag_on_failover: 1048576</w:t>
      </w:r>
    </w:p>
    <w:p w:rsidR="00000000" w:rsidDel="00000000" w:rsidP="00000000" w:rsidRDefault="00000000" w:rsidRPr="00000000" w14:paraId="000005E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synchronous_mode: on</w:t>
      </w:r>
    </w:p>
    <w:p w:rsidR="00000000" w:rsidDel="00000000" w:rsidP="00000000" w:rsidRDefault="00000000" w:rsidRPr="00000000" w14:paraId="000005E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synchronous_node_count: 1</w:t>
      </w:r>
    </w:p>
    <w:p w:rsidR="00000000" w:rsidDel="00000000" w:rsidP="00000000" w:rsidRDefault="00000000" w:rsidRPr="00000000" w14:paraId="000005E4">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5E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postgresql:</w:t>
      </w:r>
    </w:p>
    <w:p w:rsidR="00000000" w:rsidDel="00000000" w:rsidP="00000000" w:rsidRDefault="00000000" w:rsidRPr="00000000" w14:paraId="000005E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use_pg_rewind: true</w:t>
      </w:r>
    </w:p>
    <w:p w:rsidR="00000000" w:rsidDel="00000000" w:rsidP="00000000" w:rsidRDefault="00000000" w:rsidRPr="00000000" w14:paraId="000005E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parameters:</w:t>
      </w:r>
    </w:p>
    <w:p w:rsidR="00000000" w:rsidDel="00000000" w:rsidP="00000000" w:rsidRDefault="00000000" w:rsidRPr="00000000" w14:paraId="000005E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Existing parameters from your bootstrap dcs postgresql section</w:t>
      </w:r>
    </w:p>
    <w:p w:rsidR="00000000" w:rsidDel="00000000" w:rsidP="00000000" w:rsidRDefault="00000000" w:rsidRPr="00000000" w14:paraId="000005E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wal_level: replica</w:t>
      </w:r>
    </w:p>
    <w:p w:rsidR="00000000" w:rsidDel="00000000" w:rsidP="00000000" w:rsidRDefault="00000000" w:rsidRPr="00000000" w14:paraId="000005EA">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hot_standby: "on"</w:t>
      </w:r>
    </w:p>
    <w:p w:rsidR="00000000" w:rsidDel="00000000" w:rsidP="00000000" w:rsidRDefault="00000000" w:rsidRPr="00000000" w14:paraId="000005E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max_wal_senders: 10</w:t>
      </w:r>
    </w:p>
    <w:p w:rsidR="00000000" w:rsidDel="00000000" w:rsidP="00000000" w:rsidRDefault="00000000" w:rsidRPr="00000000" w14:paraId="000005E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max_replication_slots: 10</w:t>
      </w:r>
    </w:p>
    <w:p w:rsidR="00000000" w:rsidDel="00000000" w:rsidP="00000000" w:rsidRDefault="00000000" w:rsidRPr="00000000" w14:paraId="000005E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NOTE: You don't put pgAudit specific parameters here.</w:t>
      </w:r>
    </w:p>
    <w:p w:rsidR="00000000" w:rsidDel="00000000" w:rsidP="00000000" w:rsidRDefault="00000000" w:rsidRPr="00000000" w14:paraId="000005E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These are usually for bootstrap-time parameters.</w:t>
      </w:r>
    </w:p>
    <w:p w:rsidR="00000000" w:rsidDel="00000000" w:rsidP="00000000" w:rsidRDefault="00000000" w:rsidRPr="00000000" w14:paraId="000005E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The main 'postgresql: parameters:' section below is where pgAudit goes.</w:t>
      </w:r>
    </w:p>
    <w:p w:rsidR="00000000" w:rsidDel="00000000" w:rsidP="00000000" w:rsidRDefault="00000000" w:rsidRPr="00000000" w14:paraId="000005F0">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5F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pg_hba:</w:t>
      </w:r>
    </w:p>
    <w:p w:rsidR="00000000" w:rsidDel="00000000" w:rsidP="00000000" w:rsidRDefault="00000000" w:rsidRPr="00000000" w14:paraId="000005F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 10.1.0.2/0 md5</w:t>
      </w:r>
    </w:p>
    <w:p w:rsidR="00000000" w:rsidDel="00000000" w:rsidP="00000000" w:rsidRDefault="00000000" w:rsidRPr="00000000" w14:paraId="000005F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 10.1.0.4/0 md5</w:t>
      </w:r>
    </w:p>
    <w:p w:rsidR="00000000" w:rsidDel="00000000" w:rsidP="00000000" w:rsidRDefault="00000000" w:rsidRPr="00000000" w14:paraId="000005F4">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 10.1.0.3/0 md5</w:t>
      </w:r>
    </w:p>
    <w:p w:rsidR="00000000" w:rsidDel="00000000" w:rsidP="00000000" w:rsidRDefault="00000000" w:rsidRPr="00000000" w14:paraId="000005F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postgres 127.0.0.1/32 trust</w:t>
      </w:r>
    </w:p>
    <w:p w:rsidR="00000000" w:rsidDel="00000000" w:rsidP="00000000" w:rsidRDefault="00000000" w:rsidRPr="00000000" w14:paraId="000005F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postgres ::1/128 trust</w:t>
      </w:r>
    </w:p>
    <w:p w:rsidR="00000000" w:rsidDel="00000000" w:rsidP="00000000" w:rsidRDefault="00000000" w:rsidRPr="00000000" w14:paraId="000005F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replicator 127.0.0.1/32 trust</w:t>
      </w:r>
    </w:p>
    <w:p w:rsidR="00000000" w:rsidDel="00000000" w:rsidP="00000000" w:rsidRDefault="00000000" w:rsidRPr="00000000" w14:paraId="000005F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replicator ::1/128 trust</w:t>
      </w:r>
    </w:p>
    <w:p w:rsidR="00000000" w:rsidDel="00000000" w:rsidP="00000000" w:rsidRDefault="00000000" w:rsidRPr="00000000" w14:paraId="000005F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alloydbadmin 127.0.0.1/32 trust</w:t>
      </w:r>
    </w:p>
    <w:p w:rsidR="00000000" w:rsidDel="00000000" w:rsidP="00000000" w:rsidRDefault="00000000" w:rsidRPr="00000000" w14:paraId="000005FA">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alloydbadmin ::1/128 trust</w:t>
      </w:r>
    </w:p>
    <w:p w:rsidR="00000000" w:rsidDel="00000000" w:rsidP="00000000" w:rsidRDefault="00000000" w:rsidRPr="00000000" w14:paraId="000005F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alloydbmetadata 127.0.0.1/32 trust</w:t>
      </w:r>
    </w:p>
    <w:p w:rsidR="00000000" w:rsidDel="00000000" w:rsidP="00000000" w:rsidRDefault="00000000" w:rsidRPr="00000000" w14:paraId="000005F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host all alloydbmetadata ::1/128 trust</w:t>
      </w:r>
    </w:p>
    <w:p w:rsidR="00000000" w:rsidDel="00000000" w:rsidP="00000000" w:rsidRDefault="00000000" w:rsidRPr="00000000" w14:paraId="000005F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local all postgres trust</w:t>
      </w:r>
    </w:p>
    <w:p w:rsidR="00000000" w:rsidDel="00000000" w:rsidP="00000000" w:rsidRDefault="00000000" w:rsidRPr="00000000" w14:paraId="000005F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local all alloydbadmin trust</w:t>
      </w:r>
    </w:p>
    <w:p w:rsidR="00000000" w:rsidDel="00000000" w:rsidP="00000000" w:rsidRDefault="00000000" w:rsidRPr="00000000" w14:paraId="000005F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local all alloydbmetadata trust</w:t>
      </w:r>
    </w:p>
    <w:p w:rsidR="00000000" w:rsidDel="00000000" w:rsidP="00000000" w:rsidRDefault="00000000" w:rsidRPr="00000000" w14:paraId="00000600">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0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initdb:</w:t>
      </w:r>
    </w:p>
    <w:p w:rsidR="00000000" w:rsidDel="00000000" w:rsidP="00000000" w:rsidRDefault="00000000" w:rsidRPr="00000000" w14:paraId="0000060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encoding: UTF8</w:t>
      </w:r>
    </w:p>
    <w:p w:rsidR="00000000" w:rsidDel="00000000" w:rsidP="00000000" w:rsidRDefault="00000000" w:rsidRPr="00000000" w14:paraId="0000060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locale: en_US.UTF-8</w:t>
      </w:r>
    </w:p>
    <w:p w:rsidR="00000000" w:rsidDel="00000000" w:rsidP="00000000" w:rsidRDefault="00000000" w:rsidRPr="00000000" w14:paraId="00000604">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0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postgresql:</w:t>
      </w:r>
    </w:p>
    <w:p w:rsidR="00000000" w:rsidDel="00000000" w:rsidP="00000000" w:rsidRDefault="00000000" w:rsidRPr="00000000" w14:paraId="0000060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listen: 0.0.0.0:5432</w:t>
      </w:r>
    </w:p>
    <w:p w:rsidR="00000000" w:rsidDel="00000000" w:rsidP="00000000" w:rsidRDefault="00000000" w:rsidRPr="00000000" w14:paraId="0000060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connect_address: 10.1.0.2:5432</w:t>
      </w:r>
    </w:p>
    <w:p w:rsidR="00000000" w:rsidDel="00000000" w:rsidP="00000000" w:rsidRDefault="00000000" w:rsidRPr="00000000" w14:paraId="0000060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data_dir: /var/lib/postgresql/16/data</w:t>
      </w:r>
    </w:p>
    <w:p w:rsidR="00000000" w:rsidDel="00000000" w:rsidP="00000000" w:rsidRDefault="00000000" w:rsidRPr="00000000" w14:paraId="0000060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bin_dir: /usr/lib/postgresql/16/bin</w:t>
      </w:r>
    </w:p>
    <w:p w:rsidR="00000000" w:rsidDel="00000000" w:rsidP="00000000" w:rsidRDefault="00000000" w:rsidRPr="00000000" w14:paraId="0000060A">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authentication:</w:t>
      </w:r>
    </w:p>
    <w:p w:rsidR="00000000" w:rsidDel="00000000" w:rsidP="00000000" w:rsidRDefault="00000000" w:rsidRPr="00000000" w14:paraId="0000060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replication:</w:t>
      </w:r>
    </w:p>
    <w:p w:rsidR="00000000" w:rsidDel="00000000" w:rsidP="00000000" w:rsidRDefault="00000000" w:rsidRPr="00000000" w14:paraId="0000060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username: replicator</w:t>
      </w:r>
    </w:p>
    <w:p w:rsidR="00000000" w:rsidDel="00000000" w:rsidP="00000000" w:rsidRDefault="00000000" w:rsidRPr="00000000" w14:paraId="0000060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password: abcdefghij</w:t>
      </w:r>
    </w:p>
    <w:p w:rsidR="00000000" w:rsidDel="00000000" w:rsidP="00000000" w:rsidRDefault="00000000" w:rsidRPr="00000000" w14:paraId="0000060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superuser:</w:t>
      </w:r>
    </w:p>
    <w:p w:rsidR="00000000" w:rsidDel="00000000" w:rsidP="00000000" w:rsidRDefault="00000000" w:rsidRPr="00000000" w14:paraId="0000060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username: postgres</w:t>
      </w:r>
    </w:p>
    <w:p w:rsidR="00000000" w:rsidDel="00000000" w:rsidP="00000000" w:rsidRDefault="00000000" w:rsidRPr="00000000" w14:paraId="00000610">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password: abcdefghij</w:t>
      </w:r>
    </w:p>
    <w:p w:rsidR="00000000" w:rsidDel="00000000" w:rsidP="00000000" w:rsidRDefault="00000000" w:rsidRPr="00000000" w14:paraId="0000061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parameters:</w:t>
      </w:r>
    </w:p>
    <w:p w:rsidR="00000000" w:rsidDel="00000000" w:rsidP="00000000" w:rsidRDefault="00000000" w:rsidRPr="00000000" w14:paraId="0000061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Existing parameters from your main postgresql section</w:t>
      </w:r>
    </w:p>
    <w:p w:rsidR="00000000" w:rsidDel="00000000" w:rsidP="00000000" w:rsidRDefault="00000000" w:rsidRPr="00000000" w14:paraId="0000061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 on</w:t>
      </w:r>
    </w:p>
    <w:p w:rsidR="00000000" w:rsidDel="00000000" w:rsidP="00000000" w:rsidRDefault="00000000" w:rsidRPr="00000000" w14:paraId="00000614">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ssl_ca_file: '/etc/patroni/rootca.crt'</w:t>
      </w:r>
    </w:p>
    <w:p w:rsidR="00000000" w:rsidDel="00000000" w:rsidP="00000000" w:rsidRDefault="00000000" w:rsidRPr="00000000" w14:paraId="0000061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ssl_cert_file: '/etc/patroni/alloydb.crt'</w:t>
      </w:r>
    </w:p>
    <w:p w:rsidR="00000000" w:rsidDel="00000000" w:rsidP="00000000" w:rsidRDefault="00000000" w:rsidRPr="00000000" w14:paraId="0000061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ssl_key_file: '/etc/patroni/alloydb.key'</w:t>
      </w:r>
    </w:p>
    <w:p w:rsidR="00000000" w:rsidDel="00000000" w:rsidP="00000000" w:rsidRDefault="00000000" w:rsidRPr="00000000" w14:paraId="0000061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wal_level: replica</w:t>
      </w:r>
    </w:p>
    <w:p w:rsidR="00000000" w:rsidDel="00000000" w:rsidP="00000000" w:rsidRDefault="00000000" w:rsidRPr="00000000" w14:paraId="0000061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hot_standby: "on"</w:t>
      </w:r>
    </w:p>
    <w:p w:rsidR="00000000" w:rsidDel="00000000" w:rsidP="00000000" w:rsidRDefault="00000000" w:rsidRPr="00000000" w14:paraId="0000061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max_wal_senders: 10</w:t>
      </w:r>
    </w:p>
    <w:p w:rsidR="00000000" w:rsidDel="00000000" w:rsidP="00000000" w:rsidRDefault="00000000" w:rsidRPr="00000000" w14:paraId="0000061A">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max_replication_slots: 10</w:t>
      </w:r>
    </w:p>
    <w:p w:rsidR="00000000" w:rsidDel="00000000" w:rsidP="00000000" w:rsidRDefault="00000000" w:rsidRPr="00000000" w14:paraId="0000061B">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1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ADD PGaADIT CONFIGURATION HERE ---</w:t>
      </w:r>
    </w:p>
    <w:p w:rsidR="00000000" w:rsidDel="00000000" w:rsidP="00000000" w:rsidRDefault="00000000" w:rsidRPr="00000000" w14:paraId="0000061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shared_preload_libraries: 'pg_stat_statements,pg_audit' # Ensure 'pg_audit' is added to existing list</w:t>
      </w:r>
    </w:p>
    <w:p w:rsidR="00000000" w:rsidDel="00000000" w:rsidP="00000000" w:rsidRDefault="00000000" w:rsidRPr="00000000" w14:paraId="0000061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 'ddl,write'  # Log DDL and DML operations</w:t>
      </w:r>
    </w:p>
    <w:p w:rsidR="00000000" w:rsidDel="00000000" w:rsidP="00000000" w:rsidRDefault="00000000" w:rsidRPr="00000000" w14:paraId="0000061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pgaudit.log_level: 'log'  # Send pgAudit messages to the standard PostgreSQL log</w:t>
      </w:r>
    </w:p>
    <w:p w:rsidR="00000000" w:rsidDel="00000000" w:rsidP="00000000" w:rsidRDefault="00000000" w:rsidRPr="00000000" w14:paraId="00000620">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pgaudit.log_catalog: 'off' # Do not log accesses to catalog (system) tables</w:t>
      </w:r>
    </w:p>
    <w:p w:rsidR="00000000" w:rsidDel="00000000" w:rsidP="00000000" w:rsidRDefault="00000000" w:rsidRPr="00000000" w14:paraId="00000621">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pgaudit.log_client: 'off'  # Do not log client messages</w:t>
      </w:r>
    </w:p>
    <w:p w:rsidR="00000000" w:rsidDel="00000000" w:rsidP="00000000" w:rsidRDefault="00000000" w:rsidRPr="00000000" w14:paraId="0000062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pgaudit.log_relation: 'on' # Log relation (table) details for DML/DDL</w:t>
      </w:r>
    </w:p>
    <w:p w:rsidR="00000000" w:rsidDel="00000000" w:rsidP="00000000" w:rsidRDefault="00000000" w:rsidRPr="00000000" w14:paraId="0000062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pgaudit.log_parameter: 'off' # IMPORTANT: Keep 'off' unless sensitive data logging is acceptable</w:t>
      </w:r>
    </w:p>
    <w:p w:rsidR="00000000" w:rsidDel="00000000" w:rsidP="00000000" w:rsidRDefault="00000000" w:rsidRPr="00000000" w14:paraId="00000624">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pgaudit.log_statement_once: 'off' # Log each statement every time</w:t>
      </w:r>
    </w:p>
    <w:p w:rsidR="00000000" w:rsidDel="00000000" w:rsidP="00000000" w:rsidRDefault="00000000" w:rsidRPr="00000000" w14:paraId="0000062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pgaudit.role: 'none'      # Audit all users. If you specify a role, only users *not* in that role are audited by default.</w:t>
      </w:r>
    </w:p>
    <w:p w:rsidR="00000000" w:rsidDel="00000000" w:rsidP="00000000" w:rsidRDefault="00000000" w:rsidRPr="00000000" w14:paraId="0000062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END PGaADIT CONFIGURATION ---</w:t>
      </w:r>
    </w:p>
    <w:p w:rsidR="00000000" w:rsidDel="00000000" w:rsidP="00000000" w:rsidRDefault="00000000" w:rsidRPr="00000000" w14:paraId="00000627">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2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Ensure standard logging settings are consistent ---</w:t>
      </w:r>
    </w:p>
    <w:p w:rsidR="00000000" w:rsidDel="00000000" w:rsidP="00000000" w:rsidRDefault="00000000" w:rsidRPr="00000000" w14:paraId="0000062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These should already be handled by Patroni/your previous setup,</w:t>
      </w:r>
    </w:p>
    <w:p w:rsidR="00000000" w:rsidDel="00000000" w:rsidP="00000000" w:rsidRDefault="00000000" w:rsidRPr="00000000" w14:paraId="0000062A">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but explicitly listing them here for completeness if needed in this section.</w:t>
      </w:r>
    </w:p>
    <w:p w:rsidR="00000000" w:rsidDel="00000000" w:rsidP="00000000" w:rsidRDefault="00000000" w:rsidRPr="00000000" w14:paraId="0000062B">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If they are already in postgresql.base.conf, they will be inherited.</w:t>
      </w:r>
    </w:p>
    <w:p w:rsidR="00000000" w:rsidDel="00000000" w:rsidP="00000000" w:rsidRDefault="00000000" w:rsidRPr="00000000" w14:paraId="0000062C">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log_destination: 'csvlog'</w:t>
      </w:r>
    </w:p>
    <w:p w:rsidR="00000000" w:rsidDel="00000000" w:rsidP="00000000" w:rsidRDefault="00000000" w:rsidRPr="00000000" w14:paraId="0000062D">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logging_collector: 'on'</w:t>
      </w:r>
    </w:p>
    <w:p w:rsidR="00000000" w:rsidDel="00000000" w:rsidP="00000000" w:rsidRDefault="00000000" w:rsidRPr="00000000" w14:paraId="0000062E">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log_directory: 'log'</w:t>
      </w:r>
    </w:p>
    <w:p w:rsidR="00000000" w:rsidDel="00000000" w:rsidP="00000000" w:rsidRDefault="00000000" w:rsidRPr="00000000" w14:paraId="0000062F">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log_filename: 'postgresql-%Y-%m-%d_%H%M%S.log'</w:t>
      </w:r>
    </w:p>
    <w:p w:rsidR="00000000" w:rsidDel="00000000" w:rsidP="00000000" w:rsidRDefault="00000000" w:rsidRPr="00000000" w14:paraId="00000630">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1">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2">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watchdog:</w:t>
      </w:r>
    </w:p>
    <w:p w:rsidR="00000000" w:rsidDel="00000000" w:rsidP="00000000" w:rsidRDefault="00000000" w:rsidRPr="00000000" w14:paraId="00000633">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mode: off</w:t>
      </w:r>
    </w:p>
    <w:p w:rsidR="00000000" w:rsidDel="00000000" w:rsidP="00000000" w:rsidRDefault="00000000" w:rsidRPr="00000000" w14:paraId="00000634">
      <w:pPr>
        <w:spacing w:after="240" w:before="240" w:lin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5">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tags:</w:t>
      </w:r>
    </w:p>
    <w:p w:rsidR="00000000" w:rsidDel="00000000" w:rsidP="00000000" w:rsidRDefault="00000000" w:rsidRPr="00000000" w14:paraId="00000636">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nofailover: false</w:t>
      </w:r>
    </w:p>
    <w:p w:rsidR="00000000" w:rsidDel="00000000" w:rsidP="00000000" w:rsidRDefault="00000000" w:rsidRPr="00000000" w14:paraId="00000637">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noloadbalance: false</w:t>
      </w:r>
    </w:p>
    <w:p w:rsidR="00000000" w:rsidDel="00000000" w:rsidP="00000000" w:rsidRDefault="00000000" w:rsidRPr="00000000" w14:paraId="00000638">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clonefrom: false</w:t>
      </w:r>
    </w:p>
    <w:p w:rsidR="00000000" w:rsidDel="00000000" w:rsidP="00000000" w:rsidRDefault="00000000" w:rsidRPr="00000000" w14:paraId="00000639">
      <w:pPr>
        <w:spacing w:after="240" w:before="240"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nosync: false</w:t>
      </w:r>
    </w:p>
    <w:p w:rsidR="00000000" w:rsidDel="00000000" w:rsidP="00000000" w:rsidRDefault="00000000" w:rsidRPr="00000000" w14:paraId="0000063A">
      <w:pPr>
        <w:spacing w:after="240" w:before="240" w:lineRule="auto"/>
        <w:rPr>
          <w:b w:val="1"/>
          <w:bCs w:val="1"/>
        </w:rPr>
      </w:pPr>
      <w:r w:rsidDel="00000000" w:rsidR="00000000" w:rsidRPr="00000000">
        <w:rPr>
          <w:color w:val="188038"/>
          <w:rtl w:val="0"/>
        </w:rPr>
        <w:t xml:space="preserve"></w:t>
      </w:r>
      <w:r w:rsidDel="00000000" w:rsidR="00000000" w:rsidRPr="00000000">
        <w:rPr>
          <w:rtl w:val="0"/>
        </w:rPr>
        <w:br w:type="textWrapping"/>
        <w:br w:type="textWrapping"/>
      </w:r>
      <w:r w:rsidDel="00000000" w:rsidR="00000000" w:rsidRPr="00000000">
        <w:rPr>
          <w:b w:val="1"/>
          <w:bCs w:val="1"/>
          <w:rtl w:val="0"/>
        </w:rPr>
        <w:t xml:space="preserve">Key Points:</w:t>
      </w:r>
    </w:p>
    <w:p w:rsidR="00000000" w:rsidDel="00000000" w:rsidP="00000000" w:rsidRDefault="00000000" w:rsidRPr="00000000" w14:paraId="0000063B">
      <w:pPr>
        <w:numPr>
          <w:ilvl w:val="1"/>
          <w:numId w:val="40"/>
        </w:numPr>
        <w:spacing w:after="0" w:afterAutospacing="0" w:before="240" w:lineRule="auto"/>
        <w:ind w:left="1440" w:hanging="360"/>
      </w:pPr>
      <w:r w:rsidDel="00000000" w:rsidR="00000000" w:rsidRPr="00000000">
        <w:rPr>
          <w:b w:val="1"/>
          <w:bCs w:val="1"/>
          <w:rtl w:val="0"/>
        </w:rPr>
        <w:t xml:space="preserve">Indentation matters in YAML!</w:t>
      </w:r>
      <w:r w:rsidDel="00000000" w:rsidR="00000000" w:rsidRPr="00000000">
        <w:rPr>
          <w:rtl w:val="0"/>
        </w:rPr>
        <w:t xml:space="preserve"> Make sure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is correctly indented, and all the PostgreSQL parameters under it are also correctly indented (usually 2 spaces per level).</w:t>
      </w:r>
    </w:p>
    <w:p w:rsidR="00000000" w:rsidDel="00000000" w:rsidP="00000000" w:rsidRDefault="00000000" w:rsidRPr="00000000" w14:paraId="0000063C">
      <w:pPr>
        <w:numPr>
          <w:ilvl w:val="1"/>
          <w:numId w:val="40"/>
        </w:numPr>
        <w:spacing w:after="0" w:afterAutospacing="0" w:before="0" w:beforeAutospacing="0" w:lineRule="auto"/>
        <w:ind w:left="1440" w:hanging="360"/>
      </w:pPr>
      <w:r w:rsidDel="00000000" w:rsidR="00000000" w:rsidRPr="00000000">
        <w:rPr>
          <w:b w:val="1"/>
          <w:bCs w:val="1"/>
          <w:rtl w:val="0"/>
        </w:rPr>
        <w:t xml:space="preserve">String values:</w:t>
      </w:r>
      <w:r w:rsidDel="00000000" w:rsidR="00000000" w:rsidRPr="00000000">
        <w:rPr>
          <w:rtl w:val="0"/>
        </w:rPr>
        <w:t xml:space="preserve"> For PostgreSQL parameters, always quote the values if they contain special characters or could be interpreted as non-strings by YAML (e.g.,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are fine, but complex paths or values with spaces should be quoted).</w:t>
      </w:r>
    </w:p>
    <w:p w:rsidR="00000000" w:rsidDel="00000000" w:rsidP="00000000" w:rsidRDefault="00000000" w:rsidRPr="00000000" w14:paraId="0000063D">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shared_preload_libraries</w:t>
      </w:r>
      <w:r w:rsidDel="00000000" w:rsidR="00000000" w:rsidRPr="00000000">
        <w:rPr>
          <w:b w:val="1"/>
          <w:bCs w:val="1"/>
          <w:rtl w:val="0"/>
        </w:rPr>
        <w:t xml:space="preserve">:</w:t>
      </w:r>
      <w:r w:rsidDel="00000000" w:rsidR="00000000" w:rsidRPr="00000000">
        <w:rPr>
          <w:rtl w:val="0"/>
        </w:rPr>
        <w:t xml:space="preserve"> This is crucial. If </w:t>
      </w:r>
      <w:r w:rsidDel="00000000" w:rsidR="00000000" w:rsidRPr="00000000">
        <w:rPr>
          <w:rFonts w:ascii="Roboto Mono" w:cs="Roboto Mono" w:eastAsia="Roboto Mono" w:hAnsi="Roboto Mono"/>
          <w:color w:val="188038"/>
          <w:rtl w:val="0"/>
        </w:rPr>
        <w:t xml:space="preserve">pg_stat_statements</w:t>
      </w:r>
      <w:r w:rsidDel="00000000" w:rsidR="00000000" w:rsidRPr="00000000">
        <w:rPr>
          <w:rtl w:val="0"/>
        </w:rPr>
        <w:t xml:space="preserve"> is already preloaded, simply add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to the existing value.</w:t>
      </w:r>
    </w:p>
    <w:p w:rsidR="00000000" w:rsidDel="00000000" w:rsidP="00000000" w:rsidRDefault="00000000" w:rsidRPr="00000000" w14:paraId="0000063E">
      <w:pPr>
        <w:numPr>
          <w:ilvl w:val="0"/>
          <w:numId w:val="40"/>
        </w:numPr>
        <w:spacing w:after="0" w:afterAutospacing="0" w:before="0" w:beforeAutospacing="0" w:lineRule="auto"/>
        <w:ind w:left="720" w:hanging="360"/>
      </w:pPr>
      <w:r w:rsidDel="00000000" w:rsidR="00000000" w:rsidRPr="00000000">
        <w:rPr>
          <w:b w:val="1"/>
          <w:bCs w:val="1"/>
          <w:rtl w:val="0"/>
        </w:rPr>
        <w:t xml:space="preserve">Save and exit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p>
    <w:p w:rsidR="00000000" w:rsidDel="00000000" w:rsidP="00000000" w:rsidRDefault="00000000" w:rsidRPr="00000000" w14:paraId="0000063F">
      <w:pPr>
        <w:numPr>
          <w:ilvl w:val="0"/>
          <w:numId w:val="40"/>
        </w:numPr>
        <w:spacing w:after="240" w:before="0" w:beforeAutospacing="0" w:lineRule="auto"/>
        <w:ind w:left="720" w:hanging="360"/>
      </w:pPr>
      <w:r w:rsidDel="00000000" w:rsidR="00000000" w:rsidRPr="00000000">
        <w:rPr>
          <w:b w:val="1"/>
          <w:bCs w:val="1"/>
          <w:rtl w:val="0"/>
        </w:rPr>
        <w:t xml:space="preserve">Reload Patroni Configuration:</w:t>
      </w:r>
      <w:r w:rsidDel="00000000" w:rsidR="00000000" w:rsidRPr="00000000">
        <w:rPr>
          <w:rtl w:val="0"/>
        </w:rPr>
        <w:t xml:space="preserve"> After modifying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Patroni needs to be reloaded to apply the changes. This will cause it to regenerate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and trigger a PostgreSQL restart if necessary.</w:t>
        <w:br w:type="textWrapping"/>
        <w:t xml:space="preserve">Bash</w:t>
      </w:r>
    </w:p>
    <w:p w:rsidR="00000000" w:rsidDel="00000000" w:rsidP="00000000" w:rsidRDefault="00000000" w:rsidRPr="00000000" w14:paraId="0000064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reload patroni</w:t>
      </w:r>
    </w:p>
    <w:p w:rsidR="00000000" w:rsidDel="00000000" w:rsidP="00000000" w:rsidRDefault="00000000" w:rsidRPr="00000000" w14:paraId="00000641">
      <w:pPr>
        <w:numPr>
          <w:ilvl w:val="0"/>
          <w:numId w:val="40"/>
        </w:numPr>
        <w:spacing w:after="0" w:afterAutospacing="0" w:before="240" w:lineRule="auto"/>
        <w:ind w:left="720" w:hanging="360"/>
      </w:pPr>
      <w:r w:rsidDel="00000000" w:rsidR="00000000" w:rsidRPr="00000000">
        <w:rPr>
          <w:color w:val="188038"/>
          <w:rtl w:val="0"/>
        </w:rPr>
        <w:t xml:space="preserve"></w:t>
      </w:r>
      <w:r w:rsidDel="00000000" w:rsidR="00000000" w:rsidRPr="00000000">
        <w:rPr>
          <w:i w:val="1"/>
          <w:iCs w:val="1"/>
          <w:rtl w:val="0"/>
        </w:rPr>
        <w:t xml:space="preserve">Self-correction:</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 PostgreSQL restart </w:t>
      </w:r>
      <w:r w:rsidDel="00000000" w:rsidR="00000000" w:rsidRPr="00000000">
        <w:rPr>
          <w:b w:val="1"/>
          <w:bCs w:val="1"/>
          <w:rtl w:val="0"/>
        </w:rPr>
        <w:t xml:space="preserve">is</w:t>
      </w:r>
      <w:r w:rsidDel="00000000" w:rsidR="00000000" w:rsidRPr="00000000">
        <w:rPr>
          <w:rtl w:val="0"/>
        </w:rPr>
        <w:t xml:space="preserve"> required. Patroni will usually handle this gracefully by restarting one node at a time to maintain HA. A simple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t xml:space="preserve"> might not be sufficient if Patroni isn't configured to trigger a full PostgreSQL restart on parameter changes that require it. A </w:t>
      </w:r>
      <w:r w:rsidDel="00000000" w:rsidR="00000000" w:rsidRPr="00000000">
        <w:rPr>
          <w:rFonts w:ascii="Roboto Mono" w:cs="Roboto Mono" w:eastAsia="Roboto Mono" w:hAnsi="Roboto Mono"/>
          <w:color w:val="188038"/>
          <w:rtl w:val="0"/>
        </w:rPr>
        <w:t xml:space="preserve">sudo systemctl restart patroni</w:t>
      </w:r>
      <w:r w:rsidDel="00000000" w:rsidR="00000000" w:rsidRPr="00000000">
        <w:rPr>
          <w:rtl w:val="0"/>
        </w:rPr>
        <w:t xml:space="preserve"> on each node (one at a time) is a safer bet to ensure the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change takes effect. Patroni will handle the rolling restart of PostgreSQL.</w:t>
      </w:r>
    </w:p>
    <w:p w:rsidR="00000000" w:rsidDel="00000000" w:rsidP="00000000" w:rsidRDefault="00000000" w:rsidRPr="00000000" w14:paraId="00000642">
      <w:pPr>
        <w:numPr>
          <w:ilvl w:val="0"/>
          <w:numId w:val="40"/>
        </w:numPr>
        <w:spacing w:after="240" w:before="0" w:beforeAutospacing="0" w:lineRule="auto"/>
        <w:ind w:left="720" w:hanging="360"/>
      </w:pPr>
      <w:r w:rsidDel="00000000" w:rsidR="00000000" w:rsidRPr="00000000">
        <w:rPr>
          <w:b w:val="1"/>
          <w:bCs w:val="1"/>
          <w:rtl w:val="0"/>
        </w:rPr>
        <w:t xml:space="preserve">Verify </w:t>
      </w:r>
      <w:r w:rsidDel="00000000" w:rsidR="00000000" w:rsidRPr="00000000">
        <w:rPr>
          <w:rFonts w:ascii="Roboto Mono" w:cs="Roboto Mono" w:eastAsia="Roboto Mono" w:hAnsi="Roboto Mono"/>
          <w:b w:val="1"/>
          <w:bCs w:val="1"/>
          <w:color w:val="188038"/>
          <w:rtl w:val="0"/>
        </w:rPr>
        <w:t xml:space="preserve">postgresql.conf</w:t>
      </w:r>
      <w:r w:rsidDel="00000000" w:rsidR="00000000" w:rsidRPr="00000000">
        <w:rPr>
          <w:b w:val="1"/>
          <w:bCs w:val="1"/>
          <w:rtl w:val="0"/>
        </w:rPr>
        <w:t xml:space="preserve">:</w:t>
      </w:r>
      <w:r w:rsidDel="00000000" w:rsidR="00000000" w:rsidRPr="00000000">
        <w:rPr>
          <w:rtl w:val="0"/>
        </w:rPr>
        <w:t xml:space="preserve"> After Patroni has reloaded/restarted, check the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file again to confirm that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is now listed under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and that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settings are present.</w:t>
      </w:r>
    </w:p>
    <w:p w:rsidR="00000000" w:rsidDel="00000000" w:rsidP="00000000" w:rsidRDefault="00000000" w:rsidRPr="00000000" w14:paraId="00000643">
      <w:pPr>
        <w:spacing w:after="240" w:before="240" w:lineRule="auto"/>
        <w:ind w:left="720" w:firstLine="0"/>
        <w:rPr/>
      </w:pPr>
      <w:r w:rsidDel="00000000" w:rsidR="00000000" w:rsidRPr="00000000">
        <w:rPr>
          <w:rtl w:val="0"/>
        </w:rPr>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III. Verification of pgAudit Log Generation</w:t>
      </w:r>
    </w:p>
    <w:p w:rsidR="00000000" w:rsidDel="00000000" w:rsidP="00000000" w:rsidRDefault="00000000" w:rsidRPr="00000000" w14:paraId="00000646">
      <w:pPr>
        <w:numPr>
          <w:ilvl w:val="0"/>
          <w:numId w:val="1"/>
        </w:numPr>
        <w:spacing w:after="240" w:before="240" w:lineRule="auto"/>
        <w:ind w:left="720" w:hanging="360"/>
      </w:pPr>
      <w:r w:rsidDel="00000000" w:rsidR="00000000" w:rsidRPr="00000000">
        <w:rPr>
          <w:b w:val="1"/>
          <w:bCs w:val="1"/>
          <w:rtl w:val="0"/>
        </w:rPr>
        <w:t xml:space="preserve">Check PostgreSQL logs locally:</w:t>
      </w:r>
      <w:r w:rsidDel="00000000" w:rsidR="00000000" w:rsidRPr="00000000">
        <w:rPr>
          <w:rtl w:val="0"/>
        </w:rPr>
        <w:t xml:space="preserve"> After restarting PostgreSQL, connect to your database and perform some DDL (e.g., </w:t>
      </w:r>
      <w:r w:rsidDel="00000000" w:rsidR="00000000" w:rsidRPr="00000000">
        <w:rPr>
          <w:rFonts w:ascii="Roboto Mono" w:cs="Roboto Mono" w:eastAsia="Roboto Mono" w:hAnsi="Roboto Mono"/>
          <w:color w:val="188038"/>
          <w:rtl w:val="0"/>
        </w:rPr>
        <w:t xml:space="preserve">CREATE TABLE test_audit (id INT);</w:t>
      </w:r>
      <w:r w:rsidDel="00000000" w:rsidR="00000000" w:rsidRPr="00000000">
        <w:rPr>
          <w:rtl w:val="0"/>
        </w:rPr>
        <w:t xml:space="preserve">) and DML (</w:t>
      </w:r>
      <w:r w:rsidDel="00000000" w:rsidR="00000000" w:rsidRPr="00000000">
        <w:rPr>
          <w:rFonts w:ascii="Roboto Mono" w:cs="Roboto Mono" w:eastAsia="Roboto Mono" w:hAnsi="Roboto Mono"/>
          <w:color w:val="188038"/>
          <w:rtl w:val="0"/>
        </w:rPr>
        <w:t xml:space="preserve">INSERT INTO test_audit VALUES (1);</w:t>
      </w:r>
      <w:r w:rsidDel="00000000" w:rsidR="00000000" w:rsidRPr="00000000">
        <w:rPr>
          <w:rtl w:val="0"/>
        </w:rPr>
        <w:t xml:space="preserve">). Then, check the PostgreSQL log files directly:</w:t>
      </w:r>
    </w:p>
    <w:p w:rsidR="00000000" w:rsidDel="00000000" w:rsidP="00000000" w:rsidRDefault="00000000" w:rsidRPr="00000000" w14:paraId="0000064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tail -f /var/lib/postgresql/16/data/log/*.internal # Or whatever your active log file is</w:t>
      </w:r>
    </w:p>
    <w:p w:rsidR="00000000" w:rsidDel="00000000" w:rsidP="00000000" w:rsidRDefault="00000000" w:rsidRPr="00000000" w14:paraId="00000648">
      <w:pPr>
        <w:numPr>
          <w:ilvl w:val="0"/>
          <w:numId w:val="1"/>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You should see lines similar to:</w:t>
      </w:r>
    </w:p>
    <w:p w:rsidR="00000000" w:rsidDel="00000000" w:rsidP="00000000" w:rsidRDefault="00000000" w:rsidRPr="00000000" w14:paraId="000006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AUDIT: SESSION,1,1,DDL,CREATE TABLE,,,"CREATE TABLE test_audit (id INT);"</w:t>
      </w:r>
    </w:p>
    <w:p w:rsidR="00000000" w:rsidDel="00000000" w:rsidP="00000000" w:rsidRDefault="00000000" w:rsidRPr="00000000" w14:paraId="000006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 SESSION,2,1,WRITE,INSERT,,,,"INSERT INTO test_audit VALUES (1);"</w:t>
      </w:r>
    </w:p>
    <w:p w:rsidR="00000000" w:rsidDel="00000000" w:rsidP="00000000" w:rsidRDefault="00000000" w:rsidRPr="00000000" w14:paraId="0000064B">
      <w:pPr>
        <w:numPr>
          <w:ilvl w:val="0"/>
          <w:numId w:val="1"/>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If you see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is successfully generating logs.</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IV. Rsyslog Configuration for pgAudit Logs (Likely Already Covered)</w:t>
      </w:r>
    </w:p>
    <w:p w:rsidR="00000000" w:rsidDel="00000000" w:rsidP="00000000" w:rsidRDefault="00000000" w:rsidRPr="00000000" w14:paraId="0000064E">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logs are sent to PostgreSQL's standard logging, and your Rsyslog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 already monitoring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files,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w:t>
      </w:r>
      <w:r w:rsidDel="00000000" w:rsidR="00000000" w:rsidRPr="00000000">
        <w:rPr>
          <w:b w:val="1"/>
          <w:bCs w:val="1"/>
          <w:rtl w:val="0"/>
        </w:rPr>
        <w:t xml:space="preserve">should automatically be picked up and forwarded</w:t>
      </w:r>
      <w:r w:rsidDel="00000000" w:rsidR="00000000" w:rsidRPr="00000000">
        <w:rPr>
          <w:rtl w:val="0"/>
        </w:rPr>
        <w:t xml:space="preserve"> by your existing setup.</w:t>
      </w:r>
    </w:p>
    <w:p w:rsidR="00000000" w:rsidDel="00000000" w:rsidP="00000000" w:rsidRDefault="00000000" w:rsidRPr="00000000" w14:paraId="0000064F">
      <w:pPr>
        <w:spacing w:after="240" w:before="240" w:lineRule="auto"/>
        <w:rPr/>
      </w:pPr>
      <w:r w:rsidDel="00000000" w:rsidR="00000000" w:rsidRPr="00000000">
        <w:rPr>
          <w:rtl w:val="0"/>
        </w:rPr>
        <w:t xml:space="preserve">Your current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w:t>
      </w:r>
    </w:p>
    <w:p w:rsidR="00000000" w:rsidDel="00000000" w:rsidP="00000000" w:rsidRDefault="00000000" w:rsidRPr="00000000" w14:paraId="00000650">
      <w:pPr>
        <w:rPr/>
      </w:pPr>
      <w:r w:rsidDel="00000000" w:rsidR="00000000" w:rsidRPr="00000000">
        <w:rPr>
          <w:rtl w:val="0"/>
        </w:rPr>
        <w:t xml:space="preserve">Code snippet</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input(type="imfile" file="/var/lib/postgresql/16/data/log/*.internal" tag="alloydb-internal-logs" ReadMode="2")</w:t>
      </w:r>
    </w:p>
    <w:p w:rsidR="00000000" w:rsidDel="00000000" w:rsidP="00000000" w:rsidRDefault="00000000" w:rsidRPr="00000000" w14:paraId="000006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file="/var/lib/postgresql/16/data/log/*.audit" tag="alloydb-audit-logs" ReadMode="2")</w:t>
      </w:r>
    </w:p>
    <w:p w:rsidR="00000000" w:rsidDel="00000000" w:rsidP="00000000" w:rsidRDefault="00000000" w:rsidRPr="00000000" w14:paraId="000006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'alloydb-internal-logs' then {</w:t>
      </w:r>
    </w:p>
    <w:p w:rsidR="00000000" w:rsidDel="00000000" w:rsidP="00000000" w:rsidRDefault="00000000" w:rsidRPr="00000000" w14:paraId="000006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'alloydb-audit-logs' then {</w:t>
      </w:r>
    </w:p>
    <w:p w:rsidR="00000000" w:rsidDel="00000000" w:rsidP="00000000" w:rsidRDefault="00000000" w:rsidRPr="00000000" w14:paraId="000006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6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5A">
      <w:pPr>
        <w:spacing w:after="240" w:before="240" w:lineRule="auto"/>
        <w:rPr/>
      </w:pPr>
      <w:r w:rsidDel="00000000" w:rsidR="00000000" w:rsidRPr="00000000">
        <w:rPr>
          <w:color w:val="188038"/>
          <w:rtl w:val="0"/>
        </w:rPr>
        <w:t xml:space="preserve"></w:t>
      </w:r>
      <w:r w:rsidDel="00000000" w:rsidR="00000000" w:rsidRPr="00000000">
        <w:rPr>
          <w:rtl w:val="0"/>
        </w:rPr>
        <w:t xml:space="preserve">This configuration will send </w:t>
      </w:r>
      <w:r w:rsidDel="00000000" w:rsidR="00000000" w:rsidRPr="00000000">
        <w:rPr>
          <w:i w:val="1"/>
          <w:iCs w:val="1"/>
          <w:rtl w:val="0"/>
        </w:rPr>
        <w:t xml:space="preserve">all</w:t>
      </w:r>
      <w:r w:rsidDel="00000000" w:rsidR="00000000" w:rsidRPr="00000000">
        <w:rPr>
          <w:rtl w:val="0"/>
        </w:rPr>
        <w:t xml:space="preserve"> lines from these files, including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lines, to Logstash.</w:t>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V. Verification in Elasticsearch/Kibana</w:t>
      </w:r>
    </w:p>
    <w:p w:rsidR="00000000" w:rsidDel="00000000" w:rsidP="00000000" w:rsidRDefault="00000000" w:rsidRPr="00000000" w14:paraId="0000065C">
      <w:pPr>
        <w:numPr>
          <w:ilvl w:val="0"/>
          <w:numId w:val="16"/>
        </w:numPr>
        <w:spacing w:after="0" w:afterAutospacing="0" w:before="240" w:lineRule="auto"/>
        <w:ind w:left="720" w:hanging="360"/>
      </w:pPr>
      <w:r w:rsidDel="00000000" w:rsidR="00000000" w:rsidRPr="00000000">
        <w:rPr>
          <w:b w:val="1"/>
          <w:bCs w:val="1"/>
          <w:rtl w:val="0"/>
        </w:rPr>
        <w:t xml:space="preserve">Generate some DDL/DML activity</w:t>
      </w:r>
      <w:r w:rsidDel="00000000" w:rsidR="00000000" w:rsidRPr="00000000">
        <w:rPr>
          <w:rtl w:val="0"/>
        </w:rPr>
        <w:t xml:space="preserve"> on your PostgreSQL instance(s) again.</w:t>
      </w:r>
    </w:p>
    <w:p w:rsidR="00000000" w:rsidDel="00000000" w:rsidP="00000000" w:rsidRDefault="00000000" w:rsidRPr="00000000" w14:paraId="0000065D">
      <w:pPr>
        <w:numPr>
          <w:ilvl w:val="0"/>
          <w:numId w:val="16"/>
        </w:numPr>
        <w:spacing w:after="240" w:before="0" w:beforeAutospacing="0" w:lineRule="auto"/>
        <w:ind w:left="720" w:hanging="360"/>
      </w:pPr>
      <w:r w:rsidDel="00000000" w:rsidR="00000000" w:rsidRPr="00000000">
        <w:rPr>
          <w:b w:val="1"/>
          <w:bCs w:val="1"/>
          <w:rtl w:val="0"/>
        </w:rPr>
        <w:t xml:space="preserve">Query Elasticsearch:</w:t>
      </w:r>
      <w:r w:rsidDel="00000000" w:rsidR="00000000" w:rsidRPr="00000000">
        <w:rPr>
          <w:rtl w:val="0"/>
        </w:rPr>
        <w:t xml:space="preserve"> Wait a minute or two, then query Elasticsearch for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Since they're part of the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you'll search within that context.</w:t>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-s -X GET "http://localhost:9200/_all/_search?pretty" -H 'Content-Type: application/json' -d'</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"term": { "program.keyword": "alloydb-internal-logs" } },</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"match_phrase": { "message": "AUDIT: SESSION" } }</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66A">
      <w:pPr>
        <w:numPr>
          <w:ilvl w:val="0"/>
          <w:numId w:val="16"/>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Or, if you see them coming through the </w:t>
      </w:r>
      <w:r w:rsidDel="00000000" w:rsidR="00000000" w:rsidRPr="00000000">
        <w:rPr>
          <w:rFonts w:ascii="Roboto Mono" w:cs="Roboto Mono" w:eastAsia="Roboto Mono" w:hAnsi="Roboto Mono"/>
          <w:color w:val="188038"/>
          <w:rtl w:val="0"/>
        </w:rPr>
        <w:t xml:space="preserve">alloydb-audit-logs</w:t>
      </w:r>
      <w:r w:rsidDel="00000000" w:rsidR="00000000" w:rsidRPr="00000000">
        <w:rPr>
          <w:rtl w:val="0"/>
        </w:rPr>
        <w:t xml:space="preserve"> tag:</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-s -X GET "http://localhost:9200/_all/_search?pretty" -H 'Content-Type: application/json' -d'</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"term": { "program.keyword": "alloydb-audit-logs" } },</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"match_phrase": { "message": "AUDIT: SESSION" } }</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677">
      <w:pPr>
        <w:numPr>
          <w:ilvl w:val="0"/>
          <w:numId w:val="16"/>
        </w:numPr>
        <w:spacing w:after="240" w:before="24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78">
      <w:pPr>
        <w:spacing w:after="240" w:before="240" w:lineRule="auto"/>
        <w:rPr>
          <w:b w:val="1"/>
          <w:bCs w:val="1"/>
        </w:rPr>
      </w:pPr>
      <w:r w:rsidDel="00000000" w:rsidR="00000000" w:rsidRPr="00000000">
        <w:rPr>
          <w:b w:val="1"/>
          <w:bCs w:val="1"/>
          <w:rtl w:val="0"/>
        </w:rPr>
        <w:t xml:space="preserve">VI. Optional: Parsing pgAudit Logs in Logstash</w:t>
      </w:r>
    </w:p>
    <w:p w:rsidR="00000000" w:rsidDel="00000000" w:rsidP="00000000" w:rsidRDefault="00000000" w:rsidRPr="00000000" w14:paraId="00000679">
      <w:pPr>
        <w:spacing w:after="240" w:before="240" w:lineRule="auto"/>
        <w:rPr/>
      </w:pPr>
      <w:r w:rsidDel="00000000" w:rsidR="00000000" w:rsidRPr="00000000">
        <w:rPr>
          <w:rtl w:val="0"/>
        </w:rPr>
        <w:t xml:space="preserve">Currently,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will appear as a single string within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field in Elasticsearch. For better analysis (e.g., filtering by </w:t>
      </w:r>
      <w:r w:rsidDel="00000000" w:rsidR="00000000" w:rsidRPr="00000000">
        <w:rPr>
          <w:rFonts w:ascii="Roboto Mono" w:cs="Roboto Mono" w:eastAsia="Roboto Mono" w:hAnsi="Roboto Mono"/>
          <w:color w:val="188038"/>
          <w:rtl w:val="0"/>
        </w:rPr>
        <w:t xml:space="preserve">DDL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DML</w:t>
      </w:r>
      <w:r w:rsidDel="00000000" w:rsidR="00000000" w:rsidRPr="00000000">
        <w:rPr>
          <w:rtl w:val="0"/>
        </w:rPr>
        <w:t xml:space="preserve">, by user, by object), you'll want to parse this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field in Logstash.</w:t>
      </w:r>
    </w:p>
    <w:p w:rsidR="00000000" w:rsidDel="00000000" w:rsidP="00000000" w:rsidRDefault="00000000" w:rsidRPr="00000000" w14:paraId="0000067A">
      <w:pPr>
        <w:spacing w:after="240" w:before="240" w:lineRule="auto"/>
        <w:rPr/>
      </w:pPr>
      <w:r w:rsidDel="00000000" w:rsidR="00000000" w:rsidRPr="00000000">
        <w:rPr>
          <w:rtl w:val="0"/>
        </w:rPr>
        <w:t xml:space="preserve">This typically involves a </w:t>
      </w: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filter followed by potentially 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dissect</w:t>
      </w:r>
      <w:r w:rsidDel="00000000" w:rsidR="00000000" w:rsidRPr="00000000">
        <w:rPr>
          <w:rtl w:val="0"/>
        </w:rPr>
        <w:t xml:space="preserve"> filter, as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uses a comma-separated format after the initial </w:t>
      </w:r>
      <w:r w:rsidDel="00000000" w:rsidR="00000000" w:rsidRPr="00000000">
        <w:rPr>
          <w:rFonts w:ascii="Roboto Mono" w:cs="Roboto Mono" w:eastAsia="Roboto Mono" w:hAnsi="Roboto Mono"/>
          <w:color w:val="188038"/>
          <w:rtl w:val="0"/>
        </w:rPr>
        <w:t xml:space="preserve">AUDIT: SESSION, ...</w:t>
      </w:r>
      <w:r w:rsidDel="00000000" w:rsidR="00000000" w:rsidRPr="00000000">
        <w:rPr>
          <w:rtl w:val="0"/>
        </w:rPr>
        <w:t xml:space="preserve"> part.</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Example Logstash Filter (add to your Logstash config in </w:t>
      </w:r>
      <w:r w:rsidDel="00000000" w:rsidR="00000000" w:rsidRPr="00000000">
        <w:rPr>
          <w:rFonts w:ascii="Roboto Mono" w:cs="Roboto Mono" w:eastAsia="Roboto Mono" w:hAnsi="Roboto Mono"/>
          <w:b w:val="1"/>
          <w:bCs w:val="1"/>
          <w:color w:val="188038"/>
          <w:rtl w:val="0"/>
        </w:rPr>
        <w:t xml:space="preserve">filter { ... }</w:t>
      </w:r>
      <w:r w:rsidDel="00000000" w:rsidR="00000000" w:rsidRPr="00000000">
        <w:rPr>
          <w:b w:val="1"/>
          <w:bCs w:val="1"/>
          <w:rtl w:val="0"/>
        </w:rPr>
        <w:t xml:space="preserve"> section):</w:t>
      </w:r>
    </w:p>
    <w:p w:rsidR="00000000" w:rsidDel="00000000" w:rsidP="00000000" w:rsidRDefault="00000000" w:rsidRPr="00000000" w14:paraId="0000067C">
      <w:pPr>
        <w:rPr/>
      </w:pPr>
      <w:r w:rsidDel="00000000" w:rsidR="00000000" w:rsidRPr="00000000">
        <w:rPr>
          <w:rtl w:val="0"/>
        </w:rPr>
        <w:t xml:space="preserve">Code snippet</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filter {</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[program] == "alloydb-internal-logs" or [program] == "alloydb-audit-logs" {</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First, parse the initial pgAudit prefix</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grok {</w:t>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=&gt; { "message" =&gt; "^AUDIT: (SESSION|OBJECT),(?&lt;pgaudit_session_id&gt;\d+),(?&lt;pgaudit_statement_id&gt;\d+),(?&lt;pgaudit_class&gt;(DDL|READ|WRITE|FUNCTION|ROLE|MISC)),(?&lt;pgaudit_command&gt;.*?),(?&lt;pgaudit_object_type&gt;.*?),(?&lt;pgaudit_object_name&gt;.*?),(?&lt;pgaudit_statement_text&gt;.*)$" }</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tags for easy identification if parsing fails or succeeds</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add_tag =&gt; [ "pgaudit_parsed" ]</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tag_on_failure =&gt; [ "_pgaudit_grok_parse_failure" ]</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might need additional parsing if you enabled pgaudit.log_parameter</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example focuses on the core DDL/DML part.</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8A">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Important: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pattern might need adjustment based on the exact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version and what </w:t>
      </w:r>
      <w:r w:rsidDel="00000000" w:rsidR="00000000" w:rsidRPr="00000000">
        <w:rPr>
          <w:rFonts w:ascii="Roboto Mono" w:cs="Roboto Mono" w:eastAsia="Roboto Mono" w:hAnsi="Roboto Mono"/>
          <w:color w:val="188038"/>
          <w:rtl w:val="0"/>
        </w:rPr>
        <w:t xml:space="preserve">pgaudit.log</w:t>
      </w:r>
      <w:r w:rsidDel="00000000" w:rsidR="00000000" w:rsidRPr="00000000">
        <w:rPr>
          <w:rtl w:val="0"/>
        </w:rPr>
        <w:t xml:space="preserve"> options you choose. Test it thoroughly!</w:t>
      </w:r>
    </w:p>
    <w:p w:rsidR="00000000" w:rsidDel="00000000" w:rsidP="00000000" w:rsidRDefault="00000000" w:rsidRPr="00000000" w14:paraId="000006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rFonts w:ascii="Roboto" w:cs="Roboto" w:eastAsia="Roboto" w:hAnsi="Roboto"/>
          <w:color w:val="000000"/>
          <w:sz w:val="22"/>
          <w:szCs w:val="22"/>
        </w:rPr>
      </w:pPr>
      <w:bookmarkStart w:colFirst="0" w:colLast="0" w:name="_tiwqh1jajik" w:id="91"/>
      <w:bookmarkEnd w:id="91"/>
      <w:r w:rsidDel="00000000" w:rsidR="00000000" w:rsidRPr="00000000">
        <w:rPr>
          <w:b w:val="1"/>
          <w:bCs w:val="1"/>
          <w:color w:val="000000"/>
          <w:sz w:val="26"/>
          <w:szCs w:val="26"/>
          <w:rtl w:val="0"/>
        </w:rPr>
        <w:t xml:space="preserve">Problem Statement: </w:t>
      </w:r>
      <w:r w:rsidDel="00000000" w:rsidR="00000000" w:rsidRPr="00000000">
        <w:rPr>
          <w:rFonts w:ascii="Roboto" w:cs="Roboto" w:eastAsia="Roboto" w:hAnsi="Roboto"/>
          <w:color w:val="000000"/>
          <w:sz w:val="22"/>
          <w:szCs w:val="22"/>
          <w:rtl w:val="0"/>
        </w:rPr>
        <w:t xml:space="preserve">Is there a way to query instances of a clustered service e.g. An etcd cluster e1 has 3 etcd services but in prod scenario there can be e2, e3, e4 also based on customer requirements. Is there a way to filter in logs from all instances of e1?</w:t>
      </w:r>
    </w:p>
    <w:p w:rsidR="00000000" w:rsidDel="00000000" w:rsidP="00000000" w:rsidRDefault="00000000" w:rsidRPr="00000000" w14:paraId="0000068D">
      <w:pPr>
        <w:pStyle w:val="Heading3"/>
        <w:keepNext w:val="0"/>
        <w:keepLines w:val="0"/>
        <w:spacing w:before="280" w:lineRule="auto"/>
        <w:rPr>
          <w:color w:val="000000"/>
          <w:sz w:val="24"/>
          <w:szCs w:val="24"/>
        </w:rPr>
      </w:pPr>
      <w:bookmarkStart w:colFirst="0" w:colLast="0" w:name="_y9ojxlyigqts" w:id="92"/>
      <w:bookmarkEnd w:id="92"/>
      <w:r w:rsidDel="00000000" w:rsidR="00000000" w:rsidRPr="00000000">
        <w:rPr>
          <w:color w:val="000000"/>
          <w:sz w:val="22"/>
          <w:szCs w:val="22"/>
          <w:rtl w:val="0"/>
        </w:rPr>
        <w:t xml:space="preserve">My understanding: Our architecture has three etcd nodes, possibly within a single cluster. We need to retrieve all etcd logs associated with the cluster name so that we can access the logs from all three etcd nodes within that cluster.</w:t>
      </w:r>
      <w:r w:rsidDel="00000000" w:rsidR="00000000" w:rsidRPr="00000000">
        <w:rPr>
          <w:color w:val="000000"/>
          <w:sz w:val="24"/>
          <w:szCs w:val="24"/>
          <w:rtl w:val="0"/>
        </w:rPr>
        <w:br w:type="textWrapping"/>
      </w:r>
    </w:p>
    <w:p w:rsidR="00000000" w:rsidDel="00000000" w:rsidP="00000000" w:rsidRDefault="00000000" w:rsidRPr="00000000" w14:paraId="0000068E">
      <w:pPr>
        <w:pStyle w:val="Heading3"/>
        <w:keepNext w:val="0"/>
        <w:keepLines w:val="0"/>
        <w:spacing w:before="28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b w:val="1"/>
          <w:bCs w:val="1"/>
          <w:color w:val="000000"/>
          <w:sz w:val="26"/>
          <w:szCs w:val="26"/>
          <w:rtl w:val="0"/>
        </w:rPr>
        <w:t xml:space="preserve">  Our ETCD current configuration:</w:t>
        <w:br w:type="textWrapping"/>
      </w:r>
      <w:r w:rsidDel="00000000" w:rsidR="00000000" w:rsidRPr="00000000">
        <w:rPr>
          <w:rFonts w:ascii="Courier New" w:cs="Courier New" w:eastAsia="Courier New" w:hAnsi="Courier New"/>
          <w:color w:val="000000"/>
          <w:sz w:val="18"/>
          <w:szCs w:val="18"/>
          <w:rtl w:val="0"/>
        </w:rPr>
        <w:t xml:space="preserve">DB Node1:</w:t>
      </w:r>
    </w:p>
    <w:p w:rsidR="00000000" w:rsidDel="00000000" w:rsidP="00000000" w:rsidRDefault="00000000" w:rsidRPr="00000000" w14:paraId="0000068F">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ETCD_NAME=resilient-db1</w:t>
      </w:r>
    </w:p>
    <w:p w:rsidR="00000000" w:rsidDel="00000000" w:rsidP="00000000" w:rsidRDefault="00000000" w:rsidRPr="00000000" w14:paraId="00000690">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ETCD_DATA_DIR=/var/lib/etcd/data</w:t>
      </w:r>
    </w:p>
    <w:p w:rsidR="00000000" w:rsidDel="00000000" w:rsidP="00000000" w:rsidRDefault="00000000" w:rsidRPr="00000000" w14:paraId="00000691">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ETCD_LISTEN_PEER_URLS=https://10.1.0.2:2380,https://127.0.0.1:2380</w:t>
      </w:r>
    </w:p>
    <w:p w:rsidR="00000000" w:rsidDel="00000000" w:rsidP="00000000" w:rsidRDefault="00000000" w:rsidRPr="00000000" w14:paraId="00000692">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ETCD_LISTEN_CLIENT_URLS=https://10.1.0.2:2379,https://127.0.0.1:2379</w:t>
      </w:r>
    </w:p>
    <w:p w:rsidR="00000000" w:rsidDel="00000000" w:rsidP="00000000" w:rsidRDefault="00000000" w:rsidRPr="00000000" w14:paraId="00000693">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ETCD_INITIAL_ADVERTISE_PEER_URLS=https://10.1.0.2:2380</w:t>
      </w:r>
    </w:p>
    <w:p w:rsidR="00000000" w:rsidDel="00000000" w:rsidP="00000000" w:rsidRDefault="00000000" w:rsidRPr="00000000" w14:paraId="00000694">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ETCD_ADVERTISE_CLIENT_URLS=https://10.1.0.2:2379</w:t>
      </w:r>
    </w:p>
    <w:p w:rsidR="00000000" w:rsidDel="00000000" w:rsidP="00000000" w:rsidRDefault="00000000" w:rsidRPr="00000000" w14:paraId="00000695">
      <w:pPr>
        <w:pStyle w:val="Heading3"/>
        <w:keepNext w:val="0"/>
        <w:keepLines w:val="0"/>
        <w:spacing w:after="240" w:before="240" w:line="240" w:lineRule="auto"/>
        <w:rPr>
          <w:rFonts w:ascii="Courier New" w:cs="Courier New" w:eastAsia="Courier New" w:hAnsi="Courier New"/>
          <w:color w:val="c5221f"/>
          <w:sz w:val="18"/>
          <w:szCs w:val="18"/>
        </w:rPr>
      </w:pPr>
      <w:bookmarkStart w:colFirst="0" w:colLast="0" w:name="_v2m3k921n9tt" w:id="93"/>
      <w:bookmarkEnd w:id="93"/>
      <w:r w:rsidDel="00000000" w:rsidR="00000000" w:rsidRPr="00000000">
        <w:rPr>
          <w:rFonts w:ascii="Courier New" w:cs="Courier New" w:eastAsia="Courier New" w:hAnsi="Courier New"/>
          <w:color w:val="c5221f"/>
          <w:sz w:val="18"/>
          <w:szCs w:val="18"/>
          <w:rtl w:val="0"/>
        </w:rPr>
        <w:t xml:space="preserve"># Configure the initial cluster</w:t>
      </w:r>
    </w:p>
    <w:p w:rsidR="00000000" w:rsidDel="00000000" w:rsidP="00000000" w:rsidRDefault="00000000" w:rsidRPr="00000000" w14:paraId="00000696">
      <w:pPr>
        <w:pStyle w:val="Heading3"/>
        <w:keepNext w:val="0"/>
        <w:keepLines w:val="0"/>
        <w:spacing w:after="240" w:before="240" w:line="240" w:lineRule="auto"/>
        <w:rPr>
          <w:rFonts w:ascii="Courier New" w:cs="Courier New" w:eastAsia="Courier New" w:hAnsi="Courier New"/>
          <w:color w:val="c5221f"/>
          <w:sz w:val="18"/>
          <w:szCs w:val="18"/>
        </w:rPr>
      </w:pPr>
      <w:bookmarkStart w:colFirst="0" w:colLast="0" w:name="_v2m3k921n9tt" w:id="93"/>
      <w:bookmarkEnd w:id="93"/>
      <w:r w:rsidDel="00000000" w:rsidR="00000000" w:rsidRPr="00000000">
        <w:rPr>
          <w:rFonts w:ascii="Courier New" w:cs="Courier New" w:eastAsia="Courier New" w:hAnsi="Courier New"/>
          <w:color w:val="c5221f"/>
          <w:sz w:val="18"/>
          <w:szCs w:val="18"/>
          <w:rtl w:val="0"/>
        </w:rPr>
        <w:t xml:space="preserve">ETCD_INITIAL_CLUSTER=resilient-db1=https://10.1.0.2:2380,resilient-db2=https://10.1.0.4:2380,resilient-db3=https://10.1.0.3:2380</w:t>
      </w:r>
    </w:p>
    <w:p w:rsidR="00000000" w:rsidDel="00000000" w:rsidP="00000000" w:rsidRDefault="00000000" w:rsidRPr="00000000" w14:paraId="00000697">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 Configure the initial cluster state</w:t>
      </w:r>
    </w:p>
    <w:p w:rsidR="00000000" w:rsidDel="00000000" w:rsidP="00000000" w:rsidRDefault="00000000" w:rsidRPr="00000000" w14:paraId="00000698">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ETCD_INITIAL_CLUSTER_STATE=new</w:t>
      </w:r>
    </w:p>
    <w:p w:rsidR="00000000" w:rsidDel="00000000" w:rsidP="00000000" w:rsidRDefault="00000000" w:rsidRPr="00000000" w14:paraId="00000699">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 Configure the initial cluster token</w:t>
      </w:r>
    </w:p>
    <w:p w:rsidR="00000000" w:rsidDel="00000000" w:rsidP="00000000" w:rsidRDefault="00000000" w:rsidRPr="00000000" w14:paraId="0000069A">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ETCD_INITIAL_CLUSTER_TOKEN=resilient</w:t>
      </w:r>
    </w:p>
    <w:p w:rsidR="00000000" w:rsidDel="00000000" w:rsidP="00000000" w:rsidRDefault="00000000" w:rsidRPr="00000000" w14:paraId="0000069B">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 Configure v2 API</w:t>
      </w:r>
    </w:p>
    <w:p w:rsidR="00000000" w:rsidDel="00000000" w:rsidP="00000000" w:rsidRDefault="00000000" w:rsidRPr="00000000" w14:paraId="0000069C">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ETCD_ENABLE_V2=true</w:t>
      </w:r>
    </w:p>
    <w:p w:rsidR="00000000" w:rsidDel="00000000" w:rsidP="00000000" w:rsidRDefault="00000000" w:rsidRPr="00000000" w14:paraId="0000069D">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br w:type="textWrapping"/>
      </w:r>
    </w:p>
    <w:p w:rsidR="00000000" w:rsidDel="00000000" w:rsidP="00000000" w:rsidRDefault="00000000" w:rsidRPr="00000000" w14:paraId="0000069E">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 TLS Configuration (shared across all nodes)</w:t>
      </w:r>
    </w:p>
    <w:p w:rsidR="00000000" w:rsidDel="00000000" w:rsidP="00000000" w:rsidRDefault="00000000" w:rsidRPr="00000000" w14:paraId="0000069F">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ETCD_TRUSTED_CA_FILE=/var/lib/etcd/ssl/rootca.crt</w:t>
      </w:r>
    </w:p>
    <w:p w:rsidR="00000000" w:rsidDel="00000000" w:rsidP="00000000" w:rsidRDefault="00000000" w:rsidRPr="00000000" w14:paraId="000006A0">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ETCD_CERT_FILE=/var/lib/etcd/ssl/etcd.crt</w:t>
      </w:r>
    </w:p>
    <w:p w:rsidR="00000000" w:rsidDel="00000000" w:rsidP="00000000" w:rsidRDefault="00000000" w:rsidRPr="00000000" w14:paraId="000006A1">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ETCD_KEY_FILE=/var/lib/etcd/ssl/etcd.key</w:t>
        <w:br w:type="textWrapping"/>
      </w:r>
    </w:p>
    <w:p w:rsidR="00000000" w:rsidDel="00000000" w:rsidP="00000000" w:rsidRDefault="00000000" w:rsidRPr="00000000" w14:paraId="000006A2">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ETCD_PEER_TRUSTED_CA_FILE=/var/lib/etcd/ssl/rootca.crt</w:t>
      </w:r>
    </w:p>
    <w:p w:rsidR="00000000" w:rsidDel="00000000" w:rsidP="00000000" w:rsidRDefault="00000000" w:rsidRPr="00000000" w14:paraId="000006A3">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93"/>
      <w:bookmarkEnd w:id="93"/>
      <w:r w:rsidDel="00000000" w:rsidR="00000000" w:rsidRPr="00000000">
        <w:rPr>
          <w:rFonts w:ascii="Courier New" w:cs="Courier New" w:eastAsia="Courier New" w:hAnsi="Courier New"/>
          <w:color w:val="000000"/>
          <w:sz w:val="18"/>
          <w:szCs w:val="18"/>
          <w:rtl w:val="0"/>
        </w:rPr>
        <w:t xml:space="preserve">ETCD_PEER_CERT_FILE=/var/lib/etcd/ssl/etcd.crt</w:t>
      </w:r>
    </w:p>
    <w:p w:rsidR="00000000" w:rsidDel="00000000" w:rsidP="00000000" w:rsidRDefault="00000000" w:rsidRPr="00000000" w14:paraId="000006A4">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7uic92zcc8nu" w:id="94"/>
      <w:bookmarkEnd w:id="94"/>
      <w:r w:rsidDel="00000000" w:rsidR="00000000" w:rsidRPr="00000000">
        <w:rPr>
          <w:rFonts w:ascii="Courier New" w:cs="Courier New" w:eastAsia="Courier New" w:hAnsi="Courier New"/>
          <w:color w:val="000000"/>
          <w:sz w:val="18"/>
          <w:szCs w:val="18"/>
          <w:rtl w:val="0"/>
        </w:rPr>
        <w:t xml:space="preserve">ETCD_PEER_KEY_FILE=/var/lib/etcd/ssl/etcd.key</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bq9gkyeunqfc" w:id="95"/>
      <w:bookmarkEnd w:id="95"/>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myhft5gm1856" w:id="96"/>
      <w:bookmarkEnd w:id="96"/>
      <w:r w:rsidDel="00000000" w:rsidR="00000000" w:rsidRPr="00000000">
        <w:rPr>
          <w:b w:val="1"/>
          <w:bCs w:val="1"/>
          <w:color w:val="000000"/>
          <w:sz w:val="26"/>
          <w:szCs w:val="26"/>
          <w:rtl w:val="0"/>
        </w:rPr>
        <w:t xml:space="preserve">Enrich Logs in Logstash with a </w:t>
      </w:r>
      <w:r w:rsidDel="00000000" w:rsidR="00000000" w:rsidRPr="00000000">
        <w:rPr>
          <w:rFonts w:ascii="Roboto Mono" w:cs="Roboto Mono" w:eastAsia="Roboto Mono" w:hAnsi="Roboto Mono"/>
          <w:b w:val="1"/>
          <w:bCs w:val="1"/>
          <w:color w:val="188038"/>
          <w:sz w:val="26"/>
          <w:szCs w:val="26"/>
          <w:rtl w:val="0"/>
        </w:rPr>
        <w:t xml:space="preserve">cluster_name</w:t>
      </w:r>
      <w:r w:rsidDel="00000000" w:rsidR="00000000" w:rsidRPr="00000000">
        <w:rPr>
          <w:b w:val="1"/>
          <w:bCs w:val="1"/>
          <w:color w:val="000000"/>
          <w:sz w:val="26"/>
          <w:szCs w:val="26"/>
          <w:rtl w:val="0"/>
        </w:rPr>
        <w:t xml:space="preserve"> Field</w:t>
      </w:r>
    </w:p>
    <w:p w:rsidR="00000000" w:rsidDel="00000000" w:rsidP="00000000" w:rsidRDefault="00000000" w:rsidRPr="00000000" w14:paraId="000006A7">
      <w:pPr>
        <w:spacing w:after="240" w:before="240" w:lineRule="auto"/>
        <w:rPr>
          <w:b w:val="1"/>
          <w:bCs w:val="1"/>
        </w:rPr>
      </w:pPr>
      <w:r w:rsidDel="00000000" w:rsidR="00000000" w:rsidRPr="00000000">
        <w:rPr>
          <w:rtl w:val="0"/>
        </w:rPr>
        <w:t xml:space="preserve">To directly address your manager's question for a truly flexible and scalable solution (e.g., distinguishing </w:t>
      </w:r>
      <w:r w:rsidDel="00000000" w:rsidR="00000000" w:rsidRPr="00000000">
        <w:rPr>
          <w:rFonts w:ascii="Roboto Mono" w:cs="Roboto Mono" w:eastAsia="Roboto Mono" w:hAnsi="Roboto Mono"/>
          <w:color w:val="188038"/>
          <w:rtl w:val="0"/>
        </w:rPr>
        <w:t xml:space="preserve">e1</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e2</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e3</w:t>
      </w:r>
      <w:r w:rsidDel="00000000" w:rsidR="00000000" w:rsidRPr="00000000">
        <w:rPr>
          <w:rtl w:val="0"/>
        </w:rPr>
        <w:t xml:space="preserve"> clusters), you need to </w:t>
      </w:r>
      <w:r w:rsidDel="00000000" w:rsidR="00000000" w:rsidRPr="00000000">
        <w:rPr>
          <w:b w:val="1"/>
          <w:bCs w:val="1"/>
          <w:rtl w:val="0"/>
        </w:rPr>
        <w:t xml:space="preserve">add a new, explicit field to your logs in Logstash that identifies the cluster name.</w:t>
      </w:r>
    </w:p>
    <w:p w:rsidR="00000000" w:rsidDel="00000000" w:rsidP="00000000" w:rsidRDefault="00000000" w:rsidRPr="00000000" w14:paraId="000006A8">
      <w:pPr>
        <w:spacing w:after="240" w:before="240" w:lineRule="auto"/>
        <w:rPr/>
      </w:pPr>
      <w:r w:rsidDel="00000000" w:rsidR="00000000" w:rsidRPr="00000000">
        <w:rPr>
          <w:rtl w:val="0"/>
        </w:rPr>
        <w:t xml:space="preserve">You've already seen that </w:t>
      </w:r>
      <w:r w:rsidDel="00000000" w:rsidR="00000000" w:rsidRPr="00000000">
        <w:rPr>
          <w:rFonts w:ascii="Roboto Mono" w:cs="Roboto Mono" w:eastAsia="Roboto Mono" w:hAnsi="Roboto Mono"/>
          <w:color w:val="188038"/>
          <w:rtl w:val="0"/>
        </w:rPr>
        <w:t xml:space="preserve">ETCD_INITIAL_CLUSTER_TOKEN=resilient</w:t>
      </w:r>
      <w:r w:rsidDel="00000000" w:rsidR="00000000" w:rsidRPr="00000000">
        <w:rPr>
          <w:rtl w:val="0"/>
        </w:rPr>
        <w:t xml:space="preserve"> is defined in your etcd configuration. While it doesn't appear in </w:t>
      </w:r>
      <w:r w:rsidDel="00000000" w:rsidR="00000000" w:rsidRPr="00000000">
        <w:rPr>
          <w:i w:val="1"/>
          <w:iCs w:val="1"/>
          <w:rtl w:val="0"/>
        </w:rPr>
        <w:t xml:space="preserve">every</w:t>
      </w:r>
      <w:r w:rsidDel="00000000" w:rsidR="00000000" w:rsidRPr="00000000">
        <w:rPr>
          <w:rtl w:val="0"/>
        </w:rPr>
        <w:t xml:space="preserve"> log message, you can infer the cluster name based on the </w:t>
      </w:r>
      <w:r w:rsidDel="00000000" w:rsidR="00000000" w:rsidRPr="00000000">
        <w:rPr>
          <w:rFonts w:ascii="Roboto Mono" w:cs="Roboto Mono" w:eastAsia="Roboto Mono" w:hAnsi="Roboto Mono"/>
          <w:color w:val="188038"/>
          <w:rtl w:val="0"/>
        </w:rPr>
        <w:t xml:space="preserve">logsource</w:t>
      </w:r>
      <w:r w:rsidDel="00000000" w:rsidR="00000000" w:rsidRPr="00000000">
        <w:rPr>
          <w:rtl w:val="0"/>
        </w:rPr>
        <w:t xml:space="preserve">.</w:t>
      </w:r>
    </w:p>
    <w:p w:rsidR="00000000" w:rsidDel="00000000" w:rsidP="00000000" w:rsidRDefault="00000000" w:rsidRPr="00000000" w14:paraId="000006A9">
      <w:pPr>
        <w:spacing w:after="240" w:before="240" w:lineRule="auto"/>
        <w:rPr/>
      </w:pPr>
      <w:r w:rsidDel="00000000" w:rsidR="00000000" w:rsidRPr="00000000">
        <w:rPr>
          <w:rtl w:val="0"/>
        </w:rPr>
        <w:t xml:space="preserve">Here's how to implement the Logstash filter that creates a </w:t>
      </w:r>
      <w:r w:rsidDel="00000000" w:rsidR="00000000" w:rsidRPr="00000000">
        <w:rPr>
          <w:rFonts w:ascii="Roboto Mono" w:cs="Roboto Mono" w:eastAsia="Roboto Mono" w:hAnsi="Roboto Mono"/>
          <w:color w:val="188038"/>
          <w:rtl w:val="0"/>
        </w:rPr>
        <w:t xml:space="preserve">etcd_cluster_name</w:t>
      </w:r>
      <w:r w:rsidDel="00000000" w:rsidR="00000000" w:rsidRPr="00000000">
        <w:rPr>
          <w:rtl w:val="0"/>
        </w:rPr>
        <w:t xml:space="preserve"> field:</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On your Logstash server (</w:t>
      </w:r>
      <w:r w:rsidDel="00000000" w:rsidR="00000000" w:rsidRPr="00000000">
        <w:rPr>
          <w:rFonts w:ascii="Roboto Mono" w:cs="Roboto Mono" w:eastAsia="Roboto Mono" w:hAnsi="Roboto Mono"/>
          <w:b w:val="1"/>
          <w:bCs w:val="1"/>
          <w:color w:val="188038"/>
          <w:rtl w:val="0"/>
        </w:rPr>
        <w:t xml:space="preserve">resilient-external1</w:t>
      </w:r>
      <w:r w:rsidDel="00000000" w:rsidR="00000000" w:rsidRPr="00000000">
        <w:rPr>
          <w:b w:val="1"/>
          <w:bCs w:val="1"/>
          <w:rtl w:val="0"/>
        </w:rPr>
        <w:t xml:space="preserve">):</w:t>
      </w:r>
    </w:p>
    <w:p w:rsidR="00000000" w:rsidDel="00000000" w:rsidP="00000000" w:rsidRDefault="00000000" w:rsidRPr="00000000" w14:paraId="000006AB">
      <w:pPr>
        <w:numPr>
          <w:ilvl w:val="0"/>
          <w:numId w:val="53"/>
        </w:numPr>
        <w:spacing w:after="240" w:before="240" w:lineRule="auto"/>
        <w:ind w:left="720" w:hanging="360"/>
      </w:pPr>
      <w:r w:rsidDel="00000000" w:rsidR="00000000" w:rsidRPr="00000000">
        <w:rPr>
          <w:b w:val="1"/>
          <w:bCs w:val="1"/>
          <w:rtl w:val="0"/>
        </w:rPr>
        <w:t xml:space="preserve">Edit your Logstash configuration file.</w:t>
      </w:r>
      <w:r w:rsidDel="00000000" w:rsidR="00000000" w:rsidRPr="00000000">
        <w:rPr>
          <w:rtl w:val="0"/>
        </w:rPr>
        <w:t xml:space="preserve"> This might be in </w:t>
      </w:r>
      <w:r w:rsidDel="00000000" w:rsidR="00000000" w:rsidRPr="00000000">
        <w:rPr>
          <w:rFonts w:ascii="Roboto Mono" w:cs="Roboto Mono" w:eastAsia="Roboto Mono" w:hAnsi="Roboto Mono"/>
          <w:color w:val="188038"/>
          <w:rtl w:val="0"/>
        </w:rPr>
        <w:t xml:space="preserve">/etc/logstash/conf.d/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02-enrichment.conf</w:t>
      </w:r>
      <w:r w:rsidDel="00000000" w:rsidR="00000000" w:rsidRPr="00000000">
        <w:rPr>
          <w:rtl w:val="0"/>
        </w:rPr>
        <w:t xml:space="preserve"> or a similar file that processes your syslog input).</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/etc/logstash/conf.d/logstash.conf # Replace with your actual Logstash config file</w:t>
      </w:r>
    </w:p>
    <w:p w:rsidR="00000000" w:rsidDel="00000000" w:rsidP="00000000" w:rsidRDefault="00000000" w:rsidRPr="00000000" w14:paraId="000006AD">
      <w:pPr>
        <w:numPr>
          <w:ilvl w:val="0"/>
          <w:numId w:val="5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block:</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input {</w:t>
      </w:r>
    </w:p>
    <w:p w:rsidR="00000000" w:rsidDel="00000000" w:rsidP="00000000" w:rsidRDefault="00000000" w:rsidRPr="00000000" w14:paraId="000006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Your existing input configuration (e.g., syslog, filebeat)</w:t>
      </w:r>
    </w:p>
    <w:p w:rsidR="00000000" w:rsidDel="00000000" w:rsidP="00000000" w:rsidRDefault="00000000" w:rsidRPr="00000000" w14:paraId="000006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 {</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=&gt; 514</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other syslog options</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 {</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[program] == "etcd" {</w:t>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1: Directly assign the cluster name based on logsource pattern</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assumes all "resilient-db" logsources belong to the "resilient" cluster.</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[logsource] =~ /^resilient-db/ {</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mutate {</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add_field =&gt; { "etcd_cluster_name" =&gt; "resilient" }</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would add more 'else if' blocks for other clusters (e.g., if you had "customerA-etcd-1" for "customerA" cluster)</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[logsource] =~ /^customerA-etcd/ {</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mutate {</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add_field =&gt; { "etcd_cluster_name" =&gt; "customerA" }</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2: Extract the etcd name and use it, or map it to a cluster token (more flexible if you have dynamic naming)</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requires the ETCD_NAME or ETCD_INITIAL_CLUSTER_TOKEN to be present in the log message.</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your etcd logs contain the ETCD_NAME, you could extract it.</w:t>
      </w:r>
    </w:p>
    <w:p w:rsidR="00000000" w:rsidDel="00000000" w:rsidP="00000000" w:rsidRDefault="00000000" w:rsidRPr="00000000" w14:paraId="00000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example, if your message was like: "etcd[12345]: resilient-db1: ... "</w:t>
      </w:r>
    </w:p>
    <w:p w:rsidR="00000000" w:rsidDel="00000000" w:rsidP="00000000" w:rsidRDefault="00000000" w:rsidRPr="00000000" w14:paraId="00000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grok {</w:t>
      </w:r>
    </w:p>
    <w:p w:rsidR="00000000" w:rsidDel="00000000" w:rsidP="00000000" w:rsidRDefault="00000000" w:rsidRPr="00000000" w14:paraId="00000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=&gt; { "message" =&gt; "%{GREEDYDATA:etcd_log_prefix}: %{DATA:etcd_node_name}: %{GREEDYDATA:etcd_log_message}" }</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[etcd_node_name] =~ /^resilient-db/ {</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mutate {</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add_field =&gt; { "etcd_cluster_token" =&gt; "resilient" }</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3: If you can somehow get the ETCD_INITIAL_CLUSTER_TOKEN into the log message (less common)</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grok {</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=&gt; { "message" =&gt; ".*ETCD_INITIAL_CLUSTER_TOKEN=(?&lt;etcd_cluster_token&gt;[^ ]+).*" }</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Your existing output configuration (e.g., elasticsearch)</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 {</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hosts =&gt; ["localhost:9200"]</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=&gt; "logstash-syslog-%{+YYYY.MM.dd}"</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other elasticsearch options</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3">
      <w:pPr>
        <w:numPr>
          <w:ilvl w:val="0"/>
          <w:numId w:val="53"/>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Save the Logstash configuration file.</w:t>
      </w:r>
    </w:p>
    <w:p w:rsidR="00000000" w:rsidDel="00000000" w:rsidP="00000000" w:rsidRDefault="00000000" w:rsidRPr="00000000" w14:paraId="000006E4">
      <w:pPr>
        <w:numPr>
          <w:ilvl w:val="0"/>
          <w:numId w:val="53"/>
        </w:numPr>
        <w:spacing w:after="240" w:before="0" w:beforeAutospacing="0" w:lineRule="auto"/>
        <w:ind w:left="720" w:hanging="360"/>
      </w:pPr>
      <w:r w:rsidDel="00000000" w:rsidR="00000000" w:rsidRPr="00000000">
        <w:rPr>
          <w:b w:val="1"/>
          <w:bCs w:val="1"/>
          <w:rtl w:val="0"/>
        </w:rPr>
        <w:t xml:space="preserve">Test the Logstash configuration (optional but highly recommended):</w:t>
      </w:r>
      <w:r w:rsidDel="00000000" w:rsidR="00000000" w:rsidRPr="00000000">
        <w:rPr>
          <w:rtl w:val="0"/>
        </w:rPr>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/usr/share/logstash/bin/logstash --path.settings /etc/logstash --config.test_and_exit -f /etc/logstash/conf.d/logstash.conf</w:t>
      </w:r>
    </w:p>
    <w:p w:rsidR="00000000" w:rsidDel="00000000" w:rsidP="00000000" w:rsidRDefault="00000000" w:rsidRPr="00000000" w14:paraId="000006E6">
      <w:pPr>
        <w:numPr>
          <w:ilvl w:val="0"/>
          <w:numId w:val="5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Restart Logstash service:</w:t>
      </w:r>
      <w:r w:rsidDel="00000000" w:rsidR="00000000" w:rsidRPr="00000000">
        <w:rPr>
          <w:rtl w:val="0"/>
        </w:rPr>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restart logstash</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24nmuhh4lfen" w:id="97"/>
      <w:bookmarkEnd w:id="97"/>
      <w:r w:rsidDel="00000000" w:rsidR="00000000" w:rsidRPr="00000000">
        <w:rPr>
          <w:color w:val="188038"/>
          <w:rtl w:val="0"/>
        </w:rPr>
        <w:t xml:space="preserve"></w:t>
      </w:r>
      <w:r w:rsidDel="00000000" w:rsidR="00000000" w:rsidRPr="00000000">
        <w:rPr>
          <w:b w:val="1"/>
          <w:bCs w:val="1"/>
          <w:color w:val="000000"/>
          <w:sz w:val="26"/>
          <w:szCs w:val="26"/>
          <w:rtl w:val="0"/>
        </w:rPr>
        <w:t xml:space="preserve">How to Query Once Logstash is Updated:</w:t>
      </w:r>
    </w:p>
    <w:p w:rsidR="00000000" w:rsidDel="00000000" w:rsidP="00000000" w:rsidRDefault="00000000" w:rsidRPr="00000000" w14:paraId="000006E9">
      <w:pPr>
        <w:spacing w:after="240" w:before="240" w:lineRule="auto"/>
        <w:rPr/>
      </w:pPr>
      <w:r w:rsidDel="00000000" w:rsidR="00000000" w:rsidRPr="00000000">
        <w:rPr>
          <w:rtl w:val="0"/>
        </w:rPr>
        <w:t xml:space="preserve">After Logstash has been restarted and new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flow through it, they will be enriched with the </w:t>
      </w:r>
      <w:r w:rsidDel="00000000" w:rsidR="00000000" w:rsidRPr="00000000">
        <w:rPr>
          <w:rFonts w:ascii="Roboto Mono" w:cs="Roboto Mono" w:eastAsia="Roboto Mono" w:hAnsi="Roboto Mono"/>
          <w:color w:val="188038"/>
          <w:rtl w:val="0"/>
        </w:rPr>
        <w:t xml:space="preserve">etcd_cluster_name</w:t>
      </w:r>
      <w:r w:rsidDel="00000000" w:rsidR="00000000" w:rsidRPr="00000000">
        <w:rPr>
          <w:rtl w:val="0"/>
        </w:rPr>
        <w:t xml:space="preserve"> field.</w:t>
      </w:r>
    </w:p>
    <w:p w:rsidR="00000000" w:rsidDel="00000000" w:rsidP="00000000" w:rsidRDefault="00000000" w:rsidRPr="00000000" w14:paraId="000006EA">
      <w:pPr>
        <w:numPr>
          <w:ilvl w:val="0"/>
          <w:numId w:val="56"/>
        </w:numPr>
        <w:spacing w:after="0" w:afterAutospacing="0" w:before="240" w:lineRule="auto"/>
        <w:ind w:left="720" w:hanging="360"/>
      </w:pPr>
      <w:r w:rsidDel="00000000" w:rsidR="00000000" w:rsidRPr="00000000">
        <w:rPr>
          <w:b w:val="1"/>
          <w:bCs w:val="1"/>
          <w:rtl w:val="0"/>
        </w:rPr>
        <w:t xml:space="preserve">Generate some new </w:t>
      </w:r>
      <w:r w:rsidDel="00000000" w:rsidR="00000000" w:rsidRPr="00000000">
        <w:rPr>
          <w:rFonts w:ascii="Roboto Mono" w:cs="Roboto Mono" w:eastAsia="Roboto Mono" w:hAnsi="Roboto Mono"/>
          <w:b w:val="1"/>
          <w:bCs w:val="1"/>
          <w:color w:val="188038"/>
          <w:rtl w:val="0"/>
        </w:rPr>
        <w:t xml:space="preserve">etcd</w:t>
      </w:r>
      <w:r w:rsidDel="00000000" w:rsidR="00000000" w:rsidRPr="00000000">
        <w:rPr>
          <w:b w:val="1"/>
          <w:bCs w:val="1"/>
          <w:rtl w:val="0"/>
        </w:rPr>
        <w:t xml:space="preserve"> logs</w:t>
      </w:r>
      <w:r w:rsidDel="00000000" w:rsidR="00000000" w:rsidRPr="00000000">
        <w:rPr>
          <w:rtl w:val="0"/>
        </w:rPr>
        <w:t xml:space="preserve"> on your DB nodes (just let them run normally, or restart them if you want fresh startup logs).</w:t>
      </w:r>
    </w:p>
    <w:p w:rsidR="00000000" w:rsidDel="00000000" w:rsidP="00000000" w:rsidRDefault="00000000" w:rsidRPr="00000000" w14:paraId="000006EB">
      <w:pPr>
        <w:numPr>
          <w:ilvl w:val="0"/>
          <w:numId w:val="56"/>
        </w:numPr>
        <w:spacing w:after="240" w:before="0" w:beforeAutospacing="0" w:lineRule="auto"/>
        <w:ind w:left="720" w:hanging="360"/>
      </w:pPr>
      <w:r w:rsidDel="00000000" w:rsidR="00000000" w:rsidRPr="00000000">
        <w:rPr>
          <w:b w:val="1"/>
          <w:bCs w:val="1"/>
          <w:rtl w:val="0"/>
        </w:rPr>
        <w:t xml:space="preserve">Query Elasticsearch:</w:t>
        <w:br w:type="textWrapping"/>
      </w:r>
      <w:r w:rsidDel="00000000" w:rsidR="00000000" w:rsidRPr="00000000">
        <w:rPr>
          <w:rtl w:val="0"/>
        </w:rPr>
        <w:t xml:space="preserve">Bash</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-s -X GET "http://localhost:9200/_all/_search?pretty" -H 'Content-Type: application/json' -d'</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"etcd"</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"etcd_cluster_name.keyword": "resilient" </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0">
      <w:pPr>
        <w:numPr>
          <w:ilvl w:val="0"/>
          <w:numId w:val="56"/>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You will get </w:t>
      </w:r>
      <w:r w:rsidDel="00000000" w:rsidR="00000000" w:rsidRPr="00000000">
        <w:rPr>
          <w:i w:val="1"/>
          <w:iCs w:val="1"/>
          <w:rtl w:val="0"/>
        </w:rPr>
        <w:t xml:space="preserv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from your </w:t>
      </w:r>
      <w:r w:rsidDel="00000000" w:rsidR="00000000" w:rsidRPr="00000000">
        <w:rPr>
          <w:rFonts w:ascii="Roboto Mono" w:cs="Roboto Mono" w:eastAsia="Roboto Mono" w:hAnsi="Roboto Mono"/>
          <w:color w:val="188038"/>
          <w:rtl w:val="0"/>
        </w:rPr>
        <w:t xml:space="preserve">resilient</w:t>
      </w:r>
      <w:r w:rsidDel="00000000" w:rsidR="00000000" w:rsidRPr="00000000">
        <w:rPr>
          <w:rtl w:val="0"/>
        </w:rPr>
        <w:t xml:space="preserve"> cluster (currently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resilient-db3</w:t>
      </w:r>
      <w:r w:rsidDel="00000000" w:rsidR="00000000" w:rsidRPr="00000000">
        <w:rPr>
          <w:rtl w:val="0"/>
        </w:rPr>
        <w:t xml:space="preserve">) with the new </w:t>
      </w:r>
      <w:r w:rsidDel="00000000" w:rsidR="00000000" w:rsidRPr="00000000">
        <w:rPr>
          <w:rFonts w:ascii="Roboto Mono" w:cs="Roboto Mono" w:eastAsia="Roboto Mono" w:hAnsi="Roboto Mono"/>
          <w:color w:val="188038"/>
          <w:rtl w:val="0"/>
        </w:rPr>
        <w:t xml:space="preserve">etcd_cluster_name: "resilient"</w:t>
      </w:r>
      <w:r w:rsidDel="00000000" w:rsidR="00000000" w:rsidRPr="00000000">
        <w:rPr>
          <w:rtl w:val="0"/>
        </w:rPr>
        <w:t xml:space="preserve"> field in their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This directly answers your manager's question for a scalable, explicit way to filter by cluster.</w:t>
      </w:r>
    </w:p>
    <w:p w:rsidR="00000000" w:rsidDel="00000000" w:rsidP="00000000" w:rsidRDefault="00000000" w:rsidRPr="00000000" w14:paraId="00000701">
      <w:pPr>
        <w:spacing w:after="240" w:before="240" w:lineRule="auto"/>
        <w:rPr/>
      </w:pPr>
      <w:r w:rsidDel="00000000" w:rsidR="00000000" w:rsidRPr="00000000">
        <w:rPr>
          <w:rtl w:val="0"/>
        </w:rPr>
        <w:t xml:space="preserve">OutPUT: </w:t>
      </w:r>
      <w:hyperlink r:id="rId42">
        <w:r w:rsidDel="00000000" w:rsidR="00000000" w:rsidRPr="00000000">
          <w:rPr>
            <w:color w:val="1155cc"/>
            <w:u w:val="single"/>
            <w:rtl w:val="0"/>
          </w:rPr>
          <w:t xml:space="preserve">https://screenshot.googleplex.com/PM3sEZR86wTCXrV</w:t>
        </w:r>
      </w:hyperlink>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r>
    </w:p>
    <w:p w:rsidR="00000000" w:rsidDel="00000000" w:rsidP="00000000" w:rsidRDefault="00000000" w:rsidRPr="00000000" w14:paraId="000007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879va3rf7abs" w:id="98"/>
      <w:bookmarkEnd w:id="98"/>
      <w:r w:rsidDel="00000000" w:rsidR="00000000" w:rsidRPr="00000000">
        <w:rPr>
          <w:b w:val="1"/>
          <w:bCs w:val="1"/>
          <w:color w:val="000000"/>
          <w:sz w:val="26"/>
          <w:szCs w:val="26"/>
          <w:rtl w:val="0"/>
        </w:rPr>
        <w:t xml:space="preserve">Observability: Setting up ELK Stack for Log Management</w:t>
      </w:r>
    </w:p>
    <w:p w:rsidR="00000000" w:rsidDel="00000000" w:rsidP="00000000" w:rsidRDefault="00000000" w:rsidRPr="00000000" w14:paraId="00000706">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708">
      <w:pPr>
        <w:numPr>
          <w:ilvl w:val="0"/>
          <w:numId w:val="58"/>
        </w:numPr>
        <w:spacing w:after="0" w:afterAutospacing="0" w:before="240" w:lineRule="auto"/>
        <w:ind w:left="720" w:hanging="360"/>
      </w:pPr>
      <w:r w:rsidDel="00000000" w:rsidR="00000000" w:rsidRPr="00000000">
        <w:rPr>
          <w:b w:val="1"/>
          <w:bCs w:val="1"/>
          <w:rtl w:val="0"/>
        </w:rPr>
        <w:t xml:space="preserve">Analyze the Scalable Architecture Requirements:</w:t>
      </w:r>
    </w:p>
    <w:p w:rsidR="00000000" w:rsidDel="00000000" w:rsidP="00000000" w:rsidRDefault="00000000" w:rsidRPr="00000000" w14:paraId="00000709">
      <w:pPr>
        <w:numPr>
          <w:ilvl w:val="1"/>
          <w:numId w:val="58"/>
        </w:numPr>
        <w:spacing w:after="0" w:afterAutospacing="0" w:before="0" w:beforeAutospacing="0" w:lineRule="auto"/>
        <w:ind w:left="1440" w:hanging="360"/>
      </w:pPr>
      <w:r w:rsidDel="00000000" w:rsidR="00000000" w:rsidRPr="00000000">
        <w:rPr>
          <w:b w:val="1"/>
          <w:bCs w:val="1"/>
          <w:rtl w:val="0"/>
        </w:rPr>
        <w:t xml:space="preserve">rsyslog on HA proxy nodes: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(10.1.0.5) and </w:t>
      </w:r>
      <w:r w:rsidDel="00000000" w:rsidR="00000000" w:rsidRPr="00000000">
        <w:rPr>
          <w:rFonts w:ascii="Roboto Mono" w:cs="Roboto Mono" w:eastAsia="Roboto Mono" w:hAnsi="Roboto Mono"/>
          <w:color w:val="188038"/>
          <w:rtl w:val="0"/>
        </w:rPr>
        <w:t xml:space="preserve">scalable-haproxy2</w:t>
      </w:r>
      <w:r w:rsidDel="00000000" w:rsidR="00000000" w:rsidRPr="00000000">
        <w:rPr>
          <w:rtl w:val="0"/>
        </w:rPr>
        <w:t xml:space="preserve"> (10.1.0.3). These will run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w:t>
      </w:r>
    </w:p>
    <w:p w:rsidR="00000000" w:rsidDel="00000000" w:rsidP="00000000" w:rsidRDefault="00000000" w:rsidRPr="00000000" w14:paraId="0000070A">
      <w:pPr>
        <w:numPr>
          <w:ilvl w:val="1"/>
          <w:numId w:val="58"/>
        </w:numPr>
        <w:spacing w:after="0" w:afterAutospacing="0" w:before="0" w:beforeAutospacing="0" w:lineRule="auto"/>
        <w:ind w:left="1440" w:hanging="360"/>
      </w:pPr>
      <w:r w:rsidDel="00000000" w:rsidR="00000000" w:rsidRPr="00000000">
        <w:rPr>
          <w:b w:val="1"/>
          <w:bCs w:val="1"/>
          <w:rtl w:val="0"/>
        </w:rPr>
        <w:t xml:space="preserve">rsyslog on all DBs: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(10.1.0.6),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(10.1.0.7),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(10.1.0.2). These will run </w:t>
      </w:r>
      <w:r w:rsidDel="00000000" w:rsidR="00000000" w:rsidRPr="00000000">
        <w:rPr>
          <w:rFonts w:ascii="Roboto Mono" w:cs="Roboto Mono" w:eastAsia="Roboto Mono" w:hAnsi="Roboto Mono"/>
          <w:color w:val="188038"/>
          <w:rtl w:val="0"/>
        </w:rPr>
        <w:t xml:space="preserve">alloydb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w:t>
      </w:r>
    </w:p>
    <w:p w:rsidR="00000000" w:rsidDel="00000000" w:rsidP="00000000" w:rsidRDefault="00000000" w:rsidRPr="00000000" w14:paraId="0000070B">
      <w:pPr>
        <w:numPr>
          <w:ilvl w:val="1"/>
          <w:numId w:val="58"/>
        </w:numPr>
        <w:spacing w:after="240" w:before="0" w:beforeAutospacing="0" w:lineRule="auto"/>
        <w:ind w:left="1440" w:hanging="360"/>
      </w:pPr>
      <w:r w:rsidDel="00000000" w:rsidR="00000000" w:rsidRPr="00000000">
        <w:rPr>
          <w:b w:val="1"/>
          <w:bCs w:val="1"/>
          <w:rtl w:val="0"/>
        </w:rPr>
        <w:t xml:space="preserve">Elasticsearch, Logstash on external VM: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 This will be the ELK server.</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pStyle w:val="Heading4"/>
        <w:keepNext w:val="0"/>
        <w:keepLines w:val="0"/>
        <w:spacing w:after="40" w:before="240" w:lineRule="auto"/>
        <w:rPr>
          <w:b w:val="1"/>
          <w:bCs w:val="1"/>
          <w:color w:val="000000"/>
          <w:sz w:val="22"/>
          <w:szCs w:val="22"/>
        </w:rPr>
      </w:pPr>
      <w:bookmarkStart w:colFirst="0" w:colLast="0" w:name="_r30ghwhdvmw4" w:id="99"/>
      <w:bookmarkEnd w:id="99"/>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0E">
      <w:pPr>
        <w:spacing w:after="240" w:before="240" w:lineRule="auto"/>
        <w:rPr/>
      </w:pPr>
      <w:r w:rsidDel="00000000" w:rsidR="00000000" w:rsidRPr="00000000">
        <w:rPr>
          <w:rtl w:val="0"/>
        </w:rPr>
        <w:t xml:space="preserve">Java Development Kit (JDK): Elasticsearch and Logstash require Java. Kibana includes its own Node.js binary.</w:t>
      </w:r>
    </w:p>
    <w:p w:rsidR="00000000" w:rsidDel="00000000" w:rsidP="00000000" w:rsidRDefault="00000000" w:rsidRPr="00000000" w14:paraId="0000070F">
      <w:pPr>
        <w:rPr/>
      </w:pPr>
      <w:r w:rsidDel="00000000" w:rsidR="00000000" w:rsidRPr="00000000">
        <w:rPr>
          <w:rtl w:val="0"/>
        </w:rPr>
        <w:t xml:space="preserve">Bash</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java-11-openjdk java-11-openjdk-devel</w:t>
      </w:r>
    </w:p>
    <w:p w:rsidR="00000000" w:rsidDel="00000000" w:rsidP="00000000" w:rsidRDefault="00000000" w:rsidRPr="00000000" w14:paraId="00000711">
      <w:pPr>
        <w:spacing w:after="240" w:before="240" w:lineRule="auto"/>
        <w:rPr/>
      </w:pPr>
      <w:r w:rsidDel="00000000" w:rsidR="00000000" w:rsidRPr="00000000">
        <w:rPr>
          <w:color w:val="188038"/>
          <w:rtl w:val="0"/>
        </w:rPr>
        <w:t xml:space="preserve"></w:t>
      </w:r>
      <w:r w:rsidDel="00000000" w:rsidR="00000000" w:rsidRPr="00000000">
        <w:rPr>
          <w:rtl w:val="0"/>
        </w:rPr>
        <w:t xml:space="preserve">Verify Java Installation:</w:t>
      </w:r>
    </w:p>
    <w:p w:rsidR="00000000" w:rsidDel="00000000" w:rsidP="00000000" w:rsidRDefault="00000000" w:rsidRPr="00000000" w14:paraId="00000712">
      <w:pPr>
        <w:rPr/>
      </w:pPr>
      <w:r w:rsidDel="00000000" w:rsidR="00000000" w:rsidRPr="00000000">
        <w:rPr>
          <w:rtl w:val="0"/>
        </w:rPr>
        <w:t xml:space="preserve">Bash</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java -version</w:t>
      </w:r>
    </w:p>
    <w:p w:rsidR="00000000" w:rsidDel="00000000" w:rsidP="00000000" w:rsidRDefault="00000000" w:rsidRPr="00000000" w14:paraId="00000714">
      <w:pPr>
        <w:spacing w:after="240" w:before="240" w:lineRule="auto"/>
        <w:rPr/>
      </w:pPr>
      <w:r w:rsidDel="00000000" w:rsidR="00000000" w:rsidRPr="00000000">
        <w:rPr>
          <w:color w:val="188038"/>
          <w:rtl w:val="0"/>
        </w:rPr>
        <w:t xml:space="preserve"></w:t>
      </w:r>
      <w:r w:rsidDel="00000000" w:rsidR="00000000" w:rsidRPr="00000000">
        <w:rPr>
          <w:rtl w:val="0"/>
        </w:rPr>
        <w:t xml:space="preserve">Wget, nano (if not already installed):</w:t>
      </w:r>
    </w:p>
    <w:p w:rsidR="00000000" w:rsidDel="00000000" w:rsidP="00000000" w:rsidRDefault="00000000" w:rsidRPr="00000000" w14:paraId="00000715">
      <w:pPr>
        <w:rPr/>
      </w:pPr>
      <w:r w:rsidDel="00000000" w:rsidR="00000000" w:rsidRPr="00000000">
        <w:rPr>
          <w:rtl w:val="0"/>
        </w:rPr>
        <w:t xml:space="preserve">Bash</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wget nano</w:t>
      </w:r>
    </w:p>
    <w:p w:rsidR="00000000" w:rsidDel="00000000" w:rsidP="00000000" w:rsidRDefault="00000000" w:rsidRPr="00000000" w14:paraId="00000717">
      <w:pPr>
        <w:pStyle w:val="Heading4"/>
        <w:keepNext w:val="0"/>
        <w:keepLines w:val="0"/>
        <w:spacing w:after="40" w:before="240" w:lineRule="auto"/>
        <w:rPr>
          <w:b w:val="1"/>
          <w:bCs w:val="1"/>
          <w:color w:val="000000"/>
          <w:sz w:val="22"/>
          <w:szCs w:val="22"/>
        </w:rPr>
      </w:pPr>
      <w:bookmarkStart w:colFirst="0" w:colLast="0" w:name="_m8i10nrqvrhy" w:id="100"/>
      <w:bookmarkEnd w:id="100"/>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18">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719">
      <w:pPr>
        <w:rPr/>
      </w:pPr>
      <w:r w:rsidDel="00000000" w:rsidR="00000000" w:rsidRPr="00000000">
        <w:rPr>
          <w:rtl w:val="0"/>
        </w:rPr>
        <w:t xml:space="preserve">Bash</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cd /tmp</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https://artifacts.elastic.co/downloads/logstash/logstash-7.17.25-x86_64.rpm</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https://artifacts.elastic.co/downloads/elasticsearch/elasticsearch-7.17.25-x86_64.rpm</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k9se9v595dwa" w:id="101"/>
      <w:bookmarkEnd w:id="101"/>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1E">
      <w:pPr>
        <w:spacing w:after="240" w:before="240" w:lineRule="auto"/>
        <w:rPr/>
      </w:pPr>
      <w:r w:rsidDel="00000000" w:rsidR="00000000" w:rsidRPr="00000000">
        <w:rPr>
          <w:rtl w:val="0"/>
        </w:rPr>
        <w:t xml:space="preserve">Install the downloaded RPM packages. This process will also create default users and groups for each service. Logstash:</w:t>
      </w:r>
    </w:p>
    <w:p w:rsidR="00000000" w:rsidDel="00000000" w:rsidP="00000000" w:rsidRDefault="00000000" w:rsidRPr="00000000" w14:paraId="0000071F">
      <w:pPr>
        <w:rPr/>
      </w:pPr>
      <w:r w:rsidDel="00000000" w:rsidR="00000000" w:rsidRPr="00000000">
        <w:rPr>
          <w:rtl w:val="0"/>
        </w:rPr>
        <w:t xml:space="preserve">Bash</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./logstash-7.17.25-x86_64.rpm</w:t>
      </w:r>
    </w:p>
    <w:p w:rsidR="00000000" w:rsidDel="00000000" w:rsidP="00000000" w:rsidRDefault="00000000" w:rsidRPr="00000000" w14:paraId="00000721">
      <w:pPr>
        <w:spacing w:after="240" w:before="240" w:lineRule="auto"/>
        <w:rPr/>
      </w:pPr>
      <w:r w:rsidDel="00000000" w:rsidR="00000000" w:rsidRPr="00000000">
        <w:rPr>
          <w:color w:val="188038"/>
          <w:rtl w:val="0"/>
        </w:rPr>
        <w:t xml:space="preserve"></w:t>
      </w:r>
      <w:r w:rsidDel="00000000" w:rsidR="00000000" w:rsidRPr="00000000">
        <w:rPr>
          <w:rtl w:val="0"/>
        </w:rPr>
        <w:t xml:space="preserve">Elasticsearch:</w:t>
      </w:r>
    </w:p>
    <w:p w:rsidR="00000000" w:rsidDel="00000000" w:rsidP="00000000" w:rsidRDefault="00000000" w:rsidRPr="00000000" w14:paraId="00000722">
      <w:pPr>
        <w:rPr/>
      </w:pPr>
      <w:r w:rsidDel="00000000" w:rsidR="00000000" w:rsidRPr="00000000">
        <w:rPr>
          <w:rtl w:val="0"/>
        </w:rPr>
        <w:t xml:space="preserve">Bash</w:t>
      </w:r>
    </w:p>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./elasticsearch-7.17.25-x86_64.rpm</w:t>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rPr>
      </w:pPr>
      <w:bookmarkStart w:colFirst="0" w:colLast="0" w:name="_knmzdmrhd1n4" w:id="102"/>
      <w:bookmarkEnd w:id="102"/>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25">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726">
      <w:pPr>
        <w:rPr/>
      </w:pPr>
      <w:r w:rsidDel="00000000" w:rsidR="00000000" w:rsidRPr="00000000">
        <w:rPr>
          <w:rtl w:val="0"/>
        </w:rPr>
        <w:t xml:space="preserve">Bash</w:t>
      </w:r>
    </w:p>
    <w:p w:rsidR="00000000" w:rsidDel="00000000" w:rsidP="00000000" w:rsidRDefault="00000000" w:rsidRPr="00000000" w14:paraId="0000072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nano /etc/logstash/conf.d/logstash.conf</w:t>
      </w:r>
    </w:p>
    <w:p w:rsidR="00000000" w:rsidDel="00000000" w:rsidP="00000000" w:rsidRDefault="00000000" w:rsidRPr="00000000" w14:paraId="00000728">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72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input {</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 {</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=&gt; 5044</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 {</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hosts =&gt; ["http://localhost:9200"]</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=&gt; "logstash-syslog-%{+YYYY.MM.dd}"</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35">
      <w:pPr>
        <w:spacing w:after="240" w:before="240" w:lineRule="auto"/>
        <w:rPr/>
      </w:pPr>
      <w:r w:rsidDel="00000000" w:rsidR="00000000" w:rsidRPr="00000000">
        <w:rPr>
          <w:color w:val="188038"/>
          <w:rtl w:val="0"/>
        </w:rPr>
        <w:t xml:space="preserve"></w:t>
      </w:r>
      <w:r w:rsidDel="00000000" w:rsidR="00000000" w:rsidRPr="00000000">
        <w:rPr>
          <w:rtl w:val="0"/>
        </w:rPr>
        <w:t xml:space="preserve">Optional: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736">
      <w:pPr>
        <w:pStyle w:val="Heading4"/>
        <w:keepNext w:val="0"/>
        <w:keepLines w:val="0"/>
        <w:spacing w:after="40" w:before="240" w:lineRule="auto"/>
        <w:rPr>
          <w:b w:val="1"/>
          <w:bCs w:val="1"/>
          <w:color w:val="000000"/>
          <w:sz w:val="22"/>
          <w:szCs w:val="22"/>
        </w:rPr>
      </w:pPr>
      <w:bookmarkStart w:colFirst="0" w:colLast="0" w:name="_19m1uqi64qlg" w:id="103"/>
      <w:bookmarkEnd w:id="103"/>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37">
      <w:pPr>
        <w:spacing w:after="240" w:before="240" w:lineRule="auto"/>
        <w:rPr/>
      </w:pPr>
      <w:r w:rsidDel="00000000" w:rsidR="00000000" w:rsidRPr="00000000">
        <w:rPr>
          <w:rtl w:val="0"/>
        </w:rPr>
        <w:t xml:space="preserve">Open the default ports in the firewall for Logstash and Elasticsearch. Logstash Syslog Input (Port 5044):</w:t>
      </w:r>
    </w:p>
    <w:p w:rsidR="00000000" w:rsidDel="00000000" w:rsidP="00000000" w:rsidRDefault="00000000" w:rsidRPr="00000000" w14:paraId="00000738">
      <w:pPr>
        <w:rPr/>
      </w:pPr>
      <w:r w:rsidDel="00000000" w:rsidR="00000000" w:rsidRPr="00000000">
        <w:rPr>
          <w:rtl w:val="0"/>
        </w:rPr>
        <w:t xml:space="preserve">Bash</w:t>
      </w:r>
    </w:p>
    <w:p w:rsidR="00000000" w:rsidDel="00000000" w:rsidP="00000000" w:rsidRDefault="00000000" w:rsidRPr="00000000" w14:paraId="00000739">
      <w:pPr>
        <w:rPr>
          <w:rFonts w:ascii="Roboto Mono" w:cs="Roboto Mono" w:eastAsia="Roboto Mono" w:hAnsi="Roboto Mono"/>
          <w:color w:val="188038"/>
          <w:sz w:val="14"/>
          <w:szCs w:val="14"/>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--add-port=5044/tcp </w:t>
      </w:r>
      <w:r w:rsidDel="00000000" w:rsidR="00000000" w:rsidRPr="00000000">
        <w:rPr>
          <w:rFonts w:ascii="Roboto Mono" w:cs="Roboto Mono" w:eastAsia="Roboto Mono" w:hAnsi="Roboto Mono"/>
          <w:color w:val="188038"/>
          <w:sz w:val="14"/>
          <w:szCs w:val="14"/>
          <w:rtl w:val="0"/>
        </w:rPr>
        <w:t xml:space="preserve"># Logstash Syslog Input</w:t>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73B">
      <w:pPr>
        <w:spacing w:after="240" w:before="240" w:lineRule="auto"/>
        <w:rPr/>
      </w:pPr>
      <w:r w:rsidDel="00000000" w:rsidR="00000000" w:rsidRPr="00000000">
        <w:rPr>
          <w:color w:val="188038"/>
          <w:rtl w:val="0"/>
        </w:rPr>
        <w:t xml:space="preserve"></w:t>
      </w:r>
      <w:r w:rsidDel="00000000" w:rsidR="00000000" w:rsidRPr="00000000">
        <w:rPr>
          <w:rtl w:val="0"/>
        </w:rPr>
        <w:t xml:space="preserve">Elasticsearch (Port 9200):</w:t>
      </w:r>
    </w:p>
    <w:p w:rsidR="00000000" w:rsidDel="00000000" w:rsidP="00000000" w:rsidRDefault="00000000" w:rsidRPr="00000000" w14:paraId="0000073C">
      <w:pPr>
        <w:rPr/>
      </w:pPr>
      <w:r w:rsidDel="00000000" w:rsidR="00000000" w:rsidRPr="00000000">
        <w:rPr>
          <w:rtl w:val="0"/>
        </w:rPr>
        <w:t xml:space="preserve">Bash</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firewall-cmd --permanent --add-port=9200/tcp</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73F">
      <w:pPr>
        <w:pStyle w:val="Heading4"/>
        <w:keepNext w:val="0"/>
        <w:keepLines w:val="0"/>
        <w:spacing w:after="40" w:before="240" w:lineRule="auto"/>
        <w:rPr>
          <w:b w:val="1"/>
          <w:bCs w:val="1"/>
          <w:color w:val="000000"/>
          <w:sz w:val="22"/>
          <w:szCs w:val="22"/>
        </w:rPr>
      </w:pPr>
      <w:bookmarkStart w:colFirst="0" w:colLast="0" w:name="_1h17bbz1lfnp" w:id="104"/>
      <w:bookmarkEnd w:id="104"/>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40">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741">
      <w:pPr>
        <w:rPr/>
      </w:pPr>
      <w:r w:rsidDel="00000000" w:rsidR="00000000" w:rsidRPr="00000000">
        <w:rPr>
          <w:rtl w:val="0"/>
        </w:rPr>
        <w:t xml:space="preserve">Bash</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w:t>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elasticsearch.service</w:t>
      </w:r>
    </w:p>
    <w:p w:rsidR="00000000" w:rsidDel="00000000" w:rsidP="00000000" w:rsidRDefault="00000000" w:rsidRPr="00000000" w14:paraId="000007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elasticsearch.service</w:t>
      </w:r>
    </w:p>
    <w:p w:rsidR="00000000" w:rsidDel="00000000" w:rsidP="00000000" w:rsidRDefault="00000000" w:rsidRPr="00000000" w14:paraId="000007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elasticsearch.service</w:t>
      </w:r>
    </w:p>
    <w:p w:rsidR="00000000" w:rsidDel="00000000" w:rsidP="00000000" w:rsidRDefault="00000000" w:rsidRPr="00000000" w14:paraId="000007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Logstash</w:t>
      </w:r>
    </w:p>
    <w:p w:rsidR="00000000" w:rsidDel="00000000" w:rsidP="00000000" w:rsidRDefault="00000000" w:rsidRPr="00000000" w14:paraId="000007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logstash.service</w:t>
      </w:r>
    </w:p>
    <w:p w:rsidR="00000000" w:rsidDel="00000000" w:rsidP="00000000" w:rsidRDefault="00000000" w:rsidRPr="00000000" w14:paraId="000007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logstash.service</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logstash.service</w:t>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kpvly2apok3t" w:id="105"/>
      <w:bookmarkEnd w:id="105"/>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4E">
      <w:pPr>
        <w:spacing w:after="240" w:before="240" w:lineRule="auto"/>
        <w:rPr/>
      </w:pPr>
      <w:r w:rsidDel="00000000" w:rsidR="00000000" w:rsidRPr="00000000">
        <w:rPr>
          <w:rtl w:val="0"/>
        </w:rPr>
        <w:t xml:space="preserve">Check Elasticsearch Status:</w:t>
      </w:r>
    </w:p>
    <w:p w:rsidR="00000000" w:rsidDel="00000000" w:rsidP="00000000" w:rsidRDefault="00000000" w:rsidRPr="00000000" w14:paraId="0000074F">
      <w:pPr>
        <w:rPr/>
      </w:pPr>
      <w:r w:rsidDel="00000000" w:rsidR="00000000" w:rsidRPr="00000000">
        <w:rPr>
          <w:rtl w:val="0"/>
        </w:rPr>
        <w:t xml:space="preserve">Bash</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GET http://localhost:9200</w:t>
      </w:r>
    </w:p>
    <w:p w:rsidR="00000000" w:rsidDel="00000000" w:rsidP="00000000" w:rsidRDefault="00000000" w:rsidRPr="00000000" w14:paraId="00000751">
      <w:pPr>
        <w:spacing w:after="240" w:before="240" w:lineRule="auto"/>
        <w:rPr/>
      </w:pPr>
      <w:r w:rsidDel="00000000" w:rsidR="00000000" w:rsidRPr="00000000">
        <w:rPr>
          <w:color w:val="188038"/>
          <w:rtl w:val="0"/>
        </w:rPr>
        <w:t xml:space="preserve"></w:t>
      </w:r>
      <w:r w:rsidDel="00000000" w:rsidR="00000000" w:rsidRPr="00000000">
        <w:rPr>
          <w:rtl w:val="0"/>
        </w:rPr>
        <w:t xml:space="preserve">Confirm Logstash is running and connected to Elasticsearch: Keep monitoring Logstash logs for any errors.</w:t>
      </w:r>
    </w:p>
    <w:p w:rsidR="00000000" w:rsidDel="00000000" w:rsidP="00000000" w:rsidRDefault="00000000" w:rsidRPr="00000000" w14:paraId="00000752">
      <w:pPr>
        <w:rPr/>
      </w:pPr>
      <w:r w:rsidDel="00000000" w:rsidR="00000000" w:rsidRPr="00000000">
        <w:rPr>
          <w:rtl w:val="0"/>
        </w:rPr>
        <w:t xml:space="preserve">Bash</w:t>
      </w:r>
    </w:p>
    <w:p w:rsidR="00000000" w:rsidDel="00000000" w:rsidP="00000000" w:rsidRDefault="00000000" w:rsidRPr="00000000" w14:paraId="0000075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logstash -f</w:t>
      </w:r>
    </w:p>
    <w:p w:rsidR="00000000" w:rsidDel="00000000" w:rsidP="00000000" w:rsidRDefault="00000000" w:rsidRPr="00000000" w14:paraId="00000754">
      <w:pPr>
        <w:spacing w:after="240" w:before="240" w:lineRule="auto"/>
        <w:rPr/>
      </w:pPr>
      <w:r w:rsidDel="00000000" w:rsidR="00000000" w:rsidRPr="00000000">
        <w:rPr>
          <w:color w:val="188038"/>
          <w:rtl w:val="0"/>
        </w:rPr>
        <w:t xml:space="preserve"></w:t>
      </w:r>
      <w:r w:rsidDel="00000000" w:rsidR="00000000" w:rsidRPr="00000000">
        <w:rPr>
          <w:rtl w:val="0"/>
        </w:rPr>
        <w:t xml:space="preserve">It should remain quiet unless new syslog messages are processed.</w:t>
      </w:r>
    </w:p>
    <w:p w:rsidR="00000000" w:rsidDel="00000000" w:rsidP="00000000" w:rsidRDefault="00000000" w:rsidRPr="00000000" w14:paraId="00000755">
      <w:pPr>
        <w:pStyle w:val="Heading4"/>
        <w:keepNext w:val="0"/>
        <w:keepLines w:val="0"/>
        <w:spacing w:after="40" w:before="240" w:lineRule="auto"/>
        <w:rPr>
          <w:b w:val="1"/>
          <w:bCs w:val="1"/>
          <w:color w:val="000000"/>
          <w:sz w:val="22"/>
          <w:szCs w:val="22"/>
        </w:rPr>
      </w:pPr>
      <w:bookmarkStart w:colFirst="0" w:colLast="0" w:name="_2ugho5117ctt" w:id="106"/>
      <w:bookmarkEnd w:id="106"/>
      <w:r w:rsidDel="00000000" w:rsidR="00000000" w:rsidRPr="00000000">
        <w:rPr>
          <w:b w:val="1"/>
          <w:bCs w:val="1"/>
          <w:color w:val="000000"/>
          <w:sz w:val="22"/>
          <w:szCs w:val="22"/>
          <w:rtl w:val="0"/>
        </w:rPr>
        <w:t xml:space="preserve">8. Send a Test Syslog Message (on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or any other client vm)</w:t>
      </w:r>
    </w:p>
    <w:p w:rsidR="00000000" w:rsidDel="00000000" w:rsidP="00000000" w:rsidRDefault="00000000" w:rsidRPr="00000000" w14:paraId="00000756">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757">
      <w:pPr>
        <w:rPr/>
      </w:pPr>
      <w:r w:rsidDel="00000000" w:rsidR="00000000" w:rsidRPr="00000000">
        <w:rPr>
          <w:rtl w:val="0"/>
        </w:rPr>
        <w:t xml:space="preserve">Bash</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echo "&lt;34&gt;Jul 17 00:30:00 myhost myapp: This is a test syslog message after reinstall." | nc 10.1.0.4 5044</w:t>
      </w:r>
    </w:p>
    <w:p w:rsidR="00000000" w:rsidDel="00000000" w:rsidP="00000000" w:rsidRDefault="00000000" w:rsidRPr="00000000" w14:paraId="00000759">
      <w:pPr>
        <w:numPr>
          <w:ilvl w:val="0"/>
          <w:numId w:val="102"/>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 (Logstash Server IP: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s6c1dlaiketa" w:id="107"/>
      <w:bookmarkEnd w:id="107"/>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5B">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75C">
      <w:pPr>
        <w:rPr/>
      </w:pPr>
      <w:r w:rsidDel="00000000" w:rsidR="00000000" w:rsidRPr="00000000">
        <w:rPr>
          <w:rtl w:val="0"/>
        </w:rPr>
        <w:t xml:space="preserve">Bash</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GET "http://localhost:9200/logstash-syslog-$(date +%Y.%m.%d)/_search?pretty" -H 'Content-Type: application/json' -d'</w:t>
      </w:r>
    </w:p>
    <w:p w:rsidR="00000000" w:rsidDel="00000000" w:rsidP="00000000" w:rsidRDefault="00000000" w:rsidRPr="00000000" w14:paraId="000007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 {</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"test syslog message after reinstall"</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66">
      <w:pPr>
        <w:spacing w:after="240" w:before="240" w:lineRule="auto"/>
        <w:rPr/>
      </w:pPr>
      <w:r w:rsidDel="00000000" w:rsidR="00000000" w:rsidRPr="00000000">
        <w:rPr>
          <w:color w:val="188038"/>
          <w:rtl w:val="0"/>
        </w:rPr>
        <w:t xml:space="preserve"></w:t>
      </w:r>
      <w:r w:rsidDel="00000000" w:rsidR="00000000" w:rsidRPr="00000000">
        <w:rPr>
          <w:rtl w:val="0"/>
        </w:rPr>
        <w:t xml:space="preserve">Expected Output: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1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99yjqzesxi1j" w:id="108"/>
      <w:bookmarkEnd w:id="108"/>
      <w:r w:rsidDel="00000000" w:rsidR="00000000" w:rsidRPr="00000000">
        <w:rPr>
          <w:b w:val="1"/>
          <w:bCs w:val="1"/>
          <w:color w:val="000000"/>
          <w:sz w:val="26"/>
          <w:szCs w:val="26"/>
          <w:rtl w:val="0"/>
        </w:rPr>
        <w:t xml:space="preserve">Log Routing (using Rsyslog)</w:t>
      </w:r>
    </w:p>
    <w:p w:rsidR="00000000" w:rsidDel="00000000" w:rsidP="00000000" w:rsidRDefault="00000000" w:rsidRPr="00000000" w14:paraId="00000769">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d9j0sun7a4py" w:id="109"/>
      <w:bookmarkEnd w:id="109"/>
      <w:r w:rsidDel="00000000" w:rsidR="00000000" w:rsidRPr="00000000">
        <w:rPr>
          <w:b w:val="1"/>
          <w:bCs w:val="1"/>
          <w:color w:val="000000"/>
          <w:sz w:val="22"/>
          <w:szCs w:val="22"/>
          <w:rtl w:val="0"/>
        </w:rPr>
        <w:t xml:space="preserve">Phase 1: Configure Log Forwarding Rule Set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76B">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t xml:space="preserve">Bash</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/etc/rsyslog.d/30-log-forwarding.conf</w:t>
      </w:r>
    </w:p>
    <w:p w:rsidR="00000000" w:rsidDel="00000000" w:rsidP="00000000" w:rsidRDefault="00000000" w:rsidRPr="00000000" w14:paraId="0000076E">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ruleset(name="send_to_gateway") {</w:t>
      </w:r>
    </w:p>
    <w:p w:rsidR="00000000" w:rsidDel="00000000" w:rsidP="00000000" w:rsidRDefault="00000000" w:rsidRPr="00000000" w14:paraId="000007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action(type="omfwd" Target="10.1.0.4" Port="5044")</w:t>
      </w:r>
    </w:p>
    <w:p w:rsidR="00000000" w:rsidDel="00000000" w:rsidP="00000000" w:rsidRDefault="00000000" w:rsidRPr="00000000" w14:paraId="000007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72">
      <w:pPr>
        <w:spacing w:after="240" w:before="240" w:lineRule="auto"/>
        <w:rPr/>
      </w:pPr>
      <w:r w:rsidDel="00000000" w:rsidR="00000000" w:rsidRPr="00000000">
        <w:rPr>
          <w:color w:val="188038"/>
          <w:rtl w:val="0"/>
        </w:rPr>
        <w:t xml:space="preserve"></w:t>
      </w:r>
      <w:r w:rsidDel="00000000" w:rsidR="00000000" w:rsidRPr="00000000">
        <w:rPr>
          <w:rtl w:val="0"/>
        </w:rPr>
        <w:t xml:space="preserve">Note: Replace </w:t>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with the actual IP address of your Logstash server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773">
      <w:pPr>
        <w:pStyle w:val="Heading4"/>
        <w:keepNext w:val="0"/>
        <w:keepLines w:val="0"/>
        <w:spacing w:after="40" w:before="240" w:lineRule="auto"/>
        <w:rPr>
          <w:b w:val="1"/>
          <w:bCs w:val="1"/>
          <w:color w:val="000000"/>
          <w:sz w:val="22"/>
          <w:szCs w:val="22"/>
        </w:rPr>
      </w:pPr>
      <w:bookmarkStart w:colFirst="0" w:colLast="0" w:name="_rbv0jpnjcnr1" w:id="110"/>
      <w:bookmarkEnd w:id="110"/>
      <w:r w:rsidDel="00000000" w:rsidR="00000000" w:rsidRPr="00000000">
        <w:rPr>
          <w:b w:val="1"/>
          <w:bCs w:val="1"/>
          <w:color w:val="000000"/>
          <w:sz w:val="22"/>
          <w:szCs w:val="22"/>
          <w:rtl w:val="0"/>
        </w:rPr>
        <w:t xml:space="preserve">Phase 2: Configure Log Filtering and Forwarding for Specific Services</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Configure Forwarding for PostgreSQL/AlloyDB Logs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 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 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t xml:space="preserve">Bash</w:t>
      </w:r>
    </w:p>
    <w:p w:rsidR="00000000" w:rsidDel="00000000" w:rsidP="00000000" w:rsidRDefault="00000000" w:rsidRPr="00000000" w14:paraId="0000077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/etc/rsyslog.d/51-postgresql.conf</w:t>
      </w:r>
    </w:p>
    <w:p w:rsidR="00000000" w:rsidDel="00000000" w:rsidP="00000000" w:rsidRDefault="00000000" w:rsidRPr="00000000" w14:paraId="00000777">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read and forward PostgreSQL logs:</w:t>
      </w:r>
    </w:p>
    <w:p w:rsidR="00000000" w:rsidDel="00000000" w:rsidP="00000000" w:rsidRDefault="00000000" w:rsidRPr="00000000" w14:paraId="000007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file="/var/lib/postgresql/16/data/log/*.internal" tag="alloydb-internal-logs" ReadMode="2")</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 file="/var/lib/postgresql/16/data/log/*.audit" tag="alloydb-audit-logs" ReadMode="2")</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'alloydb-internal-logs' then {</w:t>
      </w:r>
    </w:p>
    <w:p w:rsidR="00000000" w:rsidDel="00000000" w:rsidP="00000000" w:rsidRDefault="00000000" w:rsidRPr="00000000" w14:paraId="000007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'alloydb-audit-logs' then {</w:t>
      </w:r>
    </w:p>
    <w:p w:rsidR="00000000" w:rsidDel="00000000" w:rsidP="00000000" w:rsidRDefault="00000000" w:rsidRPr="00000000" w14:paraId="000007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83">
      <w:pPr>
        <w:numPr>
          <w:ilvl w:val="0"/>
          <w:numId w:val="24"/>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t xml:space="preserve">: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r>
    </w:p>
    <w:p w:rsidR="00000000" w:rsidDel="00000000" w:rsidP="00000000" w:rsidRDefault="00000000" w:rsidRPr="00000000" w14:paraId="00000784">
      <w:pPr>
        <w:numPr>
          <w:ilvl w:val="0"/>
          <w:numId w:val="24"/>
        </w:numPr>
        <w:spacing w:after="240" w:before="0" w:beforeAutospacing="0" w:lineRule="auto"/>
        <w:ind w:left="720" w:hanging="360"/>
      </w:pP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Configure HAProxy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HAProxy: Let's name it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This instruction assumes HAProxy listens on UDP port 514 on local loopback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Bash</w:t>
      </w:r>
    </w:p>
    <w:p w:rsidR="00000000" w:rsidDel="00000000" w:rsidP="00000000" w:rsidRDefault="00000000" w:rsidRPr="00000000" w14:paraId="0000078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/etc/rsyslog.d/52-haproxy.conf</w:t>
      </w:r>
    </w:p>
    <w:p w:rsidR="00000000" w:rsidDel="00000000" w:rsidP="00000000" w:rsidRDefault="00000000" w:rsidRPr="00000000" w14:paraId="00000788">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w:t>
      </w:r>
    </w:p>
    <w:p w:rsidR="00000000" w:rsidDel="00000000" w:rsidP="00000000" w:rsidRDefault="00000000" w:rsidRPr="00000000" w14:paraId="0000078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/etc/rsyslog.d/52-haproxy.conf</w:t>
      </w:r>
    </w:p>
    <w:p w:rsidR="00000000" w:rsidDel="00000000" w:rsidP="00000000" w:rsidRDefault="00000000" w:rsidRPr="00000000" w14:paraId="000007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filter and forward HAProxy logs</w:t>
      </w:r>
    </w:p>
    <w:p w:rsidR="00000000" w:rsidDel="00000000" w:rsidP="00000000" w:rsidRDefault="00000000" w:rsidRPr="00000000" w14:paraId="000007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module(load="imudp")</w:t>
      </w:r>
    </w:p>
    <w:p w:rsidR="00000000" w:rsidDel="00000000" w:rsidP="00000000" w:rsidRDefault="00000000" w:rsidRPr="00000000" w14:paraId="000007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input(type="imudp" port="514" address="127.0.0.1")</w:t>
      </w:r>
    </w:p>
    <w:p w:rsidR="00000000" w:rsidDel="00000000" w:rsidP="00000000" w:rsidRDefault="00000000" w:rsidRPr="00000000" w14:paraId="000007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'haproxy' then {</w:t>
      </w:r>
    </w:p>
    <w:p w:rsidR="00000000" w:rsidDel="00000000" w:rsidP="00000000" w:rsidRDefault="00000000" w:rsidRPr="00000000" w14:paraId="000007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92">
      <w:pPr>
        <w:spacing w:after="240" w:before="240" w:lineRule="auto"/>
        <w:rPr>
          <w:b w:val="1"/>
          <w:bCs w:val="1"/>
          <w:i w:val="1"/>
          <w:iCs w:val="1"/>
          <w:sz w:val="26"/>
          <w:szCs w:val="26"/>
        </w:rPr>
      </w:pPr>
      <w:r w:rsidDel="00000000" w:rsidR="00000000" w:rsidRPr="00000000">
        <w:rPr>
          <w:color w:val="188038"/>
          <w:rtl w:val="0"/>
        </w:rPr>
        <w:t xml:space="preserve"></w:t>
      </w:r>
      <w:r w:rsidDel="00000000" w:rsidR="00000000" w:rsidRPr="00000000">
        <w:rPr>
          <w:rtl w:val="0"/>
        </w:rPr>
        <w:t xml:space="preserve">Important Note: Ensure HAProxy is configured to send its logs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This is typically done in your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file (e.g., </w:t>
      </w:r>
      <w:r w:rsidDel="00000000" w:rsidR="00000000" w:rsidRPr="00000000">
        <w:rPr>
          <w:rFonts w:ascii="Roboto Mono" w:cs="Roboto Mono" w:eastAsia="Roboto Mono" w:hAnsi="Roboto Mono"/>
          <w:color w:val="188038"/>
          <w:rtl w:val="0"/>
        </w:rPr>
        <w:t xml:space="preserve">log 127.0.0.1:514 local0</w:t>
      </w:r>
      <w:r w:rsidDel="00000000" w:rsidR="00000000" w:rsidRPr="00000000">
        <w:rPr>
          <w:rtl w:val="0"/>
        </w:rPr>
        <w:t xml:space="preserve">). Save and exit the file. </w:t>
      </w:r>
      <w:r w:rsidDel="00000000" w:rsidR="00000000" w:rsidRPr="00000000">
        <w:rPr>
          <w:b w:val="1"/>
          <w:bCs w:val="1"/>
          <w:i w:val="1"/>
          <w:iCs w:val="1"/>
          <w:sz w:val="26"/>
          <w:szCs w:val="26"/>
          <w:rtl w:val="0"/>
        </w:rPr>
        <w:t xml:space="preserve">&lt;refer “HA proxy config” subtab&gt;</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Configure pgBouncer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pgBouncer: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w:t>
      </w:r>
    </w:p>
    <w:p w:rsidR="00000000" w:rsidDel="00000000" w:rsidP="00000000" w:rsidRDefault="00000000" w:rsidRPr="00000000" w14:paraId="00000794">
      <w:pPr>
        <w:rPr/>
      </w:pPr>
      <w:r w:rsidDel="00000000" w:rsidR="00000000" w:rsidRPr="00000000">
        <w:rPr>
          <w:rtl w:val="0"/>
        </w:rPr>
        <w:t xml:space="preserve">Bash</w:t>
      </w:r>
    </w:p>
    <w:p w:rsidR="00000000" w:rsidDel="00000000" w:rsidP="00000000" w:rsidRDefault="00000000" w:rsidRPr="00000000" w14:paraId="0000079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/etc/rsyslog.d/53-pgbouncer.conf</w:t>
      </w:r>
    </w:p>
    <w:p w:rsidR="00000000" w:rsidDel="00000000" w:rsidP="00000000" w:rsidRDefault="00000000" w:rsidRPr="00000000" w14:paraId="00000796">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w:t>
      </w:r>
    </w:p>
    <w:p w:rsidR="00000000" w:rsidDel="00000000" w:rsidP="00000000" w:rsidRDefault="00000000" w:rsidRPr="00000000" w14:paraId="0000079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/etc/rsyslog.d/53-pgbouncer.conf</w:t>
      </w:r>
    </w:p>
    <w:p w:rsidR="00000000" w:rsidDel="00000000" w:rsidP="00000000" w:rsidRDefault="00000000" w:rsidRPr="00000000" w14:paraId="000007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pgBouncer logs and forward them to Logstash</w:t>
      </w:r>
    </w:p>
    <w:p w:rsidR="00000000" w:rsidDel="00000000" w:rsidP="00000000" w:rsidRDefault="00000000" w:rsidRPr="00000000" w14:paraId="000007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7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module(load="imfile")</w:t>
      </w:r>
    </w:p>
    <w:p w:rsidR="00000000" w:rsidDel="00000000" w:rsidP="00000000" w:rsidRDefault="00000000" w:rsidRPr="00000000" w14:paraId="000007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7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file="/var/log/pgbouncer/pgbouncer.log" # Ensure this path is correct</w:t>
      </w:r>
    </w:p>
    <w:p w:rsidR="00000000" w:rsidDel="00000000" w:rsidP="00000000" w:rsidRDefault="00000000" w:rsidRPr="00000000" w14:paraId="000007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tag="pgbouncer"</w:t>
      </w:r>
    </w:p>
    <w:p w:rsidR="00000000" w:rsidDel="00000000" w:rsidP="00000000" w:rsidRDefault="00000000" w:rsidRPr="00000000" w14:paraId="000007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7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'pgbouncer' then {</w:t>
      </w:r>
    </w:p>
    <w:p w:rsidR="00000000" w:rsidDel="00000000" w:rsidP="00000000" w:rsidRDefault="00000000" w:rsidRPr="00000000" w14:paraId="000007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A3">
      <w:pPr>
        <w:spacing w:after="240" w:before="240" w:lineRule="auto"/>
        <w:rPr/>
      </w:pPr>
      <w:r w:rsidDel="00000000" w:rsidR="00000000" w:rsidRPr="00000000">
        <w:rPr>
          <w:color w:val="188038"/>
          <w:rtl w:val="0"/>
        </w:rPr>
        <w:t xml:space="preserve"></w:t>
      </w:r>
      <w:r w:rsidDel="00000000" w:rsidR="00000000" w:rsidRPr="00000000">
        <w:rPr>
          <w:rtl w:val="0"/>
        </w:rPr>
        <w:t xml:space="preserve">Important Note: Ensure pgBouncer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 Save and exit the file.</w:t>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Configure pgBackRest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pgBackRest: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t xml:space="preserve">Bash</w:t>
      </w:r>
    </w:p>
    <w:p w:rsidR="00000000" w:rsidDel="00000000" w:rsidP="00000000" w:rsidRDefault="00000000" w:rsidRPr="00000000" w14:paraId="000007A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/etc/rsyslog.d/54-pgbackrest.conf</w:t>
      </w:r>
    </w:p>
    <w:p w:rsidR="00000000" w:rsidDel="00000000" w:rsidP="00000000" w:rsidRDefault="00000000" w:rsidRPr="00000000" w14:paraId="000007A7">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7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/etc/rsyslog.d/54-pgbackrest.conf</w:t>
      </w:r>
    </w:p>
    <w:p w:rsidR="00000000" w:rsidDel="00000000" w:rsidP="00000000" w:rsidRDefault="00000000" w:rsidRPr="00000000" w14:paraId="000007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pgBackRest logs and forward them to Logstash</w:t>
      </w:r>
    </w:p>
    <w:p w:rsidR="00000000" w:rsidDel="00000000" w:rsidP="00000000" w:rsidRDefault="00000000" w:rsidRPr="00000000" w14:paraId="000007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7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w:t>
      </w:r>
    </w:p>
    <w:p w:rsidR="00000000" w:rsidDel="00000000" w:rsidP="00000000" w:rsidRDefault="00000000" w:rsidRPr="00000000" w14:paraId="000007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7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file="/var/log/pgbackrest/*.log" # Monitors all .log files in this directory</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tag="pgbackrest"</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'pgbackrest' then {</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B5">
      <w:pPr>
        <w:spacing w:after="240" w:before="240" w:lineRule="auto"/>
        <w:rPr/>
      </w:pPr>
      <w:r w:rsidDel="00000000" w:rsidR="00000000" w:rsidRPr="00000000">
        <w:rPr>
          <w:color w:val="188038"/>
          <w:rtl w:val="0"/>
        </w:rPr>
        <w:t xml:space="preserve"></w:t>
      </w:r>
      <w:r w:rsidDel="00000000" w:rsidR="00000000" w:rsidRPr="00000000">
        <w:rPr>
          <w:rtl w:val="0"/>
        </w:rPr>
        <w:t xml:space="preserve">Important Note: You must configure pgBackRest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pgbackrest.org/configuration.html#section-log documentation for this. Save and exit the file.</w:t>
      </w:r>
    </w:p>
    <w:p w:rsidR="00000000" w:rsidDel="00000000" w:rsidP="00000000" w:rsidRDefault="00000000" w:rsidRPr="00000000" w14:paraId="000007B6">
      <w:pPr>
        <w:spacing w:after="240" w:before="240" w:lineRule="auto"/>
        <w:rPr/>
      </w:pPr>
      <w:r w:rsidDel="00000000" w:rsidR="00000000" w:rsidRPr="00000000">
        <w:rPr>
          <w:b w:val="1"/>
          <w:bCs w:val="1"/>
          <w:rtl w:val="0"/>
        </w:rPr>
        <w:t xml:space="preserve">Configure patroni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patroni: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t xml:space="preserve">Bash</w:t>
      </w:r>
    </w:p>
    <w:p w:rsidR="00000000" w:rsidDel="00000000" w:rsidP="00000000" w:rsidRDefault="00000000" w:rsidRPr="00000000" w14:paraId="000007B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/etc/rsyslog.d/55-patroni.conf</w:t>
      </w:r>
    </w:p>
    <w:p w:rsidR="00000000" w:rsidDel="00000000" w:rsidP="00000000" w:rsidRDefault="00000000" w:rsidRPr="00000000" w14:paraId="000007B9">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/etc/rsyslog.d/55-patroni.conf</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read patroni logs and forward them to Logstash</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the imfile module (optional if already loaded in another .conf)</w:t>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module(load="imfile")</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input(type="imfile"</w:t>
      </w:r>
    </w:p>
    <w:p w:rsidR="00000000" w:rsidDel="00000000" w:rsidP="00000000" w:rsidRDefault="00000000" w:rsidRPr="00000000" w14:paraId="000007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file="/var/log/patroni/*.log" # Monitors all .log files in this directory</w:t>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tag="patroni"</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based on the tag assigned by imfile and forward</w:t>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'patroni' then {</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C7">
      <w:pPr>
        <w:spacing w:after="240" w:before="240" w:lineRule="auto"/>
        <w:rPr/>
      </w:pPr>
      <w:r w:rsidDel="00000000" w:rsidR="00000000" w:rsidRPr="00000000">
        <w:rPr>
          <w:color w:val="188038"/>
          <w:rtl w:val="0"/>
        </w:rPr>
        <w:t xml:space="preserve"></w:t>
      </w:r>
      <w:r w:rsidDel="00000000" w:rsidR="00000000" w:rsidRPr="00000000">
        <w:rPr>
          <w:rtl w:val="0"/>
        </w:rPr>
        <w:t xml:space="preserve">Important Note: You must configure patroni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Save and exit the file.</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Configure keepalived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p>
    <w:p w:rsidR="00000000" w:rsidDel="00000000" w:rsidP="00000000" w:rsidRDefault="00000000" w:rsidRPr="00000000" w14:paraId="000007C9">
      <w:pPr>
        <w:spacing w:after="240" w:before="240" w:lineRule="auto"/>
        <w:rPr/>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This is crucial for rsyslog to receive logs from journald with rich metadata. This configuration typically goes into a global rsyslog config file, often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a dedicated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00-imjournal.conf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create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t xml:space="preserve">: Make sure these lines are present and uncommented:</w:t>
      </w:r>
    </w:p>
    <w:p w:rsidR="00000000" w:rsidDel="00000000" w:rsidP="00000000" w:rsidRDefault="00000000" w:rsidRPr="00000000" w14:paraId="000007CA">
      <w:pPr>
        <w:rPr/>
      </w:pPr>
      <w:r w:rsidDel="00000000" w:rsidR="00000000" w:rsidRPr="00000000">
        <w:rPr>
          <w:rtl w:val="0"/>
        </w:rPr>
        <w:t xml:space="preserve">Bash</w:t>
      </w:r>
    </w:p>
    <w:p w:rsidR="00000000" w:rsidDel="00000000" w:rsidP="00000000" w:rsidRDefault="00000000" w:rsidRPr="00000000" w14:paraId="000007C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sudo vi /etc/rsyslog.d/00-imjournal.conf</w:t>
      </w:r>
    </w:p>
    <w:p w:rsidR="00000000" w:rsidDel="00000000" w:rsidP="00000000" w:rsidRDefault="00000000" w:rsidRPr="00000000" w14:paraId="000007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/etc/rsyslog.conf (or /etc/rsyslog.d/00-imjournal.conf)</w:t>
      </w:r>
    </w:p>
    <w:p w:rsidR="00000000" w:rsidDel="00000000" w:rsidP="00000000" w:rsidRDefault="00000000" w:rsidRPr="00000000" w14:paraId="000007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Provides access to the systemd journal</w:t>
      </w:r>
    </w:p>
    <w:p w:rsidR="00000000" w:rsidDel="00000000" w:rsidP="00000000" w:rsidRDefault="00000000" w:rsidRPr="00000000" w14:paraId="00000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#module(load="imjournal"   # provides access to the systemd #journal</w:t>
      </w:r>
    </w:p>
    <w:p w:rsidR="00000000" w:rsidDel="00000000" w:rsidP="00000000" w:rsidRDefault="00000000" w:rsidRPr="00000000" w14:paraId="000007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StateFile="imjournal.state") # file to store the position in the journal</w:t>
      </w:r>
    </w:p>
    <w:p w:rsidR="00000000" w:rsidDel="00000000" w:rsidP="00000000" w:rsidRDefault="00000000" w:rsidRPr="00000000" w14:paraId="000007D0">
      <w:pPr>
        <w:spacing w:after="240" w:before="240" w:lineRule="auto"/>
        <w:rPr/>
      </w:pPr>
      <w:r w:rsidDel="00000000" w:rsidR="00000000" w:rsidRPr="00000000">
        <w:rPr>
          <w:color w:val="188038"/>
          <w:rtl w:val="0"/>
        </w:rPr>
        <w:t xml:space="preserve"></w:t>
      </w:r>
      <w:r w:rsidDel="00000000" w:rsidR="00000000" w:rsidRPr="00000000">
        <w:rPr>
          <w:rtl w:val="0"/>
        </w:rPr>
        <w:t xml:space="preserve">Self-correction: The </w:t>
      </w:r>
      <w:r w:rsidDel="00000000" w:rsidR="00000000" w:rsidRPr="00000000">
        <w:rPr>
          <w:rFonts w:ascii="Roboto Mono" w:cs="Roboto Mono" w:eastAsia="Roboto Mono" w:hAnsi="Roboto Mono"/>
          <w:color w:val="188038"/>
          <w:rtl w:val="0"/>
        </w:rPr>
        <w:t xml:space="preserve">StateFile</w:t>
      </w:r>
      <w:r w:rsidDel="00000000" w:rsidR="00000000" w:rsidRPr="00000000">
        <w:rPr>
          <w:rtl w:val="0"/>
        </w:rPr>
        <w:t xml:space="preserve"> option is important for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to keep track of its position in the journal, so it doesn't re-process old logs on restart.</w:t>
      </w:r>
    </w:p>
    <w:p w:rsidR="00000000" w:rsidDel="00000000" w:rsidP="00000000" w:rsidRDefault="00000000" w:rsidRPr="00000000" w14:paraId="000007D1">
      <w:pPr>
        <w:spacing w:after="240" w:before="240" w:lineRule="auto"/>
        <w:rPr/>
      </w:pPr>
      <w:r w:rsidDel="00000000" w:rsidR="00000000" w:rsidRPr="00000000">
        <w:rPr>
          <w:rtl w:val="0"/>
        </w:rPr>
        <w:t xml:space="preserve">Create the Keepalived Filtering Configuration: This is the specific rule to identify and direct keepalived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sudo vi /etc/rsyslog.d/56-keepalived.conf</w:t>
      </w:r>
      <w:r w:rsidDel="00000000" w:rsidR="00000000" w:rsidRPr="00000000">
        <w:rPr>
          <w:rtl w:val="0"/>
        </w:rPr>
        <w:t xml:space="preserve">:</w:t>
      </w:r>
    </w:p>
    <w:p w:rsidR="00000000" w:rsidDel="00000000" w:rsidP="00000000" w:rsidRDefault="00000000" w:rsidRPr="00000000" w14:paraId="000007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/etc/rsyslog.d/56-keepalived.conf</w:t>
      </w:r>
    </w:p>
    <w:p w:rsidR="00000000" w:rsidDel="00000000" w:rsidP="00000000" w:rsidRDefault="00000000" w:rsidRPr="00000000" w14:paraId="000007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filter and forward keepalived logs</w:t>
      </w:r>
    </w:p>
    <w:p w:rsidR="00000000" w:rsidDel="00000000" w:rsidP="00000000" w:rsidRDefault="00000000" w:rsidRPr="00000000" w14:paraId="000007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 are received from systemd-journald (via imjournal)</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for messages where the program name starts with 'Keepalived'.</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covers common keepalived log sources like 'Keepalived', 'Keepalived_vrrp', etc.</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startswith 'Keepalived' then {</w:t>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Call the ruleset responsible for forwarding logs to the Logstash gateway</w:t>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7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DD">
      <w:pPr>
        <w:spacing w:after="240" w:before="240" w:lineRule="auto"/>
        <w:rPr/>
      </w:pPr>
      <w:r w:rsidDel="00000000" w:rsidR="00000000" w:rsidRPr="00000000">
        <w:rPr>
          <w:color w:val="188038"/>
          <w:rtl w:val="0"/>
        </w:rPr>
        <w:t xml:space="preserve"></w:t>
      </w:r>
      <w:r w:rsidDel="00000000" w:rsidR="00000000" w:rsidRPr="00000000">
        <w:rPr>
          <w:rtl w:val="0"/>
        </w:rPr>
        <w:t xml:space="preserve">Save and exit the file.</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Configure etcd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for your etcd service. Then configure Rsyslog to filter-in based on the same identifier. 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tl w:val="0"/>
        </w:rPr>
        <w:t xml:space="preserve">.</w:t>
      </w:r>
    </w:p>
    <w:p w:rsidR="00000000" w:rsidDel="00000000" w:rsidP="00000000" w:rsidRDefault="00000000" w:rsidRPr="00000000" w14:paraId="000007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7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SyslogIdentifier=etcd</w:t>
      </w:r>
    </w:p>
    <w:p w:rsidR="00000000" w:rsidDel="00000000" w:rsidP="00000000" w:rsidRDefault="00000000" w:rsidRPr="00000000" w14:paraId="000007E1">
      <w:pPr>
        <w:spacing w:after="240" w:before="240" w:lineRule="auto"/>
        <w:rPr/>
      </w:pPr>
      <w:r w:rsidDel="00000000" w:rsidR="00000000" w:rsidRPr="00000000">
        <w:rPr>
          <w:color w:val="188038"/>
          <w:rtl w:val="0"/>
        </w:rPr>
        <w:t xml:space="preserve"></w:t>
      </w:r>
      <w:r w:rsidDel="00000000" w:rsidR="00000000" w:rsidRPr="00000000">
        <w:rPr>
          <w:rtl w:val="0"/>
        </w:rPr>
        <w:t xml:space="preserve">This involves two steps for each node: first, telling systemd how to identify etcd logs, and second, configuring rsyslog to capture and forward those identified logs. You will need to perform these steps on all three of your DB nodes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7E2">
      <w:pPr>
        <w:spacing w:after="240" w:before="240" w:lineRule="auto"/>
        <w:rPr/>
      </w:pPr>
      <w:r w:rsidDel="00000000" w:rsidR="00000000" w:rsidRPr="00000000">
        <w:rPr>
          <w:rtl w:val="0"/>
        </w:rPr>
        <w:t xml:space="preserve">Step 1: Override systemd Unit File for etcd This ensures etcd logs are sent to the systemd journal with a consistent identifier that rsyslog can use.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the override directory (if it doesn't exist): The directory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t xml:space="preserve"> is where systemd looks for service overrides.</w:t>
      </w:r>
    </w:p>
    <w:p w:rsidR="00000000" w:rsidDel="00000000" w:rsidP="00000000" w:rsidRDefault="00000000" w:rsidRPr="00000000" w14:paraId="000007E3">
      <w:pPr>
        <w:rPr/>
      </w:pPr>
      <w:r w:rsidDel="00000000" w:rsidR="00000000" w:rsidRPr="00000000">
        <w:rPr>
          <w:rtl w:val="0"/>
        </w:rPr>
        <w:t xml:space="preserve">Bash</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-p /etc/systemd/system/etcd.service.d/</w:t>
      </w:r>
    </w:p>
    <w:p w:rsidR="00000000" w:rsidDel="00000000" w:rsidP="00000000" w:rsidRDefault="00000000" w:rsidRPr="00000000" w14:paraId="000007E5">
      <w:pPr>
        <w:spacing w:after="240" w:before="240" w:lineRule="auto"/>
        <w:rPr/>
      </w:pPr>
      <w:r w:rsidDel="00000000" w:rsidR="00000000" w:rsidRPr="00000000">
        <w:rPr>
          <w:color w:val="188038"/>
          <w:rtl w:val="0"/>
        </w:rPr>
        <w:t xml:space="preserve"></w:t>
      </w:r>
      <w:r w:rsidDel="00000000" w:rsidR="00000000" w:rsidRPr="00000000">
        <w:rPr>
          <w:rtl w:val="0"/>
        </w:rPr>
        <w:t xml:space="preserve">Create the override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within this directory.</w:t>
      </w:r>
    </w:p>
    <w:p w:rsidR="00000000" w:rsidDel="00000000" w:rsidP="00000000" w:rsidRDefault="00000000" w:rsidRPr="00000000" w14:paraId="000007E6">
      <w:pPr>
        <w:rPr/>
      </w:pPr>
      <w:r w:rsidDel="00000000" w:rsidR="00000000" w:rsidRPr="00000000">
        <w:rPr>
          <w:rtl w:val="0"/>
        </w:rPr>
        <w:t xml:space="preserve">Bash</w:t>
      </w:r>
    </w:p>
    <w:p w:rsidR="00000000" w:rsidDel="00000000" w:rsidP="00000000" w:rsidRDefault="00000000" w:rsidRPr="00000000" w14:paraId="000007E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/etc/systemd/system/etcd.service.d/etcd_override.conf</w:t>
      </w:r>
    </w:p>
    <w:p w:rsidR="00000000" w:rsidDel="00000000" w:rsidP="00000000" w:rsidRDefault="00000000" w:rsidRPr="00000000" w14:paraId="000007E8">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/etc/systemd/system/etcd.service.d/etcd_override.conf</w:t>
      </w:r>
    </w:p>
    <w:p w:rsidR="00000000" w:rsidDel="00000000" w:rsidP="00000000" w:rsidRDefault="00000000" w:rsidRPr="00000000" w14:paraId="000007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 etcd systemd unit to set SyslogIdentifier for rsyslog filtering</w:t>
      </w:r>
    </w:p>
    <w:p w:rsidR="00000000" w:rsidDel="00000000" w:rsidP="00000000" w:rsidRDefault="00000000" w:rsidRPr="00000000" w14:paraId="000007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7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SyslogIdentifier=etcd</w:t>
      </w:r>
    </w:p>
    <w:p w:rsidR="00000000" w:rsidDel="00000000" w:rsidP="00000000" w:rsidRDefault="00000000" w:rsidRPr="00000000" w14:paraId="000007EE">
      <w:pPr>
        <w:spacing w:after="240" w:before="240" w:lineRule="auto"/>
        <w:rPr/>
      </w:pPr>
      <w:r w:rsidDel="00000000" w:rsidR="00000000" w:rsidRPr="00000000">
        <w:rPr>
          <w:color w:val="188038"/>
          <w:rtl w:val="0"/>
        </w:rPr>
        <w:t xml:space="preserve"></w:t>
      </w:r>
      <w:r w:rsidDel="00000000" w:rsidR="00000000" w:rsidRPr="00000000">
        <w:rPr>
          <w:rtl w:val="0"/>
        </w:rPr>
        <w:t xml:space="preserve">Save and exit the file. Reload systemd daemon and restart etcd: After modifying systemd unit files, you must reload the daemon and restart the service for changes to take effect.</w:t>
      </w:r>
    </w:p>
    <w:p w:rsidR="00000000" w:rsidDel="00000000" w:rsidP="00000000" w:rsidRDefault="00000000" w:rsidRPr="00000000" w14:paraId="000007EF">
      <w:pPr>
        <w:rPr/>
      </w:pPr>
      <w:r w:rsidDel="00000000" w:rsidR="00000000" w:rsidRPr="00000000">
        <w:rPr>
          <w:rtl w:val="0"/>
        </w:rPr>
        <w:t xml:space="preserve">Bash</w:t>
      </w:r>
    </w:p>
    <w:p w:rsidR="00000000" w:rsidDel="00000000" w:rsidP="00000000" w:rsidRDefault="00000000" w:rsidRPr="00000000" w14:paraId="000007F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7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restart etcd</w:t>
      </w:r>
    </w:p>
    <w:p w:rsidR="00000000" w:rsidDel="00000000" w:rsidP="00000000" w:rsidRDefault="00000000" w:rsidRPr="00000000" w14:paraId="000007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etcd</w:t>
      </w:r>
    </w:p>
    <w:p w:rsidR="00000000" w:rsidDel="00000000" w:rsidP="00000000" w:rsidRDefault="00000000" w:rsidRPr="00000000" w14:paraId="000007F3">
      <w:pPr>
        <w:spacing w:after="240" w:before="240" w:lineRule="auto"/>
        <w:rPr/>
      </w:pPr>
      <w:r w:rsidDel="00000000" w:rsidR="00000000" w:rsidRPr="00000000">
        <w:rPr>
          <w:color w:val="188038"/>
          <w:rtl w:val="0"/>
        </w:rPr>
        <w:t xml:space="preserve"></w:t>
      </w:r>
      <w:r w:rsidDel="00000000" w:rsidR="00000000" w:rsidRPr="00000000">
        <w:rPr>
          <w:rtl w:val="0"/>
        </w:rPr>
        <w:t xml:space="preserve">Step 2: Configure Rsyslog to Filter and Forward etcd Logs Now that etcd is configured to send logs with the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we can tell rsyslog to filter these and send them to your Logstash gateway.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We're using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to ensure it loads after initial setup but before other application-specific filters you might have at higher numbers.</w:t>
      </w:r>
    </w:p>
    <w:p w:rsidR="00000000" w:rsidDel="00000000" w:rsidP="00000000" w:rsidRDefault="00000000" w:rsidRPr="00000000" w14:paraId="000007F4">
      <w:pPr>
        <w:rPr/>
      </w:pPr>
      <w:r w:rsidDel="00000000" w:rsidR="00000000" w:rsidRPr="00000000">
        <w:rPr>
          <w:rtl w:val="0"/>
        </w:rPr>
        <w:t xml:space="preserve">Bash</w:t>
      </w:r>
    </w:p>
    <w:p w:rsidR="00000000" w:rsidDel="00000000" w:rsidP="00000000" w:rsidRDefault="00000000" w:rsidRPr="00000000" w14:paraId="000007F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/etc/rsyslog.d/57-etcd.conf</w:t>
      </w:r>
    </w:p>
    <w:p w:rsidR="00000000" w:rsidDel="00000000" w:rsidP="00000000" w:rsidRDefault="00000000" w:rsidRPr="00000000" w14:paraId="000007F6">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the file:</w:t>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/etc/rsyslog.d/57-etcd.conf</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Configure rsyslog to filter and forward etcd logs to Logstash</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Logs are received from systemd-journald (via imjournal)</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for messages where the program name is 'etcd'</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also includes a fallback check for the systemd unit name for robustness.</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'etcd' or $!_SYSTEMD_UNIT == "etcd.service" then {</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Call the ruleset responsible for forwarding logs to the Logstash gateway</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01">
      <w:pPr>
        <w:spacing w:after="240" w:before="240" w:lineRule="auto"/>
        <w:rPr/>
      </w:pPr>
      <w:r w:rsidDel="00000000" w:rsidR="00000000" w:rsidRPr="00000000">
        <w:rPr>
          <w:color w:val="188038"/>
          <w:rtl w:val="0"/>
        </w:rPr>
        <w:t xml:space="preserve"></w:t>
      </w:r>
      <w:r w:rsidDel="00000000" w:rsidR="00000000" w:rsidRPr="00000000">
        <w:rPr>
          <w:rtl w:val="0"/>
        </w:rPr>
        <w:t xml:space="preserve">Save and exit the file. (EXTRA POINT) Check etcd logs in the journal (to confirm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applied):</w:t>
      </w:r>
    </w:p>
    <w:p w:rsidR="00000000" w:rsidDel="00000000" w:rsidP="00000000" w:rsidRDefault="00000000" w:rsidRPr="00000000" w14:paraId="00000802">
      <w:pPr>
        <w:rPr/>
      </w:pPr>
      <w:r w:rsidDel="00000000" w:rsidR="00000000" w:rsidRPr="00000000">
        <w:rPr>
          <w:rtl w:val="0"/>
        </w:rPr>
        <w:t xml:space="preserve">Bash</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etcd.service -f</w:t>
      </w:r>
    </w:p>
    <w:p w:rsidR="00000000" w:rsidDel="00000000" w:rsidP="00000000" w:rsidRDefault="00000000" w:rsidRPr="00000000" w14:paraId="00000804">
      <w:pPr>
        <w:spacing w:after="240" w:before="240" w:lineRule="auto"/>
        <w:rPr/>
      </w:pPr>
      <w:r w:rsidDel="00000000" w:rsidR="00000000" w:rsidRPr="00000000">
        <w:rPr>
          <w:color w:val="188038"/>
          <w:rtl w:val="0"/>
        </w:rPr>
        <w:t xml:space="preserve"></w:t>
      </w: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before the log messages. This indicates the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working.</w:t>
      </w:r>
    </w:p>
    <w:p w:rsidR="00000000" w:rsidDel="00000000" w:rsidP="00000000" w:rsidRDefault="00000000" w:rsidRPr="00000000" w14:paraId="00000805">
      <w:pPr>
        <w:spacing w:after="240" w:before="240" w:lineRule="auto"/>
        <w:rPr/>
      </w:pPr>
      <w:r w:rsidDel="00000000" w:rsidR="00000000" w:rsidRPr="00000000">
        <w:rPr>
          <w:b w:val="1"/>
          <w:bCs w:val="1"/>
          <w:rtl w:val="0"/>
        </w:rPr>
        <w:t xml:space="preserve">Configure Forwarding for logs from alloydb omni monitor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alloydbomni_monitor: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t xml:space="preserve">Bash</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/etc/rsyslog.d/58-alloydbomni_monitor.conf</w:t>
      </w:r>
    </w:p>
    <w:p w:rsidR="00000000" w:rsidDel="00000000" w:rsidP="00000000" w:rsidRDefault="00000000" w:rsidRPr="00000000" w14:paraId="00000808">
      <w:pPr>
        <w:spacing w:after="240" w:before="240" w:lineRule="auto"/>
        <w:rPr/>
      </w:pPr>
      <w:r w:rsidDel="00000000" w:rsidR="00000000" w:rsidRPr="00000000">
        <w:rPr>
          <w:color w:val="188038"/>
          <w:rtl w:val="0"/>
        </w:rPr>
        <w:t xml:space="preserve"></w:t>
      </w: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/etc/rsyslog.d/58-alloydbomni_monitor.conf</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$programname == 'alloydbomni_monitor' then {</w:t>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send_to_gateway</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0D">
      <w:pPr>
        <w:spacing w:after="240" w:before="240" w:lineRule="auto"/>
        <w:rPr/>
      </w:pPr>
      <w:r w:rsidDel="00000000" w:rsidR="00000000" w:rsidRPr="00000000">
        <w:rPr>
          <w:color w:val="188038"/>
          <w:rtl w:val="0"/>
        </w:rPr>
        <w:t xml:space="preserve"></w:t>
      </w:r>
      <w:r w:rsidDel="00000000" w:rsidR="00000000" w:rsidRPr="00000000">
        <w:rPr>
          <w:rtl w:val="0"/>
        </w:rPr>
        <w:t xml:space="preserve">Save and exit the file.</w:t>
      </w:r>
    </w:p>
    <w:p w:rsidR="00000000" w:rsidDel="00000000" w:rsidP="00000000" w:rsidRDefault="00000000" w:rsidRPr="00000000" w14:paraId="0000080E">
      <w:pPr>
        <w:pStyle w:val="Heading4"/>
        <w:keepNext w:val="0"/>
        <w:keepLines w:val="0"/>
        <w:spacing w:after="40" w:before="240" w:lineRule="auto"/>
        <w:rPr>
          <w:b w:val="1"/>
          <w:bCs w:val="1"/>
          <w:color w:val="000000"/>
          <w:sz w:val="22"/>
          <w:szCs w:val="22"/>
        </w:rPr>
      </w:pPr>
      <w:bookmarkStart w:colFirst="0" w:colLast="0" w:name="_a6y87lsqrlw0" w:id="111"/>
      <w:bookmarkEnd w:id="111"/>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80F">
      <w:pPr>
        <w:spacing w:after="240" w:before="240" w:lineRule="auto"/>
        <w:rPr/>
      </w:pPr>
      <w:r w:rsidDel="00000000" w:rsidR="00000000" w:rsidRPr="00000000">
        <w:rPr>
          <w:rtl w:val="0"/>
        </w:rPr>
        <w:t xml:space="preserve">After making these changes, you must restart the rsyslog service for them to take effect.</w:t>
      </w:r>
    </w:p>
    <w:p w:rsidR="00000000" w:rsidDel="00000000" w:rsidP="00000000" w:rsidRDefault="00000000" w:rsidRPr="00000000" w14:paraId="00000810">
      <w:pPr>
        <w:rPr/>
      </w:pPr>
      <w:r w:rsidDel="00000000" w:rsidR="00000000" w:rsidRPr="00000000">
        <w:rPr>
          <w:rtl w:val="0"/>
        </w:rPr>
        <w:t xml:space="preserve">Bash</w:t>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restart rsyslog</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9rirndnl5y5q" w:id="112"/>
      <w:bookmarkEnd w:id="112"/>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813">
      <w:pPr>
        <w:spacing w:after="240" w:before="240" w:lineRule="auto"/>
        <w:rPr/>
      </w:pPr>
      <w:r w:rsidDel="00000000" w:rsidR="00000000" w:rsidRPr="00000000">
        <w:rPr>
          <w:rtl w:val="0"/>
        </w:rPr>
        <w:t xml:space="preserve">Check Rsyslog status:</w:t>
      </w:r>
    </w:p>
    <w:p w:rsidR="00000000" w:rsidDel="00000000" w:rsidP="00000000" w:rsidRDefault="00000000" w:rsidRPr="00000000" w14:paraId="00000814">
      <w:pPr>
        <w:rPr/>
      </w:pPr>
      <w:r w:rsidDel="00000000" w:rsidR="00000000" w:rsidRPr="00000000">
        <w:rPr>
          <w:rtl w:val="0"/>
        </w:rPr>
        <w:t xml:space="preserve">Bash</w:t>
      </w:r>
    </w:p>
    <w:p w:rsidR="00000000" w:rsidDel="00000000" w:rsidP="00000000" w:rsidRDefault="00000000" w:rsidRPr="00000000" w14:paraId="0000081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systemctl status rsyslog</w:t>
      </w:r>
    </w:p>
    <w:p w:rsidR="00000000" w:rsidDel="00000000" w:rsidP="00000000" w:rsidRDefault="00000000" w:rsidRPr="00000000" w14:paraId="00000816">
      <w:pPr>
        <w:spacing w:after="240" w:before="240" w:lineRule="auto"/>
        <w:rPr/>
      </w:pPr>
      <w:r w:rsidDel="00000000" w:rsidR="00000000" w:rsidRPr="00000000">
        <w:rPr>
          <w:color w:val="188038"/>
          <w:rtl w:val="0"/>
        </w:rPr>
        <w:t xml:space="preserve"></w:t>
      </w:r>
      <w:r w:rsidDel="00000000" w:rsidR="00000000" w:rsidRPr="00000000">
        <w:rPr>
          <w:rtl w:val="0"/>
        </w:rPr>
        <w:t xml:space="preserve">Ensure it's active (running) and look for any new errors. Check Rsyslog journal for errors:</w:t>
      </w:r>
    </w:p>
    <w:p w:rsidR="00000000" w:rsidDel="00000000" w:rsidP="00000000" w:rsidRDefault="00000000" w:rsidRPr="00000000" w14:paraId="00000817">
      <w:pPr>
        <w:rPr/>
      </w:pPr>
      <w:r w:rsidDel="00000000" w:rsidR="00000000" w:rsidRPr="00000000">
        <w:rPr>
          <w:rtl w:val="0"/>
        </w:rPr>
        <w:t xml:space="preserve">Bash</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rsyslog -f</w:t>
      </w:r>
    </w:p>
    <w:p w:rsidR="00000000" w:rsidDel="00000000" w:rsidP="00000000" w:rsidRDefault="00000000" w:rsidRPr="00000000" w14:paraId="00000819">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To ensure HAProxy sends its logs to rsyslog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you need to modify HAProxy's main configuration file,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This configuration tells HAProxy where to send its log messages and with what facility.</w:t>
      </w:r>
    </w:p>
    <w:p w:rsidR="00000000" w:rsidDel="00000000" w:rsidP="00000000" w:rsidRDefault="00000000" w:rsidRPr="00000000" w14:paraId="0000081B">
      <w:pPr>
        <w:spacing w:after="240" w:before="240" w:lineRule="auto"/>
        <w:rPr/>
      </w:pPr>
      <w:r w:rsidDel="00000000" w:rsidR="00000000" w:rsidRPr="00000000">
        <w:rPr>
          <w:rtl w:val="0"/>
        </w:rPr>
        <w:t xml:space="preserve">Here are the step-by-step instructions:</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Target Nodes:</w:t>
      </w:r>
      <w:r w:rsidDel="00000000" w:rsidR="00000000" w:rsidRPr="00000000">
        <w:rPr>
          <w:rtl w:val="0"/>
        </w:rPr>
        <w:t xml:space="preserve"> These steps should be performed on your HAProxy nodes: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(10.1.0.5) and </w:t>
      </w:r>
      <w:r w:rsidDel="00000000" w:rsidR="00000000" w:rsidRPr="00000000">
        <w:rPr>
          <w:rFonts w:ascii="Roboto Mono" w:cs="Roboto Mono" w:eastAsia="Roboto Mono" w:hAnsi="Roboto Mono"/>
          <w:color w:val="188038"/>
          <w:rtl w:val="0"/>
        </w:rPr>
        <w:t xml:space="preserve">scalable-haproxy2</w:t>
      </w:r>
      <w:r w:rsidDel="00000000" w:rsidR="00000000" w:rsidRPr="00000000">
        <w:rPr>
          <w:rtl w:val="0"/>
        </w:rPr>
        <w:t xml:space="preserve"> (10.1.0.3).</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81E">
      <w:pPr>
        <w:numPr>
          <w:ilvl w:val="0"/>
          <w:numId w:val="82"/>
        </w:numPr>
        <w:spacing w:after="0" w:afterAutospacing="0" w:before="240" w:lineRule="auto"/>
        <w:ind w:left="720" w:hanging="360"/>
      </w:pPr>
      <w:r w:rsidDel="00000000" w:rsidR="00000000" w:rsidRPr="00000000">
        <w:rPr>
          <w:b w:val="1"/>
          <w:bCs w:val="1"/>
          <w:rtl w:val="0"/>
        </w:rPr>
        <w:t xml:space="preserve">Access your HAProxy Node:</w:t>
      </w:r>
      <w:r w:rsidDel="00000000" w:rsidR="00000000" w:rsidRPr="00000000">
        <w:rPr>
          <w:rtl w:val="0"/>
        </w:rPr>
        <w:t xml:space="preserve"> Connect to one of your HAProxy nodes via SSH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w:t>
      </w:r>
    </w:p>
    <w:p w:rsidR="00000000" w:rsidDel="00000000" w:rsidP="00000000" w:rsidRDefault="00000000" w:rsidRPr="00000000" w14:paraId="0000081F">
      <w:pPr>
        <w:numPr>
          <w:ilvl w:val="0"/>
          <w:numId w:val="82"/>
        </w:numPr>
        <w:spacing w:after="240" w:before="0" w:beforeAutospacing="0" w:lineRule="auto"/>
        <w:ind w:left="720" w:hanging="360"/>
      </w:pPr>
      <w:r w:rsidDel="00000000" w:rsidR="00000000" w:rsidRPr="00000000">
        <w:rPr>
          <w:b w:val="1"/>
          <w:bCs w:val="1"/>
          <w:rtl w:val="0"/>
        </w:rPr>
        <w:t xml:space="preserve">Locate and Open the HAProxy Configuration File:</w:t>
      </w:r>
      <w:r w:rsidDel="00000000" w:rsidR="00000000" w:rsidRPr="00000000">
        <w:rPr>
          <w:rtl w:val="0"/>
        </w:rPr>
        <w:t xml:space="preserve"> The HAProxy configuration file is typically located at </w:t>
      </w:r>
      <w:r w:rsidDel="00000000" w:rsidR="00000000" w:rsidRPr="00000000">
        <w:rPr>
          <w:rFonts w:ascii="Roboto Mono" w:cs="Roboto Mono" w:eastAsia="Roboto Mono" w:hAnsi="Roboto Mono"/>
          <w:color w:val="188038"/>
          <w:rtl w:val="0"/>
        </w:rPr>
        <w:t xml:space="preserve">/etc/haproxy/haproxy.cfg</w:t>
      </w:r>
      <w:r w:rsidDel="00000000" w:rsidR="00000000" w:rsidRPr="00000000">
        <w:rPr>
          <w:rtl w:val="0"/>
        </w:rPr>
        <w:t xml:space="preserve">. Use a text editor like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 to open it.</w:t>
        <w:br w:type="textWrapping"/>
        <w:t xml:space="preserve">Bash</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nano /etc/haproxy/haproxy.cfg</w:t>
      </w:r>
    </w:p>
    <w:p w:rsidR="00000000" w:rsidDel="00000000" w:rsidP="00000000" w:rsidRDefault="00000000" w:rsidRPr="00000000" w14:paraId="00000821">
      <w:pPr>
        <w:numPr>
          <w:ilvl w:val="0"/>
          <w:numId w:val="82"/>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or</w:t>
        <w:br w:type="textWrapping"/>
        <w:t xml:space="preserve">Bash</w:t>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/etc/haproxy/haproxy.cfg</w:t>
      </w:r>
    </w:p>
    <w:p w:rsidR="00000000" w:rsidDel="00000000" w:rsidP="00000000" w:rsidRDefault="00000000" w:rsidRPr="00000000" w14:paraId="00000823">
      <w:pPr>
        <w:numPr>
          <w:ilvl w:val="0"/>
          <w:numId w:val="8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24">
      <w:pPr>
        <w:numPr>
          <w:ilvl w:val="0"/>
          <w:numId w:val="82"/>
        </w:numPr>
        <w:spacing w:after="240" w:before="0" w:beforeAutospacing="0" w:lineRule="auto"/>
        <w:ind w:left="720" w:hanging="360"/>
      </w:pPr>
      <w:r w:rsidDel="00000000" w:rsidR="00000000" w:rsidRPr="00000000">
        <w:rPr>
          <w:b w:val="1"/>
          <w:bCs w:val="1"/>
          <w:rtl w:val="0"/>
        </w:rPr>
        <w:t xml:space="preserve">Add or Modify the Logging Directive:</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 section of your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file, you need to add or modify the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directive. This section defines global parameters for HAProxy.</w:t>
        <w:br w:type="textWrapping"/>
        <w:t xml:space="preserve">Look for an existing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line. If it exists and points to a different location or doesn't include the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target, you'll need to adjust it. If it doesn't exist, add it.</w:t>
        <w:br w:type="textWrapping"/>
      </w: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global</w:t>
      </w:r>
      <w:r w:rsidDel="00000000" w:rsidR="00000000" w:rsidRPr="00000000">
        <w:rPr>
          <w:b w:val="1"/>
          <w:bCs w:val="1"/>
          <w:rtl w:val="0"/>
        </w:rPr>
        <w:t xml:space="preserve"> section:</w:t>
        <w:br w:type="textWrapping"/>
      </w:r>
      <w:r w:rsidDel="00000000" w:rsidR="00000000" w:rsidRPr="00000000">
        <w:rPr>
          <w:rtl w:val="0"/>
        </w:rPr>
        <w:t xml:space="preserve">Ini, TOML</w:t>
      </w:r>
    </w:p>
    <w:p w:rsidR="00000000" w:rsidDel="00000000" w:rsidP="00000000" w:rsidRDefault="00000000" w:rsidRPr="00000000" w14:paraId="000008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global</w:t>
      </w:r>
    </w:p>
    <w:p w:rsidR="00000000" w:rsidDel="00000000" w:rsidP="00000000" w:rsidRDefault="00000000" w:rsidRPr="00000000" w14:paraId="00000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127.0.0.1:514 local0 # This is the line to add or modify</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chroot      /var/lib/haproxy</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pidfile     /var/run/haproxy.pid</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maxconn     4000</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haproxy</w:t>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       haproxy</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daemon</w:t>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other global settings</w:t>
      </w:r>
    </w:p>
    <w:p w:rsidR="00000000" w:rsidDel="00000000" w:rsidP="00000000" w:rsidRDefault="00000000" w:rsidRPr="00000000" w14:paraId="0000082E">
      <w:pPr>
        <w:numPr>
          <w:ilvl w:val="0"/>
          <w:numId w:val="8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Explanation of the </w:t>
      </w:r>
      <w:r w:rsidDel="00000000" w:rsidR="00000000" w:rsidRPr="00000000">
        <w:rPr>
          <w:rFonts w:ascii="Roboto Mono" w:cs="Roboto Mono" w:eastAsia="Roboto Mono" w:hAnsi="Roboto Mono"/>
          <w:b w:val="1"/>
          <w:bCs w:val="1"/>
          <w:color w:val="188038"/>
          <w:rtl w:val="0"/>
        </w:rPr>
        <w:t xml:space="preserve">log</w:t>
      </w:r>
      <w:r w:rsidDel="00000000" w:rsidR="00000000" w:rsidRPr="00000000">
        <w:rPr>
          <w:b w:val="1"/>
          <w:bCs w:val="1"/>
          <w:rtl w:val="0"/>
        </w:rPr>
        <w:t xml:space="preserve"> directive:</w:t>
      </w:r>
    </w:p>
    <w:p w:rsidR="00000000" w:rsidDel="00000000" w:rsidP="00000000" w:rsidRDefault="00000000" w:rsidRPr="00000000" w14:paraId="0000082F">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This specifies the IP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for localhost) and UDP port (</w:t>
      </w:r>
      <w:r w:rsidDel="00000000" w:rsidR="00000000" w:rsidRPr="00000000">
        <w:rPr>
          <w:rFonts w:ascii="Roboto Mono" w:cs="Roboto Mono" w:eastAsia="Roboto Mono" w:hAnsi="Roboto Mono"/>
          <w:color w:val="188038"/>
          <w:rtl w:val="0"/>
        </w:rPr>
        <w:t xml:space="preserve">514</w:t>
      </w:r>
      <w:r w:rsidDel="00000000" w:rsidR="00000000" w:rsidRPr="00000000">
        <w:rPr>
          <w:rtl w:val="0"/>
        </w:rPr>
        <w:t xml:space="preserve">) where HAProxy should send its log messages. This is the endpoint where rsyslog will be listening (as configured in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w:t>
      </w:r>
    </w:p>
    <w:p w:rsidR="00000000" w:rsidDel="00000000" w:rsidP="00000000" w:rsidRDefault="00000000" w:rsidRPr="00000000" w14:paraId="00000830">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This is the syslog facility. It categorizes the type of program that is logging. </w:t>
      </w: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local7</w:t>
      </w:r>
      <w:r w:rsidDel="00000000" w:rsidR="00000000" w:rsidRPr="00000000">
        <w:rPr>
          <w:rtl w:val="0"/>
        </w:rPr>
        <w:t xml:space="preserve"> are typically used for custom applications. By using </w:t>
      </w: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you can configure rsyslog to specifically process logs tagged with this facility.</w:t>
      </w:r>
    </w:p>
    <w:p w:rsidR="00000000" w:rsidDel="00000000" w:rsidP="00000000" w:rsidRDefault="00000000" w:rsidRPr="00000000" w14:paraId="00000831">
      <w:pPr>
        <w:numPr>
          <w:ilvl w:val="0"/>
          <w:numId w:val="82"/>
        </w:numPr>
        <w:spacing w:after="0" w:afterAutospacing="0" w:before="0" w:beforeAutospacing="0" w:lineRule="auto"/>
        <w:ind w:left="720" w:hanging="360"/>
      </w:pPr>
      <w:r w:rsidDel="00000000" w:rsidR="00000000" w:rsidRPr="00000000">
        <w:rPr>
          <w:b w:val="1"/>
          <w:bCs w:val="1"/>
          <w:rtl w:val="0"/>
        </w:rPr>
        <w:t xml:space="preserve">Important Considerations:</w:t>
      </w:r>
    </w:p>
    <w:p w:rsidR="00000000" w:rsidDel="00000000" w:rsidP="00000000" w:rsidRDefault="00000000" w:rsidRPr="00000000" w14:paraId="00000832">
      <w:pPr>
        <w:numPr>
          <w:ilvl w:val="1"/>
          <w:numId w:val="82"/>
        </w:numPr>
        <w:spacing w:after="0" w:afterAutospacing="0" w:before="0" w:beforeAutospacing="0" w:lineRule="auto"/>
        <w:ind w:left="1440" w:hanging="360"/>
      </w:pPr>
      <w:r w:rsidDel="00000000" w:rsidR="00000000" w:rsidRPr="00000000">
        <w:rPr>
          <w:rtl w:val="0"/>
        </w:rPr>
        <w:t xml:space="preserve">If you have a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section, you might also want to ensure logging is correctly inherited or explicitly set there if needed for specific frontends/backends. However, setting it in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 is usually sufficient for HAProxy's own logs.</w:t>
      </w:r>
    </w:p>
    <w:p w:rsidR="00000000" w:rsidDel="00000000" w:rsidP="00000000" w:rsidRDefault="00000000" w:rsidRPr="00000000" w14:paraId="00000833">
      <w:pPr>
        <w:numPr>
          <w:ilvl w:val="1"/>
          <w:numId w:val="8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rsyslog configuration relies on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listening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and filtering for </w:t>
      </w:r>
      <w:r w:rsidDel="00000000" w:rsidR="00000000" w:rsidRPr="00000000">
        <w:rPr>
          <w:rFonts w:ascii="Roboto Mono" w:cs="Roboto Mono" w:eastAsia="Roboto Mono" w:hAnsi="Roboto Mono"/>
          <w:color w:val="188038"/>
          <w:rtl w:val="0"/>
        </w:rPr>
        <w:t xml:space="preserve">$programname == 'haproxy'</w:t>
      </w:r>
      <w:r w:rsidDel="00000000" w:rsidR="00000000" w:rsidRPr="00000000">
        <w:rPr>
          <w:rtl w:val="0"/>
        </w:rPr>
        <w:t xml:space="preserve">. HAProxy usually sets its program name to 'haproxy' by default.</w:t>
      </w:r>
    </w:p>
    <w:p w:rsidR="00000000" w:rsidDel="00000000" w:rsidP="00000000" w:rsidRDefault="00000000" w:rsidRPr="00000000" w14:paraId="00000834">
      <w:pPr>
        <w:numPr>
          <w:ilvl w:val="0"/>
          <w:numId w:val="82"/>
        </w:numPr>
        <w:spacing w:after="0" w:afterAutospacing="0" w:before="0" w:beforeAutospacing="0" w:lineRule="auto"/>
        <w:ind w:left="720" w:hanging="360"/>
      </w:pPr>
      <w:r w:rsidDel="00000000" w:rsidR="00000000" w:rsidRPr="00000000">
        <w:rPr>
          <w:b w:val="1"/>
          <w:bCs w:val="1"/>
          <w:rtl w:val="0"/>
        </w:rPr>
        <w:t xml:space="preserve">Save and Exit the File:</w:t>
      </w:r>
    </w:p>
    <w:p w:rsidR="00000000" w:rsidDel="00000000" w:rsidP="00000000" w:rsidRDefault="00000000" w:rsidRPr="00000000" w14:paraId="00000835">
      <w:pPr>
        <w:numPr>
          <w:ilvl w:val="1"/>
          <w:numId w:val="82"/>
        </w:numPr>
        <w:spacing w:after="0" w:afterAutospacing="0" w:before="0" w:beforeAutospacing="0" w:lineRule="auto"/>
        <w:ind w:left="1440" w:hanging="360"/>
      </w:pPr>
      <w:r w:rsidDel="00000000" w:rsidR="00000000" w:rsidRPr="00000000">
        <w:rPr>
          <w:rtl w:val="0"/>
        </w:rPr>
        <w:t xml:space="preserve">If using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Ctrl+X</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to confirm saving, then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to confirm the filename.</w:t>
      </w:r>
    </w:p>
    <w:p w:rsidR="00000000" w:rsidDel="00000000" w:rsidP="00000000" w:rsidRDefault="00000000" w:rsidRPr="00000000" w14:paraId="00000836">
      <w:pPr>
        <w:numPr>
          <w:ilvl w:val="1"/>
          <w:numId w:val="82"/>
        </w:numPr>
        <w:spacing w:after="0" w:afterAutospacing="0" w:before="0" w:beforeAutospacing="0" w:lineRule="auto"/>
        <w:ind w:left="1440" w:hanging="360"/>
      </w:pPr>
      <w:r w:rsidDel="00000000" w:rsidR="00000000" w:rsidRPr="00000000">
        <w:rPr>
          <w:rtl w:val="0"/>
        </w:rPr>
        <w:t xml:space="preserve">If using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Esc</w:t>
      </w:r>
      <w:r w:rsidDel="00000000" w:rsidR="00000000" w:rsidRPr="00000000">
        <w:rPr>
          <w:rtl w:val="0"/>
        </w:rPr>
        <w:t xml:space="preserve">, then type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 and press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w:t>
      </w:r>
    </w:p>
    <w:p w:rsidR="00000000" w:rsidDel="00000000" w:rsidP="00000000" w:rsidRDefault="00000000" w:rsidRPr="00000000" w14:paraId="00000837">
      <w:pPr>
        <w:numPr>
          <w:ilvl w:val="0"/>
          <w:numId w:val="82"/>
        </w:numPr>
        <w:spacing w:after="240" w:before="0" w:beforeAutospacing="0" w:lineRule="auto"/>
        <w:ind w:left="720" w:hanging="360"/>
      </w:pPr>
      <w:r w:rsidDel="00000000" w:rsidR="00000000" w:rsidRPr="00000000">
        <w:rPr>
          <w:b w:val="1"/>
          <w:bCs w:val="1"/>
          <w:rtl w:val="0"/>
        </w:rPr>
        <w:t xml:space="preserve">Restart the HAProxy Service:</w:t>
      </w:r>
      <w:r w:rsidDel="00000000" w:rsidR="00000000" w:rsidRPr="00000000">
        <w:rPr>
          <w:rtl w:val="0"/>
        </w:rPr>
        <w:t xml:space="preserve"> For the changes in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to take effect, you must restart the HAProxy service.</w:t>
        <w:br w:type="textWrapping"/>
        <w:t xml:space="preserve">Bash</w:t>
      </w:r>
    </w:p>
    <w:p w:rsidR="00000000" w:rsidDel="00000000" w:rsidP="00000000" w:rsidRDefault="00000000" w:rsidRPr="00000000" w14:paraId="0000083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restart haproxy</w:t>
      </w:r>
    </w:p>
    <w:p w:rsidR="00000000" w:rsidDel="00000000" w:rsidP="00000000" w:rsidRDefault="00000000" w:rsidRPr="00000000" w14:paraId="00000839">
      <w:pPr>
        <w:numPr>
          <w:ilvl w:val="0"/>
          <w:numId w:val="8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3A">
      <w:pPr>
        <w:numPr>
          <w:ilvl w:val="0"/>
          <w:numId w:val="82"/>
        </w:numPr>
        <w:spacing w:after="240" w:before="0" w:beforeAutospacing="0" w:lineRule="auto"/>
        <w:ind w:left="720" w:hanging="360"/>
      </w:pPr>
      <w:r w:rsidDel="00000000" w:rsidR="00000000" w:rsidRPr="00000000">
        <w:rPr>
          <w:b w:val="1"/>
          <w:bCs w:val="1"/>
          <w:rtl w:val="0"/>
        </w:rPr>
        <w:t xml:space="preserve">Verify HAProxy Status (Optional but Recommended):</w:t>
      </w:r>
      <w:r w:rsidDel="00000000" w:rsidR="00000000" w:rsidRPr="00000000">
        <w:rPr>
          <w:rtl w:val="0"/>
        </w:rPr>
        <w:t xml:space="preserve"> After restarting, check the status of the HAProxy service to ensure it started without errors.</w:t>
        <w:br w:type="textWrapping"/>
        <w:t xml:space="preserve">Bash</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haproxy</w:t>
      </w:r>
    </w:p>
    <w:p w:rsidR="00000000" w:rsidDel="00000000" w:rsidP="00000000" w:rsidRDefault="00000000" w:rsidRPr="00000000" w14:paraId="0000083C">
      <w:pPr>
        <w:numPr>
          <w:ilvl w:val="0"/>
          <w:numId w:val="82"/>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Look for "Active: active (running)" and check the recent log entries for any issues related to configuration.</w:t>
      </w:r>
    </w:p>
    <w:p w:rsidR="00000000" w:rsidDel="00000000" w:rsidP="00000000" w:rsidRDefault="00000000" w:rsidRPr="00000000" w14:paraId="0000083D">
      <w:pPr>
        <w:spacing w:after="240" w:before="240" w:lineRule="auto"/>
        <w:rPr/>
      </w:pPr>
      <w:r w:rsidDel="00000000" w:rsidR="00000000" w:rsidRPr="00000000">
        <w:rPr>
          <w:rtl w:val="0"/>
        </w:rPr>
        <w:t xml:space="preserve">Once these steps are completed on both HAProxy nodes, HAProxy will start sending its logs to the local rsyslog daemon on port 514, and your previously configured rsyslog rules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will then forward these logs to your central Logstash server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at 10.1.0.4).</w:t>
      </w:r>
    </w:p>
    <w:p w:rsidR="00000000" w:rsidDel="00000000" w:rsidP="00000000" w:rsidRDefault="00000000" w:rsidRPr="00000000" w14:paraId="000008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F">
      <w:pPr>
        <w:rPr>
          <w:b w:val="1"/>
          <w:bCs w:val="1"/>
          <w:sz w:val="28"/>
          <w:szCs w:val="28"/>
        </w:rPr>
      </w:pPr>
      <w:r w:rsidDel="00000000" w:rsidR="00000000" w:rsidRPr="00000000">
        <w:rPr>
          <w:b w:val="1"/>
          <w:bCs w:val="1"/>
          <w:sz w:val="28"/>
          <w:szCs w:val="28"/>
          <w:rtl w:val="0"/>
        </w:rPr>
        <w:t xml:space="preserve">Prometheus &amp; Grafana: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Prometheus: </w:t>
        <w:br w:type="textWrapping"/>
        <w:t xml:space="preserve">Version: 2.53.0</w:t>
        <w:br w:type="textWrapping"/>
        <w:t xml:space="preserve">SBOM: </w:t>
      </w:r>
      <w:hyperlink r:id="rId43">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44">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842">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45">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ckck0vc6ne10" w:id="113"/>
      <w:bookmarkEnd w:id="113"/>
      <w:r w:rsidDel="00000000" w:rsidR="00000000" w:rsidRPr="00000000">
        <w:rPr>
          <w:b w:val="1"/>
          <w:bCs w:val="1"/>
          <w:color w:val="000000"/>
          <w:sz w:val="26"/>
          <w:szCs w:val="26"/>
          <w:rtl w:val="0"/>
        </w:rPr>
        <w:t xml:space="preserve">Part 1: Configure </w:t>
      </w:r>
      <w:r w:rsidDel="00000000" w:rsidR="00000000" w:rsidRPr="00000000">
        <w:rPr>
          <w:rFonts w:ascii="Roboto Mono" w:cs="Roboto Mono" w:eastAsia="Roboto Mono" w:hAnsi="Roboto Mono"/>
          <w:b w:val="1"/>
          <w:bCs w:val="1"/>
          <w:color w:val="188038"/>
          <w:sz w:val="26"/>
          <w:szCs w:val="26"/>
          <w:rtl w:val="0"/>
        </w:rPr>
        <w:t xml:space="preserve">alloydbomni_monitor</w:t>
      </w:r>
      <w:r w:rsidDel="00000000" w:rsidR="00000000" w:rsidRPr="00000000">
        <w:rPr>
          <w:b w:val="1"/>
          <w:bCs w:val="1"/>
          <w:color w:val="000000"/>
          <w:sz w:val="26"/>
          <w:szCs w:val="26"/>
          <w:rtl w:val="0"/>
        </w:rPr>
        <w:t xml:space="preserve"> on each Database Node</w:t>
      </w:r>
    </w:p>
    <w:p w:rsidR="00000000" w:rsidDel="00000000" w:rsidP="00000000" w:rsidRDefault="00000000" w:rsidRPr="00000000" w14:paraId="00000845">
      <w:pPr>
        <w:spacing w:after="240" w:before="240" w:lineRule="auto"/>
        <w:rPr>
          <w:b w:val="1"/>
          <w:bCs w:val="1"/>
        </w:rPr>
      </w:pPr>
      <w:r w:rsidDel="00000000" w:rsidR="00000000" w:rsidRPr="00000000">
        <w:rPr>
          <w:rtl w:val="0"/>
        </w:rPr>
        <w:t xml:space="preserve">This section details the configuration steps that need to be performed </w:t>
      </w:r>
      <w:r w:rsidDel="00000000" w:rsidR="00000000" w:rsidRPr="00000000">
        <w:rPr>
          <w:b w:val="1"/>
          <w:bCs w:val="1"/>
          <w:rtl w:val="0"/>
        </w:rPr>
        <w:t xml:space="preserve">on each of your database servers: scalable-db1 (10.1.0.6), scalable-db2 (10.1.0.7), and scalable-db3 (10.1.0.2).</w:t>
      </w:r>
    </w:p>
    <w:p w:rsidR="00000000" w:rsidDel="00000000" w:rsidP="00000000" w:rsidRDefault="00000000" w:rsidRPr="00000000" w14:paraId="00000846">
      <w:pPr>
        <w:spacing w:after="240" w:before="240" w:lineRule="auto"/>
        <w:rPr/>
      </w:pPr>
      <w:r w:rsidDel="00000000" w:rsidR="00000000" w:rsidRPr="00000000">
        <w:rPr>
          <w:rtl w:val="0"/>
        </w:rPr>
        <w:t xml:space="preserve">After you have installed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agent on each DB node, you need to configure it to expose metrics with a specific service name, which is important for Prometheus to differentiate between your database instances.</w:t>
      </w:r>
    </w:p>
    <w:p w:rsidR="00000000" w:rsidDel="00000000" w:rsidP="00000000" w:rsidRDefault="00000000" w:rsidRPr="00000000" w14:paraId="0000084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avqu6rsdiyx" w:id="114"/>
      <w:bookmarkEnd w:id="114"/>
      <w:r w:rsidDel="00000000" w:rsidR="00000000" w:rsidRPr="00000000">
        <w:rPr>
          <w:b w:val="1"/>
          <w:bCs w:val="1"/>
          <w:color w:val="000000"/>
          <w:sz w:val="22"/>
          <w:szCs w:val="22"/>
          <w:rtl w:val="0"/>
        </w:rPr>
        <w:t xml:space="preserve">Phase 2.1: Create Systemd Unit File Override for </w:t>
      </w:r>
      <w:r w:rsidDel="00000000" w:rsidR="00000000" w:rsidRPr="00000000">
        <w:rPr>
          <w:rFonts w:ascii="Roboto Mono" w:cs="Roboto Mono" w:eastAsia="Roboto Mono" w:hAnsi="Roboto Mono"/>
          <w:b w:val="1"/>
          <w:bCs w:val="1"/>
          <w:color w:val="188038"/>
          <w:sz w:val="22"/>
          <w:szCs w:val="22"/>
          <w:rtl w:val="0"/>
        </w:rPr>
        <w:t xml:space="preserve">alloydbomni_monitor</w:t>
      </w:r>
    </w:p>
    <w:p w:rsidR="00000000" w:rsidDel="00000000" w:rsidP="00000000" w:rsidRDefault="00000000" w:rsidRPr="00000000" w14:paraId="00000848">
      <w:pPr>
        <w:spacing w:after="240" w:before="240" w:lineRule="auto"/>
        <w:rPr/>
      </w:pPr>
      <w:r w:rsidDel="00000000" w:rsidR="00000000" w:rsidRPr="00000000">
        <w:rPr>
          <w:rtl w:val="0"/>
        </w:rPr>
        <w:t xml:space="preserve">You need to create an override file for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systemd service on each database node. This will set the </w:t>
      </w:r>
      <w:r w:rsidDel="00000000" w:rsidR="00000000" w:rsidRPr="00000000">
        <w:rPr>
          <w:rFonts w:ascii="Roboto Mono" w:cs="Roboto Mono" w:eastAsia="Roboto Mono" w:hAnsi="Roboto Mono"/>
          <w:color w:val="188038"/>
          <w:rtl w:val="0"/>
        </w:rPr>
        <w:t xml:space="preserve">OMNI_SERVICE_NAME</w:t>
      </w:r>
      <w:r w:rsidDel="00000000" w:rsidR="00000000" w:rsidRPr="00000000">
        <w:rPr>
          <w:rtl w:val="0"/>
        </w:rPr>
        <w:t xml:space="preserve"> environment variable, which the monitor uses to tag its metrics. For a Patroni-based setup (which is common for resilient PostgreSQL), you'll typically set this to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w:t>
      </w:r>
    </w:p>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On scalable-db1 (10.1.0.6):</w:t>
      </w:r>
    </w:p>
    <w:p w:rsidR="00000000" w:rsidDel="00000000" w:rsidP="00000000" w:rsidRDefault="00000000" w:rsidRPr="00000000" w14:paraId="0000084A">
      <w:pPr>
        <w:numPr>
          <w:ilvl w:val="0"/>
          <w:numId w:val="94"/>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mkdir -p /etc/systemd/system/alloydbomni_monitor.service.d/</w:t>
      </w:r>
    </w:p>
    <w:p w:rsidR="00000000" w:rsidDel="00000000" w:rsidP="00000000" w:rsidRDefault="00000000" w:rsidRPr="00000000" w14:paraId="0000084C">
      <w:pPr>
        <w:numPr>
          <w:ilvl w:val="0"/>
          <w:numId w:val="9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/etc/systemd/system/alloydbomni_monitor.service.d/override.conf</w:t>
      </w:r>
    </w:p>
    <w:p w:rsidR="00000000" w:rsidDel="00000000" w:rsidP="00000000" w:rsidRDefault="00000000" w:rsidRPr="00000000" w14:paraId="0000084E">
      <w:pPr>
        <w:numPr>
          <w:ilvl w:val="0"/>
          <w:numId w:val="9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4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[Service]</w:t>
      </w:r>
    </w:p>
    <w:p w:rsidR="00000000" w:rsidDel="00000000" w:rsidP="00000000" w:rsidRDefault="00000000" w:rsidRPr="00000000" w14:paraId="000008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Environment="OMNI_SERVICE_NAME=patroni"</w:t>
      </w:r>
    </w:p>
    <w:p w:rsidR="00000000" w:rsidDel="00000000" w:rsidP="00000000" w:rsidRDefault="00000000" w:rsidRPr="00000000" w14:paraId="00000851">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On scalable-db2 (10.1.0.7):</w:t>
      </w:r>
    </w:p>
    <w:p w:rsidR="00000000" w:rsidDel="00000000" w:rsidP="00000000" w:rsidRDefault="00000000" w:rsidRPr="00000000" w14:paraId="00000853">
      <w:pPr>
        <w:numPr>
          <w:ilvl w:val="0"/>
          <w:numId w:val="27"/>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mkdir -p /etc/systemd/system/alloydbomni_monitor.service.d/</w:t>
      </w:r>
    </w:p>
    <w:p w:rsidR="00000000" w:rsidDel="00000000" w:rsidP="00000000" w:rsidRDefault="00000000" w:rsidRPr="00000000" w14:paraId="00000855">
      <w:pPr>
        <w:numPr>
          <w:ilvl w:val="0"/>
          <w:numId w:val="2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/etc/systemd/system/alloydbomni_monitor.service.d/override.conf</w:t>
      </w:r>
    </w:p>
    <w:p w:rsidR="00000000" w:rsidDel="00000000" w:rsidP="00000000" w:rsidRDefault="00000000" w:rsidRPr="00000000" w14:paraId="00000857">
      <w:pPr>
        <w:numPr>
          <w:ilvl w:val="0"/>
          <w:numId w:val="2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[Service]</w:t>
      </w:r>
    </w:p>
    <w:p w:rsidR="00000000" w:rsidDel="00000000" w:rsidP="00000000" w:rsidRDefault="00000000" w:rsidRPr="00000000" w14:paraId="000008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Environment="OMNI_SERVICE_NAME=patroni"</w:t>
      </w:r>
    </w:p>
    <w:p w:rsidR="00000000" w:rsidDel="00000000" w:rsidP="00000000" w:rsidRDefault="00000000" w:rsidRPr="00000000" w14:paraId="0000085A">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On scalable-db3 (10.1.0.2):</w:t>
      </w:r>
    </w:p>
    <w:p w:rsidR="00000000" w:rsidDel="00000000" w:rsidP="00000000" w:rsidRDefault="00000000" w:rsidRPr="00000000" w14:paraId="0000085B">
      <w:pPr>
        <w:numPr>
          <w:ilvl w:val="0"/>
          <w:numId w:val="44"/>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mkdir -p /etc/systemd/system/alloydbomni_monitor.service.d/</w:t>
      </w:r>
    </w:p>
    <w:p w:rsidR="00000000" w:rsidDel="00000000" w:rsidP="00000000" w:rsidRDefault="00000000" w:rsidRPr="00000000" w14:paraId="0000085D">
      <w:pPr>
        <w:numPr>
          <w:ilvl w:val="0"/>
          <w:numId w:val="4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/etc/systemd/system/alloydbomni_monitor.service.d/override.conf</w:t>
      </w:r>
    </w:p>
    <w:p w:rsidR="00000000" w:rsidDel="00000000" w:rsidP="00000000" w:rsidRDefault="00000000" w:rsidRPr="00000000" w14:paraId="0000085F">
      <w:pPr>
        <w:numPr>
          <w:ilvl w:val="0"/>
          <w:numId w:val="44"/>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br w:type="textWrapping"/>
      </w:r>
      <w:r w:rsidDel="00000000" w:rsidR="00000000" w:rsidRPr="00000000">
        <w:rPr>
          <w:rtl w:val="0"/>
        </w:rPr>
        <w:t xml:space="preserve">Ini, TOML</w:t>
      </w:r>
    </w:p>
    <w:p w:rsidR="00000000" w:rsidDel="00000000" w:rsidP="00000000" w:rsidRDefault="00000000" w:rsidRPr="00000000" w14:paraId="0000086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[Service]</w:t>
      </w:r>
    </w:p>
    <w:p w:rsidR="00000000" w:rsidDel="00000000" w:rsidP="00000000" w:rsidRDefault="00000000" w:rsidRPr="00000000" w14:paraId="000008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Environment="OMNI_SERVICE_NAME=patroni"</w:t>
      </w:r>
    </w:p>
    <w:p w:rsidR="00000000" w:rsidDel="00000000" w:rsidP="00000000" w:rsidRDefault="00000000" w:rsidRPr="00000000" w14:paraId="0000086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2.2: Apply Configuration Changes and Start the Monitor Service</w:t>
      </w:r>
    </w:p>
    <w:p w:rsidR="00000000" w:rsidDel="00000000" w:rsidP="00000000" w:rsidRDefault="00000000" w:rsidRPr="00000000" w14:paraId="00000863">
      <w:pPr>
        <w:spacing w:after="240" w:before="240" w:lineRule="auto"/>
        <w:rPr/>
      </w:pPr>
      <w:r w:rsidDel="00000000" w:rsidR="00000000" w:rsidRPr="00000000">
        <w:rPr>
          <w:rtl w:val="0"/>
        </w:rPr>
        <w:t xml:space="preserve">After creating the </w:t>
      </w:r>
      <w:r w:rsidDel="00000000" w:rsidR="00000000" w:rsidRPr="00000000">
        <w:rPr>
          <w:rFonts w:ascii="Roboto Mono" w:cs="Roboto Mono" w:eastAsia="Roboto Mono" w:hAnsi="Roboto Mono"/>
          <w:color w:val="188038"/>
          <w:rtl w:val="0"/>
        </w:rPr>
        <w:t xml:space="preserve">override.conf</w:t>
      </w:r>
      <w:r w:rsidDel="00000000" w:rsidR="00000000" w:rsidRPr="00000000">
        <w:rPr>
          <w:rtl w:val="0"/>
        </w:rPr>
        <w:t xml:space="preserve"> file on each DB node, you need to reload the systemd daemon and then enable and start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service.</w:t>
      </w:r>
    </w:p>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865">
      <w:pPr>
        <w:numPr>
          <w:ilvl w:val="0"/>
          <w:numId w:val="37"/>
        </w:numPr>
        <w:spacing w:after="240" w:before="240" w:lineRule="auto"/>
        <w:ind w:left="720" w:hanging="360"/>
      </w:pPr>
      <w:r w:rsidDel="00000000" w:rsidR="00000000" w:rsidRPr="00000000">
        <w:rPr>
          <w:b w:val="1"/>
          <w:bCs w:val="1"/>
          <w:rtl w:val="0"/>
        </w:rPr>
        <w:t xml:space="preserve">Reload systemd daemon to apply configuration change:</w:t>
      </w:r>
      <w:r w:rsidDel="00000000" w:rsidR="00000000" w:rsidRPr="00000000">
        <w:rPr>
          <w:rtl w:val="0"/>
        </w:rPr>
      </w:r>
    </w:p>
    <w:p w:rsidR="00000000" w:rsidDel="00000000" w:rsidP="00000000" w:rsidRDefault="00000000" w:rsidRPr="00000000" w14:paraId="000008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daemon-reload</w:t>
      </w:r>
    </w:p>
    <w:p w:rsidR="00000000" w:rsidDel="00000000" w:rsidP="00000000" w:rsidRDefault="00000000" w:rsidRPr="00000000" w14:paraId="00000867">
      <w:pPr>
        <w:numPr>
          <w:ilvl w:val="0"/>
          <w:numId w:val="3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Enable and start the AlloyDB Omni monitor service:</w:t>
      </w:r>
      <w:r w:rsidDel="00000000" w:rsidR="00000000" w:rsidRPr="00000000">
        <w:rPr>
          <w:rtl w:val="0"/>
        </w:rPr>
      </w:r>
    </w:p>
    <w:p w:rsidR="00000000" w:rsidDel="00000000" w:rsidP="00000000" w:rsidRDefault="00000000" w:rsidRPr="00000000" w14:paraId="000008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enable alloydbomni_monitor</w:t>
      </w:r>
    </w:p>
    <w:p w:rsidR="00000000" w:rsidDel="00000000" w:rsidP="00000000" w:rsidRDefault="00000000" w:rsidRPr="00000000" w14:paraId="000008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alloydbomni_monitor</w:t>
      </w:r>
    </w:p>
    <w:p w:rsidR="00000000" w:rsidDel="00000000" w:rsidP="00000000" w:rsidRDefault="00000000" w:rsidRPr="00000000" w14:paraId="0000086A">
      <w:pPr>
        <w:numPr>
          <w:ilvl w:val="0"/>
          <w:numId w:val="3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Verify the AlloyDB Omni monitor service status:</w:t>
      </w:r>
      <w:r w:rsidDel="00000000" w:rsidR="00000000" w:rsidRPr="00000000">
        <w:rPr>
          <w:rtl w:val="0"/>
        </w:rPr>
      </w:r>
    </w:p>
    <w:p w:rsidR="00000000" w:rsidDel="00000000" w:rsidP="00000000" w:rsidRDefault="00000000" w:rsidRPr="00000000" w14:paraId="000008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alloydbomni_monitor</w:t>
      </w:r>
    </w:p>
    <w:p w:rsidR="00000000" w:rsidDel="00000000" w:rsidP="00000000" w:rsidRDefault="00000000" w:rsidRPr="00000000" w14:paraId="0000086C">
      <w:pPr>
        <w:numPr>
          <w:ilvl w:val="0"/>
          <w:numId w:val="37"/>
        </w:numPr>
        <w:spacing w:after="240" w:before="240" w:lineRule="auto"/>
        <w:ind w:left="720" w:hanging="360"/>
      </w:pPr>
      <w:r w:rsidDel="00000000" w:rsidR="00000000" w:rsidRPr="00000000">
        <w:rPr>
          <w:color w:val="188038"/>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86D">
      <w:pPr>
        <w:pStyle w:val="Heading4"/>
        <w:keepNext w:val="0"/>
        <w:keepLines w:val="0"/>
        <w:spacing w:after="40" w:before="240" w:lineRule="auto"/>
        <w:rPr>
          <w:b w:val="1"/>
          <w:bCs w:val="1"/>
          <w:color w:val="000000"/>
          <w:sz w:val="22"/>
          <w:szCs w:val="22"/>
        </w:rPr>
      </w:pPr>
      <w:bookmarkStart w:colFirst="0" w:colLast="0" w:name="_shoh3uq3uw1p" w:id="115"/>
      <w:bookmarkEnd w:id="115"/>
      <w:r w:rsidDel="00000000" w:rsidR="00000000" w:rsidRPr="00000000">
        <w:rPr>
          <w:b w:val="1"/>
          <w:bCs w:val="1"/>
          <w:color w:val="000000"/>
          <w:sz w:val="22"/>
          <w:szCs w:val="22"/>
          <w:rtl w:val="0"/>
        </w:rPr>
        <w:t xml:space="preserve">Phase 2.3: Configure Firewalld for AlloyDB Omni Monitor (on each DB Node)</w:t>
      </w:r>
    </w:p>
    <w:p w:rsidR="00000000" w:rsidDel="00000000" w:rsidP="00000000" w:rsidRDefault="00000000" w:rsidRPr="00000000" w14:paraId="0000086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typically listens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need to ensure that this port is open on each database node so that Prometheus (running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scrape metrics.</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870">
      <w:pPr>
        <w:numPr>
          <w:ilvl w:val="0"/>
          <w:numId w:val="30"/>
        </w:numPr>
        <w:spacing w:after="240" w:before="240" w:lineRule="auto"/>
        <w:ind w:left="720" w:hanging="360"/>
      </w:pPr>
      <w:r w:rsidDel="00000000" w:rsidR="00000000" w:rsidRPr="00000000">
        <w:rPr>
          <w:b w:val="1"/>
          <w:bCs w:val="1"/>
          <w:rtl w:val="0"/>
        </w:rPr>
        <w:t xml:space="preserve">Allow the monitor port:</w:t>
        <w:br w:type="textWrapping"/>
      </w:r>
      <w:r w:rsidDel="00000000" w:rsidR="00000000" w:rsidRPr="00000000">
        <w:rPr>
          <w:rtl w:val="0"/>
        </w:rPr>
        <w:t xml:space="preserve">Bash</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firewall-cmd --permanent --add-port=9187/tcp</w:t>
      </w:r>
    </w:p>
    <w:p w:rsidR="00000000" w:rsidDel="00000000" w:rsidP="00000000" w:rsidRDefault="00000000" w:rsidRPr="00000000" w14:paraId="000008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873">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xo1w90qefr63" w:id="116"/>
      <w:bookmarkEnd w:id="116"/>
      <w:r w:rsidDel="00000000" w:rsidR="00000000" w:rsidRPr="00000000">
        <w:rPr>
          <w:b w:val="1"/>
          <w:bCs w:val="1"/>
          <w:color w:val="000000"/>
          <w:sz w:val="26"/>
          <w:szCs w:val="26"/>
          <w:rtl w:val="0"/>
        </w:rPr>
        <w:t xml:space="preserve">Part 2: Install and Configure Prometheus on scalable-external1</w:t>
      </w:r>
    </w:p>
    <w:p w:rsidR="00000000" w:rsidDel="00000000" w:rsidP="00000000" w:rsidRDefault="00000000" w:rsidRPr="00000000" w14:paraId="00000876">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On scalable-external1 (10.1.0.4):</w:t>
      </w:r>
    </w:p>
    <w:p w:rsidR="00000000" w:rsidDel="00000000" w:rsidP="00000000" w:rsidRDefault="00000000" w:rsidRPr="00000000" w14:paraId="00000878">
      <w:pPr>
        <w:pStyle w:val="Heading4"/>
        <w:keepNext w:val="0"/>
        <w:keepLines w:val="0"/>
        <w:spacing w:after="40" w:before="240" w:lineRule="auto"/>
        <w:rPr>
          <w:b w:val="1"/>
          <w:bCs w:val="1"/>
          <w:color w:val="000000"/>
          <w:sz w:val="22"/>
          <w:szCs w:val="22"/>
        </w:rPr>
      </w:pPr>
      <w:bookmarkStart w:colFirst="0" w:colLast="0" w:name="_zcvkkfosiymh" w:id="117"/>
      <w:bookmarkEnd w:id="117"/>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879">
      <w:pPr>
        <w:numPr>
          <w:ilvl w:val="0"/>
          <w:numId w:val="96"/>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useradd --no-create-home --shell /bin/false prometheus</w:t>
      </w:r>
    </w:p>
    <w:p w:rsidR="00000000" w:rsidDel="00000000" w:rsidP="00000000" w:rsidRDefault="00000000" w:rsidRPr="00000000" w14:paraId="0000087B">
      <w:pPr>
        <w:numPr>
          <w:ilvl w:val="0"/>
          <w:numId w:val="96"/>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mkdir /etc/prometheus /var/lib/prometheus</w:t>
      </w:r>
    </w:p>
    <w:p w:rsidR="00000000" w:rsidDel="00000000" w:rsidP="00000000" w:rsidRDefault="00000000" w:rsidRPr="00000000" w14:paraId="000008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/etc/prometheus /var/lib/prometheus</w:t>
      </w:r>
    </w:p>
    <w:p w:rsidR="00000000" w:rsidDel="00000000" w:rsidP="00000000" w:rsidRDefault="00000000" w:rsidRPr="00000000" w14:paraId="0000087E">
      <w:pPr>
        <w:pStyle w:val="Heading4"/>
        <w:keepNext w:val="0"/>
        <w:keepLines w:val="0"/>
        <w:spacing w:after="40" w:before="240" w:lineRule="auto"/>
        <w:rPr>
          <w:b w:val="1"/>
          <w:bCs w:val="1"/>
          <w:color w:val="000000"/>
          <w:sz w:val="22"/>
          <w:szCs w:val="22"/>
        </w:rPr>
      </w:pPr>
      <w:bookmarkStart w:colFirst="0" w:colLast="0" w:name="_rcj92vh5aj91" w:id="118"/>
      <w:bookmarkEnd w:id="118"/>
      <w:r w:rsidDel="00000000" w:rsidR="00000000" w:rsidRPr="00000000">
        <w:rPr>
          <w:color w:val="188038"/>
          <w:rtl w:val="0"/>
        </w:rPr>
        <w:t xml:space="preserve"></w:t>
      </w:r>
      <w:r w:rsidDel="00000000" w:rsidR="00000000" w:rsidRPr="00000000">
        <w:rPr>
          <w:b w:val="1"/>
          <w:bCs w:val="1"/>
          <w:color w:val="000000"/>
          <w:sz w:val="22"/>
          <w:szCs w:val="22"/>
          <w:rtl w:val="0"/>
        </w:rPr>
        <w:t xml:space="preserve">Phase 1.2: Download and Install Prometheus Binaries</w:t>
      </w:r>
    </w:p>
    <w:p w:rsidR="00000000" w:rsidDel="00000000" w:rsidP="00000000" w:rsidRDefault="00000000" w:rsidRPr="00000000" w14:paraId="0000087F">
      <w:pPr>
        <w:numPr>
          <w:ilvl w:val="0"/>
          <w:numId w:val="50"/>
        </w:numPr>
        <w:spacing w:after="240" w:before="240" w:lineRule="auto"/>
        <w:ind w:left="720" w:hanging="360"/>
      </w:pPr>
      <w:r w:rsidDel="00000000" w:rsidR="00000000" w:rsidRPr="00000000">
        <w:rPr>
          <w:b w:val="1"/>
          <w:bCs w:val="1"/>
          <w:rtl w:val="0"/>
        </w:rPr>
        <w:t xml:space="preserve">Download the Prometheus x86_64 binary:</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wget</w:t>
        <w:br w:type="textWrapping"/>
        <w:t xml:space="preserve">cd /tmp</w:t>
      </w:r>
    </w:p>
    <w:p w:rsidR="00000000" w:rsidDel="00000000" w:rsidP="00000000" w:rsidRDefault="00000000" w:rsidRPr="00000000" w14:paraId="000008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https://github.com/prometheus/prometheus/releases/download/v2.53.0/prometheus-2.53.0.linux-amd64.tar.gz</w:t>
      </w:r>
    </w:p>
    <w:p w:rsidR="00000000" w:rsidDel="00000000" w:rsidP="00000000" w:rsidRDefault="00000000" w:rsidRPr="00000000" w14:paraId="00000882">
      <w:pPr>
        <w:numPr>
          <w:ilvl w:val="0"/>
          <w:numId w:val="5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tar -xvf prometheus-2.53.0.linux-amd64.tar.gz</w:t>
      </w:r>
    </w:p>
    <w:p w:rsidR="00000000" w:rsidDel="00000000" w:rsidP="00000000" w:rsidRDefault="00000000" w:rsidRPr="00000000" w14:paraId="00000884">
      <w:pPr>
        <w:numPr>
          <w:ilvl w:val="0"/>
          <w:numId w:val="5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binaries to /usr/local/bin and set permissions:</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cp prometheus-2.53.0.linux-amd64/prometheus /usr/local/bin/</w:t>
      </w:r>
    </w:p>
    <w:p w:rsidR="00000000" w:rsidDel="00000000" w:rsidP="00000000" w:rsidRDefault="00000000" w:rsidRPr="00000000" w14:paraId="000008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prometheus-2.53.0.linux-amd64/promtool /usr/local/bin/</w:t>
      </w:r>
    </w:p>
    <w:p w:rsidR="00000000" w:rsidDel="00000000" w:rsidP="00000000" w:rsidRDefault="00000000" w:rsidRPr="00000000" w14:paraId="000008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/usr/local/bin/prometheus</w:t>
      </w:r>
    </w:p>
    <w:p w:rsidR="00000000" w:rsidDel="00000000" w:rsidP="00000000" w:rsidRDefault="00000000" w:rsidRPr="00000000" w14:paraId="000008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prometheus:prometheus /usr/local/bin/promtool</w:t>
      </w:r>
    </w:p>
    <w:p w:rsidR="00000000" w:rsidDel="00000000" w:rsidP="00000000" w:rsidRDefault="00000000" w:rsidRPr="00000000" w14:paraId="00000889">
      <w:pPr>
        <w:numPr>
          <w:ilvl w:val="0"/>
          <w:numId w:val="50"/>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Copy console libraries to /etc/prometheus:</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cp -r prometheus-2.53.0.linux-amd64/consoles /etc/prometheus</w:t>
      </w:r>
    </w:p>
    <w:p w:rsidR="00000000" w:rsidDel="00000000" w:rsidP="00000000" w:rsidRDefault="00000000" w:rsidRPr="00000000" w14:paraId="000008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-r prometheus-2.53.0.linux-amd64/console_libraries /etc/prometheus</w:t>
      </w:r>
    </w:p>
    <w:p w:rsidR="00000000" w:rsidDel="00000000" w:rsidP="00000000" w:rsidRDefault="00000000" w:rsidRPr="00000000" w14:paraId="00000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/etc/prometheus/consoles</w:t>
      </w:r>
    </w:p>
    <w:p w:rsidR="00000000" w:rsidDel="00000000" w:rsidP="00000000" w:rsidRDefault="00000000" w:rsidRPr="00000000" w14:paraId="00000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prometheus:prometheus /etc/prometheus/console_libraries</w:t>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vv6h4j4j5yy0" w:id="119"/>
      <w:bookmarkEnd w:id="119"/>
      <w:r w:rsidDel="00000000" w:rsidR="00000000" w:rsidRPr="00000000">
        <w:rPr>
          <w:color w:val="188038"/>
          <w:rtl w:val="0"/>
        </w:rPr>
        <w:t xml:space="preserve"></w:t>
      </w:r>
      <w:r w:rsidDel="00000000" w:rsidR="00000000" w:rsidRPr="00000000">
        <w:rPr>
          <w:b w:val="1"/>
          <w:bCs w:val="1"/>
          <w:color w:val="000000"/>
          <w:sz w:val="22"/>
          <w:szCs w:val="22"/>
          <w:rtl w:val="0"/>
        </w:rPr>
        <w:t xml:space="preserve">Phase 1.3: Configure Prometheus (prometheus.yml)</w:t>
      </w:r>
    </w:p>
    <w:p w:rsidR="00000000" w:rsidDel="00000000" w:rsidP="00000000" w:rsidRDefault="00000000" w:rsidRPr="00000000" w14:paraId="0000088F">
      <w:pPr>
        <w:spacing w:after="240" w:before="240" w:lineRule="auto"/>
        <w:rPr/>
      </w:pPr>
      <w:r w:rsidDel="00000000" w:rsidR="00000000" w:rsidRPr="00000000">
        <w:rPr>
          <w:rtl w:val="0"/>
        </w:rPr>
        <w:t xml:space="preserve">This is where you tell Prometheus what to monitor. We'll add all three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instances as scrape targets with their new IPs.</w:t>
      </w:r>
    </w:p>
    <w:p w:rsidR="00000000" w:rsidDel="00000000" w:rsidP="00000000" w:rsidRDefault="00000000" w:rsidRPr="00000000" w14:paraId="00000890">
      <w:pPr>
        <w:numPr>
          <w:ilvl w:val="0"/>
          <w:numId w:val="22"/>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/etc/prometheus/prometheus.yml</w:t>
      </w:r>
    </w:p>
    <w:p w:rsidR="00000000" w:rsidDel="00000000" w:rsidP="00000000" w:rsidRDefault="00000000" w:rsidRPr="00000000" w14:paraId="00000892">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93">
      <w:pPr>
        <w:numPr>
          <w:ilvl w:val="0"/>
          <w:numId w:val="22"/>
        </w:numPr>
        <w:spacing w:after="240" w:before="240" w:lineRule="auto"/>
        <w:ind w:left="720" w:hanging="360"/>
      </w:pP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global:</w:t>
      </w:r>
    </w:p>
    <w:p w:rsidR="00000000" w:rsidDel="00000000" w:rsidP="00000000" w:rsidRDefault="00000000" w:rsidRPr="00000000" w14:paraId="000008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scrape_interval: 1m # How frequently Prometheus will scrape targets</w:t>
      </w:r>
    </w:p>
    <w:p w:rsidR="00000000" w:rsidDel="00000000" w:rsidP="00000000" w:rsidRDefault="00000000" w:rsidRPr="00000000" w14:paraId="000008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scrape_configs:</w:t>
      </w:r>
    </w:p>
    <w:p w:rsidR="00000000" w:rsidDel="00000000" w:rsidP="00000000" w:rsidRDefault="00000000" w:rsidRPr="00000000" w14:paraId="000008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Prometheus itself (for monitoring Prometheus)</w:t>
      </w:r>
    </w:p>
    <w:p w:rsidR="00000000" w:rsidDel="00000000" w:rsidP="00000000" w:rsidRDefault="00000000" w:rsidRPr="00000000" w14:paraId="000008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'prometheus'</w:t>
      </w:r>
    </w:p>
    <w:p w:rsidR="00000000" w:rsidDel="00000000" w:rsidP="00000000" w:rsidRDefault="00000000" w:rsidRPr="00000000" w14:paraId="000008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8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['localhost:9090']</w:t>
      </w:r>
    </w:p>
    <w:p w:rsidR="00000000" w:rsidDel="00000000" w:rsidP="00000000" w:rsidRDefault="00000000" w:rsidRPr="00000000" w14:paraId="000008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the AlloyDB Omni monitor on scalable-db1</w:t>
      </w:r>
    </w:p>
    <w:p w:rsidR="00000000" w:rsidDel="00000000" w:rsidP="00000000" w:rsidRDefault="00000000" w:rsidRPr="00000000" w14:paraId="000008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'alloydb_omni_monitor_db1'</w:t>
      </w:r>
    </w:p>
    <w:p w:rsidR="00000000" w:rsidDel="00000000" w:rsidP="00000000" w:rsidRDefault="00000000" w:rsidRPr="00000000" w14:paraId="000008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8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['10.1.0.6:9187']</w:t>
      </w:r>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the AlloyDB Omni monitor on scalable-db2</w:t>
      </w:r>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'alloydb_omni_monitor_db2'</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['10.1.0.7:9187']</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Scrape the AlloyDB Omni monitor on scalable-db3</w:t>
      </w:r>
    </w:p>
    <w:p w:rsidR="00000000" w:rsidDel="00000000" w:rsidP="00000000" w:rsidRDefault="00000000" w:rsidRPr="00000000" w14:paraId="000008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job_name: 'alloydb_omni_monitor_db3'</w:t>
      </w:r>
    </w:p>
    <w:p w:rsidR="00000000" w:rsidDel="00000000" w:rsidP="00000000" w:rsidRDefault="00000000" w:rsidRPr="00000000" w14:paraId="000008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static_configs:</w:t>
      </w:r>
    </w:p>
    <w:p w:rsidR="00000000" w:rsidDel="00000000" w:rsidP="00000000" w:rsidRDefault="00000000" w:rsidRPr="00000000" w14:paraId="000008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targets: ['10.1.0.2:9187']</w:t>
      </w:r>
    </w:p>
    <w:p w:rsidR="00000000" w:rsidDel="00000000" w:rsidP="00000000" w:rsidRDefault="00000000" w:rsidRPr="00000000" w14:paraId="000008AB">
      <w:pPr>
        <w:numPr>
          <w:ilvl w:val="0"/>
          <w:numId w:val="2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chown prometheus:prometheus /etc/prometheus/prometheus.yml</w:t>
      </w:r>
    </w:p>
    <w:p w:rsidR="00000000" w:rsidDel="00000000" w:rsidP="00000000" w:rsidRDefault="00000000" w:rsidRPr="00000000" w14:paraId="000008AD">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AE">
      <w:pPr>
        <w:pStyle w:val="Heading4"/>
        <w:keepNext w:val="0"/>
        <w:keepLines w:val="0"/>
        <w:spacing w:after="40" w:before="240" w:lineRule="auto"/>
        <w:rPr>
          <w:b w:val="1"/>
          <w:bCs w:val="1"/>
          <w:color w:val="000000"/>
          <w:sz w:val="22"/>
          <w:szCs w:val="22"/>
        </w:rPr>
      </w:pPr>
      <w:bookmarkStart w:colFirst="0" w:colLast="0" w:name="_h2saae4mltw3" w:id="120"/>
      <w:bookmarkEnd w:id="120"/>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8AF">
      <w:pPr>
        <w:numPr>
          <w:ilvl w:val="0"/>
          <w:numId w:val="12"/>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8B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vi /etc/systemd/system/prometheus.service</w:t>
      </w:r>
    </w:p>
    <w:p w:rsidR="00000000" w:rsidDel="00000000" w:rsidP="00000000" w:rsidRDefault="00000000" w:rsidRPr="00000000" w14:paraId="000008B1">
      <w:pPr>
        <w:numPr>
          <w:ilvl w:val="0"/>
          <w:numId w:val="1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[Unit]</w:t>
      </w:r>
    </w:p>
    <w:p w:rsidR="00000000" w:rsidDel="00000000" w:rsidP="00000000" w:rsidRDefault="00000000" w:rsidRPr="00000000" w14:paraId="000008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Description=Prometheus</w:t>
      </w:r>
    </w:p>
    <w:p w:rsidR="00000000" w:rsidDel="00000000" w:rsidP="00000000" w:rsidRDefault="00000000" w:rsidRPr="00000000" w14:paraId="000008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Wants=network-online.target</w:t>
      </w:r>
    </w:p>
    <w:p w:rsidR="00000000" w:rsidDel="00000000" w:rsidP="00000000" w:rsidRDefault="00000000" w:rsidRPr="00000000" w14:paraId="000008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After=network-online.target</w:t>
      </w:r>
    </w:p>
    <w:p w:rsidR="00000000" w:rsidDel="00000000" w:rsidP="00000000" w:rsidRDefault="00000000" w:rsidRPr="00000000" w14:paraId="000008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8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User=prometheus</w:t>
      </w:r>
    </w:p>
    <w:p w:rsidR="00000000" w:rsidDel="00000000" w:rsidP="00000000" w:rsidRDefault="00000000" w:rsidRPr="00000000" w14:paraId="000008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Group=prometheus</w:t>
      </w:r>
    </w:p>
    <w:p w:rsidR="00000000" w:rsidDel="00000000" w:rsidP="00000000" w:rsidRDefault="00000000" w:rsidRPr="00000000" w14:paraId="000008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Type=simple</w:t>
      </w:r>
    </w:p>
    <w:p w:rsidR="00000000" w:rsidDel="00000000" w:rsidP="00000000" w:rsidRDefault="00000000" w:rsidRPr="00000000" w14:paraId="000008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ExecStart=/usr/local/bin/prometheus \</w:t>
      </w:r>
    </w:p>
    <w:p w:rsidR="00000000" w:rsidDel="00000000" w:rsidP="00000000" w:rsidRDefault="00000000" w:rsidRPr="00000000" w14:paraId="000008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--config.file /etc/prometheus/prometheus.yml \</w:t>
      </w:r>
    </w:p>
    <w:p w:rsidR="00000000" w:rsidDel="00000000" w:rsidP="00000000" w:rsidRDefault="00000000" w:rsidRPr="00000000" w14:paraId="000008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--storage.tsdb.path /var/lib/prometheus \</w:t>
      </w:r>
    </w:p>
    <w:p w:rsidR="00000000" w:rsidDel="00000000" w:rsidP="00000000" w:rsidRDefault="00000000" w:rsidRPr="00000000" w14:paraId="000008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--web.console.templates=/etc/prometheus/consoles \</w:t>
      </w:r>
    </w:p>
    <w:p w:rsidR="00000000" w:rsidDel="00000000" w:rsidP="00000000" w:rsidRDefault="00000000" w:rsidRPr="00000000" w14:paraId="000008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--web.console.libraries=/etc/prometheus/console_libraries \</w:t>
      </w:r>
    </w:p>
    <w:p w:rsidR="00000000" w:rsidDel="00000000" w:rsidP="00000000" w:rsidRDefault="00000000" w:rsidRPr="00000000" w14:paraId="000008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--web.listen-address=:9090</w:t>
      </w:r>
    </w:p>
    <w:p w:rsidR="00000000" w:rsidDel="00000000" w:rsidP="00000000" w:rsidRDefault="00000000" w:rsidRPr="00000000" w14:paraId="000008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w:t>
      </w:r>
    </w:p>
    <w:p w:rsidR="00000000" w:rsidDel="00000000" w:rsidP="00000000" w:rsidRDefault="00000000" w:rsidRPr="00000000" w14:paraId="000008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WantedBy=multi-user.target</w:t>
      </w:r>
    </w:p>
    <w:p w:rsidR="00000000" w:rsidDel="00000000" w:rsidP="00000000" w:rsidRDefault="00000000" w:rsidRPr="00000000" w14:paraId="000008C4">
      <w:pPr>
        <w:numPr>
          <w:ilvl w:val="0"/>
          <w:numId w:val="12"/>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daemon-reload</w:t>
      </w:r>
    </w:p>
    <w:p w:rsidR="00000000" w:rsidDel="00000000" w:rsidP="00000000" w:rsidRDefault="00000000" w:rsidRPr="00000000" w14:paraId="000008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enable prometheus</w:t>
      </w:r>
    </w:p>
    <w:p w:rsidR="00000000" w:rsidDel="00000000" w:rsidP="00000000" w:rsidRDefault="00000000" w:rsidRPr="00000000" w14:paraId="000008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start prometheus</w:t>
      </w:r>
    </w:p>
    <w:p w:rsidR="00000000" w:rsidDel="00000000" w:rsidP="00000000" w:rsidRDefault="00000000" w:rsidRPr="00000000" w14:paraId="000008C8">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8C9">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8CA">
      <w:pPr>
        <w:numPr>
          <w:ilvl w:val="0"/>
          <w:numId w:val="11"/>
        </w:numPr>
        <w:spacing w:after="240" w:before="240" w:lineRule="auto"/>
        <w:ind w:left="720" w:hanging="360"/>
      </w:pPr>
      <w:r w:rsidDel="00000000" w:rsidR="00000000" w:rsidRPr="00000000">
        <w:rPr>
          <w:b w:val="1"/>
          <w:bCs w:val="1"/>
          <w:rtl w:val="0"/>
        </w:rPr>
        <w:t xml:space="preserve">Allow Prometheus port:</w:t>
      </w:r>
      <w:r w:rsidDel="00000000" w:rsidR="00000000" w:rsidRPr="00000000">
        <w:rPr>
          <w:rtl w:val="0"/>
        </w:rPr>
      </w:r>
    </w:p>
    <w:p w:rsidR="00000000" w:rsidDel="00000000" w:rsidP="00000000" w:rsidRDefault="00000000" w:rsidRPr="00000000" w14:paraId="000008C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firewall-cmd --permanent --add-port=9090/tcp</w:t>
      </w:r>
    </w:p>
    <w:p w:rsidR="00000000" w:rsidDel="00000000" w:rsidP="00000000" w:rsidRDefault="00000000" w:rsidRPr="00000000" w14:paraId="000008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8CD">
      <w:pPr>
        <w:pStyle w:val="Heading4"/>
        <w:keepNext w:val="0"/>
        <w:keepLines w:val="0"/>
        <w:spacing w:after="40" w:before="240" w:lineRule="auto"/>
        <w:rPr>
          <w:b w:val="1"/>
          <w:bCs w:val="1"/>
          <w:color w:val="000000"/>
          <w:sz w:val="22"/>
          <w:szCs w:val="22"/>
        </w:rPr>
      </w:pPr>
      <w:bookmarkStart w:colFirst="0" w:colLast="0" w:name="_pl1a5gj49uti" w:id="121"/>
      <w:bookmarkEnd w:id="121"/>
      <w:r w:rsidDel="00000000" w:rsidR="00000000" w:rsidRPr="00000000">
        <w:rPr>
          <w:color w:val="188038"/>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8CE">
      <w:pPr>
        <w:numPr>
          <w:ilvl w:val="0"/>
          <w:numId w:val="93"/>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systemctl status prometheus</w:t>
      </w:r>
    </w:p>
    <w:p w:rsidR="00000000" w:rsidDel="00000000" w:rsidP="00000000" w:rsidRDefault="00000000" w:rsidRPr="00000000" w14:paraId="000008D0">
      <w:pPr>
        <w:spacing w:after="240" w:before="240" w:lineRule="auto"/>
        <w:ind w:left="720" w:firstLine="0"/>
        <w:rPr>
          <w:i w:val="1"/>
          <w:iCs w:val="1"/>
        </w:rPr>
      </w:pPr>
      <w:r w:rsidDel="00000000" w:rsidR="00000000" w:rsidRPr="00000000">
        <w:rPr>
          <w:color w:val="188038"/>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8D1">
      <w:pPr>
        <w:numPr>
          <w:ilvl w:val="0"/>
          <w:numId w:val="93"/>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journalctl -xeu prometheus.service</w:t>
      </w:r>
    </w:p>
    <w:p w:rsidR="00000000" w:rsidDel="00000000" w:rsidP="00000000" w:rsidRDefault="00000000" w:rsidRPr="00000000" w14:paraId="000008D3">
      <w:pPr>
        <w:numPr>
          <w:ilvl w:val="0"/>
          <w:numId w:val="93"/>
        </w:numPr>
        <w:spacing w:after="0" w:afterAutospacing="0" w:before="240" w:lineRule="auto"/>
        <w:ind w:left="720" w:hanging="360"/>
      </w:pPr>
      <w:r w:rsidDel="00000000" w:rsidR="00000000" w:rsidRPr="00000000">
        <w:rPr>
          <w:color w:val="188038"/>
          <w:rtl w:val="0"/>
        </w:rPr>
        <w:t xml:space="preserve"></w:t>
      </w:r>
      <w:r w:rsidDel="00000000" w:rsidR="00000000" w:rsidRPr="00000000">
        <w:rPr>
          <w:i w:val="1"/>
          <w:iCs w:val="1"/>
          <w:rtl w:val="0"/>
        </w:rPr>
        <w:t xml:space="preserve">Look for messages indicating successful startup and target discovery for all three database instances.</w:t>
      </w:r>
    </w:p>
    <w:p w:rsidR="00000000" w:rsidDel="00000000" w:rsidP="00000000" w:rsidRDefault="00000000" w:rsidRPr="00000000" w14:paraId="000008D4">
      <w:pPr>
        <w:numPr>
          <w:ilvl w:val="0"/>
          <w:numId w:val="93"/>
        </w:numPr>
        <w:spacing w:after="240" w:before="0" w:beforeAutospacing="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8D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http://10.1.0.4:9090</w:t>
      </w:r>
    </w:p>
    <w:p w:rsidR="00000000" w:rsidDel="00000000" w:rsidP="00000000" w:rsidRDefault="00000000" w:rsidRPr="00000000" w14:paraId="000008D6">
      <w:pPr>
        <w:numPr>
          <w:ilvl w:val="0"/>
          <w:numId w:val="93"/>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Status -&gt; 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all three AlloyDB Omni monitor targets (</w:t>
      </w:r>
      <w:r w:rsidDel="00000000" w:rsidR="00000000" w:rsidRPr="00000000">
        <w:rPr>
          <w:rFonts w:ascii="Roboto Mono" w:cs="Roboto Mono" w:eastAsia="Roboto Mono" w:hAnsi="Roboto Mono"/>
          <w:color w:val="188038"/>
          <w:rtl w:val="0"/>
        </w:rPr>
        <w:t xml:space="preserve">10.1.0.6:9187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10.1.0.2:9187</w:t>
      </w:r>
      <w:r w:rsidDel="00000000" w:rsidR="00000000" w:rsidRPr="00000000">
        <w:rPr>
          <w:rtl w:val="0"/>
        </w:rPr>
        <w:t xml:space="preserve">) listed with a "healthy" state.</w:t>
        <w:br w:type="textWrapping"/>
      </w:r>
      <w:r w:rsidDel="00000000" w:rsidR="00000000" w:rsidRPr="00000000">
        <w:rPr>
          <w:b w:val="1"/>
          <w:bCs w:val="1"/>
          <w:rtl w:val="0"/>
        </w:rPr>
        <w:t xml:space="preserve">Important Considerations for Resilient Architecture:</w:t>
      </w:r>
    </w:p>
    <w:p w:rsidR="00000000" w:rsidDel="00000000" w:rsidP="00000000" w:rsidRDefault="00000000" w:rsidRPr="00000000" w14:paraId="000008D7">
      <w:pPr>
        <w:numPr>
          <w:ilvl w:val="1"/>
          <w:numId w:val="93"/>
        </w:numPr>
        <w:spacing w:after="0" w:afterAutospacing="0" w:before="0" w:beforeAutospacing="0" w:lineRule="auto"/>
        <w:ind w:left="1440" w:hanging="360"/>
      </w:pPr>
      <w:r w:rsidDel="00000000" w:rsidR="00000000" w:rsidRPr="00000000">
        <w:rPr>
          <w:b w:val="1"/>
          <w:bCs w:val="1"/>
          <w:rtl w:val="0"/>
        </w:rPr>
        <w:t xml:space="preserve">AlloyDB Omni Monitor on each DB:</w:t>
      </w:r>
      <w:r w:rsidDel="00000000" w:rsidR="00000000" w:rsidRPr="00000000">
        <w:rPr>
          <w:rtl w:val="0"/>
        </w:rPr>
        <w:t xml:space="preserve"> Ensure that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(or whatever exporter you are using for your databases) is installed and running on </w:t>
      </w:r>
      <w:r w:rsidDel="00000000" w:rsidR="00000000" w:rsidRPr="00000000">
        <w:rPr>
          <w:b w:val="1"/>
          <w:bCs w:val="1"/>
          <w:rtl w:val="0"/>
        </w:rPr>
        <w:t xml:space="preserve">each of your database VMs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and is configured to listen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(or your chosen port).</w:t>
      </w:r>
    </w:p>
    <w:p w:rsidR="00000000" w:rsidDel="00000000" w:rsidP="00000000" w:rsidRDefault="00000000" w:rsidRPr="00000000" w14:paraId="000008D8">
      <w:pPr>
        <w:numPr>
          <w:ilvl w:val="1"/>
          <w:numId w:val="93"/>
        </w:numPr>
        <w:spacing w:after="0" w:afterAutospacing="0" w:before="0" w:beforeAutospacing="0" w:lineRule="auto"/>
        <w:ind w:left="1440" w:hanging="360"/>
      </w:pPr>
      <w:r w:rsidDel="00000000" w:rsidR="00000000" w:rsidRPr="00000000">
        <w:rPr>
          <w:b w:val="1"/>
          <w:bCs w:val="1"/>
          <w:rtl w:val="0"/>
        </w:rPr>
        <w:t xml:space="preserve">Firewall on DB VMs:</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configure the firewall on each of your database VMs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to allow inbound TCP connections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VM (10.1.0.4).</w:t>
      </w:r>
    </w:p>
    <w:p w:rsidR="00000000" w:rsidDel="00000000" w:rsidP="00000000" w:rsidRDefault="00000000" w:rsidRPr="00000000" w14:paraId="000008D9">
      <w:pPr>
        <w:numPr>
          <w:ilvl w:val="2"/>
          <w:numId w:val="93"/>
        </w:numPr>
        <w:spacing w:after="240" w:before="0" w:beforeAutospacing="0" w:lineRule="auto"/>
        <w:ind w:left="2160" w:hanging="360"/>
      </w:pPr>
      <w:r w:rsidDel="00000000" w:rsidR="00000000" w:rsidRPr="00000000">
        <w:rPr>
          <w:b w:val="1"/>
          <w:bCs w:val="1"/>
          <w:rtl w:val="0"/>
        </w:rPr>
        <w:t xml:space="preserve">Example for allowing port 9187 on each DB VM (assuming </w:t>
      </w:r>
      <w:r w:rsidDel="00000000" w:rsidR="00000000" w:rsidRPr="00000000">
        <w:rPr>
          <w:rFonts w:ascii="Roboto Mono" w:cs="Roboto Mono" w:eastAsia="Roboto Mono" w:hAnsi="Roboto Mono"/>
          <w:b w:val="1"/>
          <w:bCs w:val="1"/>
          <w:color w:val="188038"/>
          <w:rtl w:val="0"/>
        </w:rPr>
        <w:t xml:space="preserve">firewalld</w:t>
      </w:r>
      <w:r w:rsidDel="00000000" w:rsidR="00000000" w:rsidRPr="00000000">
        <w:rPr>
          <w:b w:val="1"/>
          <w:bCs w:val="1"/>
          <w:rtl w:val="0"/>
        </w:rPr>
        <w:t xml:space="preserve">):</w:t>
        <w:br w:type="textWrapping"/>
      </w:r>
      <w:r w:rsidDel="00000000" w:rsidR="00000000" w:rsidRPr="00000000">
        <w:rPr>
          <w:rtl w:val="0"/>
        </w:rPr>
        <w:t xml:space="preserve">Bash</w:t>
      </w:r>
    </w:p>
    <w:p w:rsidR="00000000" w:rsidDel="00000000" w:rsidP="00000000" w:rsidRDefault="00000000" w:rsidRPr="00000000" w14:paraId="000008D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sudo firewall-cmd --permanent --add-port=9187/tcp</w:t>
      </w:r>
    </w:p>
    <w:p w:rsidR="00000000" w:rsidDel="00000000" w:rsidP="00000000" w:rsidRDefault="00000000" w:rsidRPr="00000000" w14:paraId="000008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firewall-cmd --reload</w:t>
      </w:r>
    </w:p>
    <w:p w:rsidR="00000000" w:rsidDel="00000000" w:rsidP="00000000" w:rsidRDefault="00000000" w:rsidRPr="00000000" w14:paraId="000008DC">
      <w:pPr>
        <w:numPr>
          <w:ilvl w:val="2"/>
          <w:numId w:val="93"/>
        </w:numPr>
        <w:spacing w:after="0" w:afterAutospacing="0" w:before="240" w:lineRule="auto"/>
        <w:ind w:left="2160" w:hanging="360"/>
      </w:pPr>
      <w:r w:rsidDel="00000000" w:rsidR="00000000" w:rsidRPr="00000000">
        <w:rPr>
          <w:color w:val="188038"/>
          <w:rtl w:val="0"/>
        </w:rPr>
        <w:t xml:space="preserve"></w:t>
      </w:r>
      <w:r w:rsidDel="00000000" w:rsidR="00000000" w:rsidRPr="00000000">
        <w:rPr>
          <w:rtl w:val="0"/>
        </w:rPr>
        <w:br w:type="textWrapping"/>
        <w:t xml:space="preserve">(You might want to restrict this further to only allow connections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's IP if your security policy requires it.)</w:t>
      </w:r>
    </w:p>
    <w:p w:rsidR="00000000" w:rsidDel="00000000" w:rsidP="00000000" w:rsidRDefault="00000000" w:rsidRPr="00000000" w14:paraId="000008DD">
      <w:pPr>
        <w:numPr>
          <w:ilvl w:val="1"/>
          <w:numId w:val="93"/>
        </w:numPr>
        <w:spacing w:after="240" w:before="0" w:beforeAutospacing="0" w:lineRule="auto"/>
        <w:ind w:left="1440" w:hanging="360"/>
      </w:pPr>
      <w:r w:rsidDel="00000000" w:rsidR="00000000" w:rsidRPr="00000000">
        <w:rPr>
          <w:b w:val="1"/>
          <w:bCs w:val="1"/>
          <w:rtl w:val="0"/>
        </w:rPr>
        <w:t xml:space="preserve">Network Connectivity:</w:t>
      </w:r>
      <w:r w:rsidDel="00000000" w:rsidR="00000000" w:rsidRPr="00000000">
        <w:rPr>
          <w:rtl w:val="0"/>
        </w:rPr>
        <w:t xml:space="preserve"> Verify that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reach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can test this using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br w:type="textWrapping"/>
        <w:t xml:space="preserve">Bash</w:t>
      </w:r>
    </w:p>
    <w:p w:rsidR="00000000" w:rsidDel="00000000" w:rsidP="00000000" w:rsidRDefault="00000000" w:rsidRPr="00000000" w14:paraId="000008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telnet 10.1.0.6 9187</w:t>
      </w:r>
    </w:p>
    <w:p w:rsidR="00000000" w:rsidDel="00000000" w:rsidP="00000000" w:rsidRDefault="00000000" w:rsidRPr="00000000" w14:paraId="000008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telnet 10.1.0.7 9187</w:t>
      </w:r>
    </w:p>
    <w:p w:rsidR="00000000" w:rsidDel="00000000" w:rsidP="00000000" w:rsidRDefault="00000000" w:rsidRPr="00000000" w14:paraId="000008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telnet 10.1.0.2 9187</w:t>
      </w:r>
    </w:p>
    <w:p w:rsidR="00000000" w:rsidDel="00000000" w:rsidP="00000000" w:rsidRDefault="00000000" w:rsidRPr="00000000" w14:paraId="000008E1">
      <w:pPr>
        <w:numPr>
          <w:ilvl w:val="1"/>
          <w:numId w:val="93"/>
        </w:numPr>
        <w:spacing w:after="240" w:before="240" w:lineRule="auto"/>
        <w:ind w:left="1440" w:hanging="360"/>
      </w:pPr>
      <w:r w:rsidDel="00000000" w:rsidR="00000000" w:rsidRPr="00000000">
        <w:rPr>
          <w:color w:val="188038"/>
          <w:rtl w:val="0"/>
        </w:rPr>
        <w:t xml:space="preserve"></w:t>
      </w:r>
      <w:r w:rsidDel="00000000" w:rsidR="00000000" w:rsidRPr="00000000">
        <w:rPr>
          <w:rtl w:val="0"/>
        </w:rPr>
        <w:t xml:space="preserve">You should see a successful connection (though the output might look like gibberish as it's a metrics endpoint, not a human-readable service).</w:t>
      </w:r>
    </w:p>
    <w:p w:rsidR="00000000" w:rsidDel="00000000" w:rsidP="00000000" w:rsidRDefault="00000000" w:rsidRPr="00000000" w14:paraId="000008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3">
      <w:pPr>
        <w:rPr>
          <w:b w:val="1"/>
          <w:bCs w:val="1"/>
          <w:sz w:val="24"/>
          <w:szCs w:val="24"/>
        </w:rPr>
      </w:pPr>
      <w:r w:rsidDel="00000000" w:rsidR="00000000" w:rsidRPr="00000000">
        <w:rPr>
          <w:b w:val="1"/>
          <w:bCs w:val="1"/>
          <w:sz w:val="24"/>
          <w:szCs w:val="24"/>
          <w:rtl w:val="0"/>
        </w:rPr>
        <w:t xml:space="preserve">Exit Criteria: </w:t>
      </w:r>
    </w:p>
    <w:p w:rsidR="00000000" w:rsidDel="00000000" w:rsidP="00000000" w:rsidRDefault="00000000" w:rsidRPr="00000000" w14:paraId="000008E4">
      <w:pPr>
        <w:rPr/>
      </w:pPr>
      <w:r w:rsidDel="00000000" w:rsidR="00000000" w:rsidRPr="00000000">
        <w:rPr>
          <w:rtl w:val="0"/>
        </w:rPr>
        <w:br w:type="textWrapping"/>
        <w:t xml:space="preserve">1. dnf list --installed shows alloydbomni_monitor</w:t>
      </w:r>
    </w:p>
    <w:p w:rsidR="00000000" w:rsidDel="00000000" w:rsidP="00000000" w:rsidRDefault="00000000" w:rsidRPr="00000000" w14:paraId="000008E5">
      <w:pPr>
        <w:rPr/>
      </w:pPr>
      <w:r w:rsidDel="00000000" w:rsidR="00000000" w:rsidRPr="00000000">
        <w:rPr>
          <w:rtl w:val="0"/>
        </w:rPr>
        <w:t xml:space="preserve">2. systemctl status alloydbomni_monitor shows successful status</w:t>
      </w:r>
    </w:p>
    <w:p w:rsidR="00000000" w:rsidDel="00000000" w:rsidP="00000000" w:rsidRDefault="00000000" w:rsidRPr="00000000" w14:paraId="000008E6">
      <w:pPr>
        <w:rPr/>
      </w:pPr>
      <w:r w:rsidDel="00000000" w:rsidR="00000000" w:rsidRPr="00000000">
        <w:rPr>
          <w:rtl w:val="0"/>
        </w:rPr>
        <w:t xml:space="preserve">3. systemctl status does not show alloydbomni_monitor</w:t>
      </w:r>
    </w:p>
    <w:p w:rsidR="00000000" w:rsidDel="00000000" w:rsidP="00000000" w:rsidRDefault="00000000" w:rsidRPr="00000000" w14:paraId="000008E7">
      <w:pPr>
        <w:rPr/>
      </w:pPr>
      <w:r w:rsidDel="00000000" w:rsidR="00000000" w:rsidRPr="00000000">
        <w:rPr>
          <w:rtl w:val="0"/>
        </w:rPr>
        <w:t xml:space="preserve">4. dnf list --installed does not show alloydbomni_monitor</w:t>
      </w:r>
    </w:p>
    <w:p w:rsidR="00000000" w:rsidDel="00000000" w:rsidP="00000000" w:rsidRDefault="00000000" w:rsidRPr="00000000" w14:paraId="000008E8">
      <w:pPr>
        <w:rPr/>
      </w:pPr>
      <w:r w:rsidDel="00000000" w:rsidR="00000000" w:rsidRPr="00000000">
        <w:rPr>
          <w:rtl w:val="0"/>
        </w:rPr>
        <w:t xml:space="preserve">5. curl from a remote host on metrics port returns HTTP OK</w:t>
      </w:r>
    </w:p>
    <w:p w:rsidR="00000000" w:rsidDel="00000000" w:rsidP="00000000" w:rsidRDefault="00000000" w:rsidRPr="00000000" w14:paraId="000008E9">
      <w:pPr>
        <w:rPr/>
      </w:pPr>
      <w:r w:rsidDel="00000000" w:rsidR="00000000" w:rsidRPr="00000000">
        <w:rPr>
          <w:rtl w:val="0"/>
        </w:rPr>
        <w:t xml:space="preserve">6. Prometheus from a remote host successfully ingests 15 min of data</w:t>
      </w:r>
    </w:p>
    <w:p w:rsidR="00000000" w:rsidDel="00000000" w:rsidP="00000000" w:rsidRDefault="00000000" w:rsidRPr="00000000" w14:paraId="000008EA">
      <w:pPr>
        <w:rPr/>
      </w:pPr>
      <w:r w:rsidDel="00000000" w:rsidR="00000000" w:rsidRPr="00000000">
        <w:rPr>
          <w:rtl w:val="0"/>
        </w:rPr>
        <w:t xml:space="preserve">7. curl -s 'http://localhost:9090/api/v1/label/__name__/values' shows expected list of metrics (reference)</w:t>
      </w:r>
    </w:p>
    <w:p w:rsidR="00000000" w:rsidDel="00000000" w:rsidP="00000000" w:rsidRDefault="00000000" w:rsidRPr="00000000" w14:paraId="000008EB">
      <w:pPr>
        <w:rPr/>
      </w:pPr>
      <w:r w:rsidDel="00000000" w:rsidR="00000000" w:rsidRPr="00000000">
        <w:rPr>
          <w:rtl w:val="0"/>
        </w:rPr>
        <w:t xml:space="preserve">8. AlloyDB Metrics Freshness less than 1 min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Alloydbomni_monitoring agen running status:</w:t>
        <w:br w:type="textWrapping"/>
        <w:t xml:space="preserve">Scalable-db1: </w:t>
      </w:r>
      <w:hyperlink r:id="rId46">
        <w:r w:rsidDel="00000000" w:rsidR="00000000" w:rsidRPr="00000000">
          <w:rPr>
            <w:color w:val="1155cc"/>
            <w:u w:val="single"/>
            <w:rtl w:val="0"/>
          </w:rPr>
          <w:t xml:space="preserve">https://screenshot.googleplex.com/mSbZmdGL5XwzJWN</w:t>
        </w:r>
      </w:hyperlink>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Scalable-db2: </w:t>
      </w:r>
      <w:hyperlink r:id="rId47">
        <w:r w:rsidDel="00000000" w:rsidR="00000000" w:rsidRPr="00000000">
          <w:rPr>
            <w:color w:val="1155cc"/>
            <w:u w:val="single"/>
            <w:rtl w:val="0"/>
          </w:rPr>
          <w:t xml:space="preserve">https://screenshot.googleplex.com/3YnSmoVgGchqRoS</w:t>
        </w:r>
      </w:hyperlink>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Scalable-db3: </w:t>
      </w:r>
      <w:hyperlink r:id="rId48">
        <w:r w:rsidDel="00000000" w:rsidR="00000000" w:rsidRPr="00000000">
          <w:rPr>
            <w:color w:val="1155cc"/>
            <w:u w:val="single"/>
            <w:rtl w:val="0"/>
          </w:rPr>
          <w:t xml:space="preserve">https://screenshot.googleplex.com/8Wm5Td5HrgkQ7J6</w:t>
        </w:r>
      </w:hyperlink>
      <w:r w:rsidDel="00000000" w:rsidR="00000000" w:rsidRPr="00000000">
        <w:rPr>
          <w:rtl w:val="0"/>
        </w:rPr>
      </w:r>
    </w:p>
    <w:p w:rsidR="00000000" w:rsidDel="00000000" w:rsidP="00000000" w:rsidRDefault="00000000" w:rsidRPr="00000000" w14:paraId="000008F2">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On scalable-external1 VM:</w:t>
      </w:r>
    </w:p>
    <w:p w:rsidR="00000000" w:rsidDel="00000000" w:rsidP="00000000" w:rsidRDefault="00000000" w:rsidRPr="00000000" w14:paraId="000008F3">
      <w:pPr>
        <w:rPr/>
      </w:pPr>
      <w:r w:rsidDel="00000000" w:rsidR="00000000" w:rsidRPr="00000000">
        <w:rPr>
          <w:rtl w:val="0"/>
        </w:rPr>
        <w:t xml:space="preserve">Prometheus service status: </w:t>
      </w:r>
      <w:hyperlink r:id="rId49">
        <w:r w:rsidDel="00000000" w:rsidR="00000000" w:rsidRPr="00000000">
          <w:rPr>
            <w:color w:val="1155cc"/>
            <w:u w:val="single"/>
            <w:rtl w:val="0"/>
          </w:rPr>
          <w:t xml:space="preserve">https://screenshot.googleplex.com/7z2UkMGQFV52VgV</w:t>
        </w:r>
      </w:hyperlink>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Monitoring agent on Scalable External VM: </w:t>
        <w:br w:type="textWrapping"/>
        <w:t xml:space="preserve">Command: `dnf list –installed alloydbomni_monitor`</w:t>
        <w:br w:type="textWrapping"/>
        <w:t xml:space="preserve">Screenshot: </w:t>
      </w:r>
      <w:hyperlink r:id="rId50">
        <w:r w:rsidDel="00000000" w:rsidR="00000000" w:rsidRPr="00000000">
          <w:rPr>
            <w:color w:val="1155cc"/>
            <w:u w:val="single"/>
            <w:rtl w:val="0"/>
          </w:rPr>
          <w:t xml:space="preserve">https://screenshot.googleplex.com/3KuDTSCwVEBxB9j</w:t>
        </w:r>
      </w:hyperlink>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Curl from Remote host on metrics port: </w:t>
      </w:r>
      <w:hyperlink r:id="rId51">
        <w:r w:rsidDel="00000000" w:rsidR="00000000" w:rsidRPr="00000000">
          <w:rPr>
            <w:color w:val="1155cc"/>
            <w:u w:val="single"/>
            <w:rtl w:val="0"/>
          </w:rPr>
          <w:t xml:space="preserve">https://screenshot.googleplex.com/5m3Da9LQiQTbP7C</w:t>
        </w:r>
      </w:hyperlink>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Expected list of metrics:</w:t>
      </w:r>
    </w:p>
    <w:p w:rsidR="00000000" w:rsidDel="00000000" w:rsidP="00000000" w:rsidRDefault="00000000" w:rsidRPr="00000000" w14:paraId="000008FA">
      <w:pPr>
        <w:rPr/>
      </w:pPr>
      <w:r w:rsidDel="00000000" w:rsidR="00000000" w:rsidRPr="00000000">
        <w:rPr>
          <w:rtl w:val="0"/>
        </w:rPr>
        <w:t xml:space="preserve">Command: `curl -s '</w:t>
      </w:r>
      <w:hyperlink r:id="rId52">
        <w:r w:rsidDel="00000000" w:rsidR="00000000" w:rsidRPr="00000000">
          <w:rPr>
            <w:color w:val="1155cc"/>
            <w:u w:val="single"/>
            <w:rtl w:val="0"/>
          </w:rPr>
          <w:t xml:space="preserve">http://localhost:9090/api/v1/label/__name__/values</w:t>
        </w:r>
      </w:hyperlink>
      <w:r w:rsidDel="00000000" w:rsidR="00000000" w:rsidRPr="00000000">
        <w:rPr>
          <w:rtl w:val="0"/>
        </w:rPr>
        <w:t xml:space="preserve">' | grep “alloydb”`</w:t>
      </w:r>
    </w:p>
    <w:p w:rsidR="00000000" w:rsidDel="00000000" w:rsidP="00000000" w:rsidRDefault="00000000" w:rsidRPr="00000000" w14:paraId="000008FB">
      <w:pPr>
        <w:rPr/>
      </w:pPr>
      <w:r w:rsidDel="00000000" w:rsidR="00000000" w:rsidRPr="00000000">
        <w:rPr>
          <w:rtl w:val="0"/>
        </w:rPr>
        <w:t xml:space="preserve">Screenshot: </w:t>
      </w:r>
      <w:hyperlink r:id="rId53">
        <w:r w:rsidDel="00000000" w:rsidR="00000000" w:rsidRPr="00000000">
          <w:rPr>
            <w:color w:val="1155cc"/>
            <w:u w:val="single"/>
            <w:rtl w:val="0"/>
          </w:rPr>
          <w:t xml:space="preserve">https://screenshot.googleplex.com/AEDA8ZCEesxVRoG</w:t>
        </w:r>
      </w:hyperlink>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Metrics observed from different jobs:</w:t>
      </w:r>
    </w:p>
    <w:p w:rsidR="00000000" w:rsidDel="00000000" w:rsidP="00000000" w:rsidRDefault="00000000" w:rsidRPr="00000000" w14:paraId="000008FE">
      <w:pPr>
        <w:numPr>
          <w:ilvl w:val="0"/>
          <w:numId w:val="81"/>
        </w:numPr>
        <w:ind w:left="720" w:hanging="360"/>
      </w:pPr>
      <w:r w:rsidDel="00000000" w:rsidR="00000000" w:rsidRPr="00000000">
        <w:rPr>
          <w:rtl w:val="0"/>
        </w:rPr>
        <w:t xml:space="preserve">Job name: alloydb_omni_monitor_db1 </w:t>
      </w:r>
    </w:p>
    <w:p w:rsidR="00000000" w:rsidDel="00000000" w:rsidP="00000000" w:rsidRDefault="00000000" w:rsidRPr="00000000" w14:paraId="000008FF">
      <w:pPr>
        <w:ind w:left="720" w:firstLine="0"/>
        <w:rPr/>
      </w:pPr>
      <w:r w:rsidDel="00000000" w:rsidR="00000000" w:rsidRPr="00000000">
        <w:rPr>
          <w:rtl w:val="0"/>
        </w:rPr>
        <w:t xml:space="preserve">Command: `curl -g --get 'http://10.1.0.4:9090/api/v1/query' --data-urlencode 'query={job="alloydb_omni_monitor_db1", __name__=~".+"}' | jq`</w:t>
      </w:r>
    </w:p>
    <w:p w:rsidR="00000000" w:rsidDel="00000000" w:rsidP="00000000" w:rsidRDefault="00000000" w:rsidRPr="00000000" w14:paraId="00000900">
      <w:pPr>
        <w:ind w:left="720" w:firstLine="0"/>
        <w:rPr/>
      </w:pPr>
      <w:r w:rsidDel="00000000" w:rsidR="00000000" w:rsidRPr="00000000">
        <w:rPr>
          <w:rtl w:val="0"/>
        </w:rPr>
        <w:t xml:space="preserve">Screenshot: </w:t>
      </w:r>
      <w:hyperlink r:id="rId54">
        <w:r w:rsidDel="00000000" w:rsidR="00000000" w:rsidRPr="00000000">
          <w:rPr>
            <w:color w:val="1155cc"/>
            <w:u w:val="single"/>
            <w:rtl w:val="0"/>
          </w:rPr>
          <w:t xml:space="preserve">https://screenshot.googleplex.com/3vca2tCASMo5xTR</w:t>
        </w:r>
      </w:hyperlink>
      <w:r w:rsidDel="00000000" w:rsidR="00000000" w:rsidRPr="00000000">
        <w:rPr>
          <w:rtl w:val="0"/>
        </w:rPr>
      </w:r>
    </w:p>
    <w:p w:rsidR="00000000" w:rsidDel="00000000" w:rsidP="00000000" w:rsidRDefault="00000000" w:rsidRPr="00000000" w14:paraId="00000901">
      <w:pPr>
        <w:numPr>
          <w:ilvl w:val="0"/>
          <w:numId w:val="81"/>
        </w:numPr>
        <w:ind w:left="720" w:hanging="360"/>
      </w:pPr>
      <w:r w:rsidDel="00000000" w:rsidR="00000000" w:rsidRPr="00000000">
        <w:rPr>
          <w:rtl w:val="0"/>
        </w:rPr>
        <w:t xml:space="preserve">Job name: alloydb_omni_monitor_db2 </w:t>
      </w:r>
    </w:p>
    <w:p w:rsidR="00000000" w:rsidDel="00000000" w:rsidP="00000000" w:rsidRDefault="00000000" w:rsidRPr="00000000" w14:paraId="00000902">
      <w:pPr>
        <w:ind w:left="720" w:firstLine="0"/>
        <w:rPr/>
      </w:pPr>
      <w:r w:rsidDel="00000000" w:rsidR="00000000" w:rsidRPr="00000000">
        <w:rPr>
          <w:rtl w:val="0"/>
        </w:rPr>
        <w:t xml:space="preserve">Command: `curl -g --get 'http://10.1.0.4:9090/api/v1/query' --data-urlencode 'query={job="alloydb_omni_monitor_db2", __name__=~".+"}' | jq`</w:t>
      </w:r>
    </w:p>
    <w:p w:rsidR="00000000" w:rsidDel="00000000" w:rsidP="00000000" w:rsidRDefault="00000000" w:rsidRPr="00000000" w14:paraId="00000903">
      <w:pPr>
        <w:ind w:left="720" w:firstLine="0"/>
        <w:rPr/>
      </w:pPr>
      <w:r w:rsidDel="00000000" w:rsidR="00000000" w:rsidRPr="00000000">
        <w:rPr>
          <w:rtl w:val="0"/>
        </w:rPr>
        <w:t xml:space="preserve">Screenshot: </w:t>
      </w:r>
      <w:hyperlink r:id="rId55">
        <w:r w:rsidDel="00000000" w:rsidR="00000000" w:rsidRPr="00000000">
          <w:rPr>
            <w:color w:val="1155cc"/>
            <w:u w:val="single"/>
            <w:rtl w:val="0"/>
          </w:rPr>
          <w:t xml:space="preserve">https://screenshot.googleplex.com/33mGCeBFwwJuogE</w:t>
        </w:r>
      </w:hyperlink>
      <w:r w:rsidDel="00000000" w:rsidR="00000000" w:rsidRPr="00000000">
        <w:rPr>
          <w:rtl w:val="0"/>
        </w:rPr>
      </w:r>
    </w:p>
    <w:p w:rsidR="00000000" w:rsidDel="00000000" w:rsidP="00000000" w:rsidRDefault="00000000" w:rsidRPr="00000000" w14:paraId="00000904">
      <w:pPr>
        <w:numPr>
          <w:ilvl w:val="0"/>
          <w:numId w:val="81"/>
        </w:numPr>
        <w:ind w:left="720" w:hanging="360"/>
      </w:pPr>
      <w:r w:rsidDel="00000000" w:rsidR="00000000" w:rsidRPr="00000000">
        <w:rPr>
          <w:rtl w:val="0"/>
        </w:rPr>
        <w:t xml:space="preserve">Job name: alloydb_omni_monitor_db2 </w:t>
      </w:r>
    </w:p>
    <w:p w:rsidR="00000000" w:rsidDel="00000000" w:rsidP="00000000" w:rsidRDefault="00000000" w:rsidRPr="00000000" w14:paraId="00000905">
      <w:pPr>
        <w:ind w:left="720" w:firstLine="0"/>
        <w:rPr/>
      </w:pPr>
      <w:r w:rsidDel="00000000" w:rsidR="00000000" w:rsidRPr="00000000">
        <w:rPr>
          <w:rtl w:val="0"/>
        </w:rPr>
        <w:t xml:space="preserve">Command: `curl -g --get 'http://10.1.0.4:9090/api/v1/query' --data-urlencode 'query={job="alloydb_omni_monitor_db3", __name__=~".+"}' | jq`</w:t>
      </w:r>
    </w:p>
    <w:p w:rsidR="00000000" w:rsidDel="00000000" w:rsidP="00000000" w:rsidRDefault="00000000" w:rsidRPr="00000000" w14:paraId="00000906">
      <w:pPr>
        <w:ind w:left="720" w:firstLine="0"/>
        <w:rPr/>
      </w:pPr>
      <w:r w:rsidDel="00000000" w:rsidR="00000000" w:rsidRPr="00000000">
        <w:rPr>
          <w:rtl w:val="0"/>
        </w:rPr>
        <w:t xml:space="preserve">Screenshot: </w:t>
      </w:r>
      <w:hyperlink r:id="rId56">
        <w:r w:rsidDel="00000000" w:rsidR="00000000" w:rsidRPr="00000000">
          <w:rPr>
            <w:color w:val="1155cc"/>
            <w:u w:val="single"/>
            <w:rtl w:val="0"/>
          </w:rPr>
          <w:t xml:space="preserve">https://screenshot.googleplex.com/9hd8UZiAkJbiVbp</w:t>
        </w:r>
      </w:hyperlink>
      <w:r w:rsidDel="00000000" w:rsidR="00000000" w:rsidRPr="00000000">
        <w:rPr>
          <w:rtl w:val="0"/>
        </w:rPr>
      </w:r>
    </w:p>
    <w:p w:rsidR="00000000" w:rsidDel="00000000" w:rsidP="00000000" w:rsidRDefault="00000000" w:rsidRPr="00000000" w14:paraId="00000907">
      <w:pPr>
        <w:ind w:left="720" w:firstLine="0"/>
        <w:rPr/>
      </w:pP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rtl w:val="0"/>
        </w:rPr>
      </w:r>
    </w:p>
    <w:p w:rsidR="00000000" w:rsidDel="00000000" w:rsidP="00000000" w:rsidRDefault="00000000" w:rsidRPr="00000000" w14:paraId="00000909">
      <w:pPr>
        <w:ind w:left="720" w:firstLine="0"/>
        <w:rPr/>
      </w:pPr>
      <w:r w:rsidDel="00000000" w:rsidR="00000000" w:rsidRPr="00000000">
        <w:rPr>
          <w:rtl w:val="0"/>
        </w:rPr>
      </w:r>
    </w:p>
    <w:p w:rsidR="00000000" w:rsidDel="00000000" w:rsidP="00000000" w:rsidRDefault="00000000" w:rsidRPr="00000000" w14:paraId="0000090A">
      <w:pPr>
        <w:ind w:left="720" w:firstLine="0"/>
        <w:rPr/>
      </w:pPr>
      <w:r w:rsidDel="00000000" w:rsidR="00000000" w:rsidRPr="00000000">
        <w:rPr>
          <w:rtl w:val="0"/>
        </w:rPr>
      </w:r>
    </w:p>
    <w:p w:rsidR="00000000" w:rsidDel="00000000" w:rsidP="00000000" w:rsidRDefault="00000000" w:rsidRPr="00000000" w14:paraId="0000090B">
      <w:pPr>
        <w:ind w:left="720" w:firstLine="0"/>
        <w:rPr/>
      </w:pPr>
      <w:hyperlink r:id="rId57">
        <w:r w:rsidDel="00000000" w:rsidR="00000000" w:rsidRPr="00000000">
          <w:rPr>
            <w:color w:val="1155cc"/>
            <w:u w:val="single"/>
            <w:rtl w:val="0"/>
          </w:rPr>
          <w:t xml:space="preserve">https://screenshot.googleplex.com/4j8oxksuyn9uBGx</w:t>
        </w:r>
      </w:hyperlink>
      <w:r w:rsidDel="00000000" w:rsidR="00000000" w:rsidRPr="00000000">
        <w:rPr>
          <w:rtl w:val="0"/>
        </w:rPr>
      </w:r>
    </w:p>
    <w:p w:rsidR="00000000" w:rsidDel="00000000" w:rsidP="00000000" w:rsidRDefault="00000000" w:rsidRPr="00000000" w14:paraId="0000090C">
      <w:pPr>
        <w:ind w:left="720" w:firstLine="0"/>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ELK: </w:t>
      </w:r>
    </w:p>
    <w:p w:rsidR="00000000" w:rsidDel="00000000" w:rsidP="00000000" w:rsidRDefault="00000000" w:rsidRPr="00000000" w14:paraId="0000090E">
      <w:pPr>
        <w:rPr/>
      </w:pPr>
      <w:r w:rsidDel="00000000" w:rsidR="00000000" w:rsidRPr="00000000">
        <w:rPr>
          <w:rtl w:val="0"/>
        </w:rPr>
        <w:t xml:space="preserve">1. Elasticsearch can ingest log records</w:t>
      </w:r>
    </w:p>
    <w:p w:rsidR="00000000" w:rsidDel="00000000" w:rsidP="00000000" w:rsidRDefault="00000000" w:rsidRPr="00000000" w14:paraId="0000090F">
      <w:pPr>
        <w:rPr/>
      </w:pPr>
      <w:r w:rsidDel="00000000" w:rsidR="00000000" w:rsidRPr="00000000">
        <w:rPr>
          <w:rtl w:val="0"/>
        </w:rPr>
        <w:t xml:space="preserve">2. Elasticsearch shows log records of all NOVA components</w:t>
      </w:r>
    </w:p>
    <w:p w:rsidR="00000000" w:rsidDel="00000000" w:rsidP="00000000" w:rsidRDefault="00000000" w:rsidRPr="00000000" w14:paraId="00000910">
      <w:pPr>
        <w:rPr/>
      </w:pPr>
      <w:r w:rsidDel="00000000" w:rsidR="00000000" w:rsidRPr="00000000">
        <w:rPr>
          <w:rtl w:val="0"/>
        </w:rPr>
        <w:t xml:space="preserve">3. Elasticsearch can filter-in log records of one given NOVA component by its name</w:t>
      </w:r>
    </w:p>
    <w:p w:rsidR="00000000" w:rsidDel="00000000" w:rsidP="00000000" w:rsidRDefault="00000000" w:rsidRPr="00000000" w14:paraId="00000911">
      <w:pPr>
        <w:rPr/>
      </w:pPr>
      <w:r w:rsidDel="00000000" w:rsidR="00000000" w:rsidRPr="00000000">
        <w:rPr>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912">
      <w:pPr>
        <w:rPr/>
      </w:pPr>
      <w:r w:rsidDel="00000000" w:rsidR="00000000" w:rsidRPr="00000000">
        <w:rPr>
          <w:rtl w:val="0"/>
        </w:rPr>
        <w:t xml:space="preserve">5. Elasticsearch shows AlloyDB 'internal' log records</w:t>
        <w:br w:type="textWrapping"/>
        <w:br w:type="textWrapping"/>
        <w:t xml:space="preserve">Elastic search service running status: </w:t>
      </w:r>
      <w:hyperlink r:id="rId58">
        <w:r w:rsidDel="00000000" w:rsidR="00000000" w:rsidRPr="00000000">
          <w:rPr>
            <w:color w:val="1155cc"/>
            <w:u w:val="single"/>
            <w:rtl w:val="0"/>
          </w:rPr>
          <w:t xml:space="preserve">https://screenshot.googleplex.com/4j8oxksuyn9uBGx</w:t>
        </w:r>
      </w:hyperlink>
      <w:r w:rsidDel="00000000" w:rsidR="00000000" w:rsidRPr="00000000">
        <w:rPr>
          <w:rtl w:val="0"/>
        </w:rPr>
        <w:br w:type="textWrapping"/>
        <w:t xml:space="preserve">Logstash service running status: </w:t>
      </w:r>
      <w:hyperlink r:id="rId59">
        <w:r w:rsidDel="00000000" w:rsidR="00000000" w:rsidRPr="00000000">
          <w:rPr>
            <w:color w:val="1155cc"/>
            <w:u w:val="single"/>
            <w:rtl w:val="0"/>
          </w:rPr>
          <w:t xml:space="preserve">https://screenshot.googleplex.com/4UeCqAgFVuuDqha</w:t>
        </w:r>
      </w:hyperlink>
      <w:r w:rsidDel="00000000" w:rsidR="00000000" w:rsidRPr="00000000">
        <w:rPr>
          <w:rtl w:val="0"/>
        </w:rPr>
      </w:r>
    </w:p>
    <w:p w:rsidR="00000000" w:rsidDel="00000000" w:rsidP="00000000" w:rsidRDefault="00000000" w:rsidRPr="00000000" w14:paraId="00000913">
      <w:pPr>
        <w:rPr/>
      </w:pPr>
      <w:r w:rsidDel="00000000" w:rsidR="00000000" w:rsidRPr="00000000">
        <w:rPr>
          <w:rtl w:val="0"/>
        </w:rPr>
        <w:br w:type="textWrapping"/>
        <w:t xml:space="preserve">ElasticSearch status: </w:t>
      </w:r>
      <w:hyperlink r:id="rId60">
        <w:r w:rsidDel="00000000" w:rsidR="00000000" w:rsidRPr="00000000">
          <w:rPr>
            <w:color w:val="1155cc"/>
            <w:u w:val="single"/>
            <w:rtl w:val="0"/>
          </w:rPr>
          <w:t xml:space="preserve">https://screenshot.googleplex.com/5gpc2opq6YgKQhf</w:t>
        </w:r>
      </w:hyperlink>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In scalable-db-1</w:t>
        <w:br w:type="textWrapping"/>
        <w:t xml:space="preserve">Rsyslog status: </w:t>
      </w:r>
      <w:hyperlink r:id="rId61">
        <w:r w:rsidDel="00000000" w:rsidR="00000000" w:rsidRPr="00000000">
          <w:rPr>
            <w:color w:val="1155cc"/>
            <w:u w:val="single"/>
            <w:rtl w:val="0"/>
          </w:rPr>
          <w:t xml:space="preserve">https://screenshot.googleplex.com/3p6rYNf6ERQAUAG</w:t>
        </w:r>
      </w:hyperlink>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In scalable-db-2</w:t>
      </w:r>
    </w:p>
    <w:p w:rsidR="00000000" w:rsidDel="00000000" w:rsidP="00000000" w:rsidRDefault="00000000" w:rsidRPr="00000000" w14:paraId="00000918">
      <w:pPr>
        <w:rPr/>
      </w:pPr>
      <w:r w:rsidDel="00000000" w:rsidR="00000000" w:rsidRPr="00000000">
        <w:rPr>
          <w:rtl w:val="0"/>
        </w:rPr>
        <w:t xml:space="preserve">Rsyslog status: </w:t>
      </w:r>
      <w:hyperlink r:id="rId62">
        <w:r w:rsidDel="00000000" w:rsidR="00000000" w:rsidRPr="00000000">
          <w:rPr>
            <w:color w:val="1155cc"/>
            <w:u w:val="single"/>
            <w:rtl w:val="0"/>
          </w:rPr>
          <w:t xml:space="preserve">https://screenshot.googleplex.com/7JgfoYTopChLqAu</w:t>
        </w:r>
      </w:hyperlink>
      <w:r w:rsidDel="00000000" w:rsidR="00000000" w:rsidRPr="00000000">
        <w:rPr>
          <w:rtl w:val="0"/>
        </w:rPr>
      </w:r>
    </w:p>
    <w:p w:rsidR="00000000" w:rsidDel="00000000" w:rsidP="00000000" w:rsidRDefault="00000000" w:rsidRPr="00000000" w14:paraId="00000919">
      <w:pPr>
        <w:rPr/>
      </w:pPr>
      <w:r w:rsidDel="00000000" w:rsidR="00000000" w:rsidRPr="00000000">
        <w:rPr>
          <w:rtl w:val="0"/>
        </w:rPr>
        <w:br w:type="textWrapping"/>
        <w:t xml:space="preserve">In scalable-db-3</w:t>
      </w:r>
    </w:p>
    <w:p w:rsidR="00000000" w:rsidDel="00000000" w:rsidP="00000000" w:rsidRDefault="00000000" w:rsidRPr="00000000" w14:paraId="0000091A">
      <w:pPr>
        <w:rPr/>
      </w:pPr>
      <w:r w:rsidDel="00000000" w:rsidR="00000000" w:rsidRPr="00000000">
        <w:rPr>
          <w:rtl w:val="0"/>
        </w:rPr>
        <w:t xml:space="preserve">Rsyslog status: </w:t>
      </w:r>
      <w:hyperlink r:id="rId63">
        <w:r w:rsidDel="00000000" w:rsidR="00000000" w:rsidRPr="00000000">
          <w:rPr>
            <w:color w:val="1155cc"/>
            <w:u w:val="single"/>
            <w:rtl w:val="0"/>
          </w:rPr>
          <w:t xml:space="preserve">https://screenshot.googleplex.com/PAFarQA9HvumA2T</w:t>
        </w:r>
      </w:hyperlink>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In scalable-haproxy1</w:t>
      </w:r>
    </w:p>
    <w:p w:rsidR="00000000" w:rsidDel="00000000" w:rsidP="00000000" w:rsidRDefault="00000000" w:rsidRPr="00000000" w14:paraId="0000091D">
      <w:pPr>
        <w:rPr/>
      </w:pPr>
      <w:r w:rsidDel="00000000" w:rsidR="00000000" w:rsidRPr="00000000">
        <w:rPr>
          <w:rtl w:val="0"/>
        </w:rPr>
        <w:t xml:space="preserve">Rsyslog status: </w:t>
      </w:r>
      <w:hyperlink r:id="rId64">
        <w:r w:rsidDel="00000000" w:rsidR="00000000" w:rsidRPr="00000000">
          <w:rPr>
            <w:color w:val="1155cc"/>
            <w:u w:val="single"/>
            <w:rtl w:val="0"/>
          </w:rPr>
          <w:t xml:space="preserve">https://screenshot.googleplex.com/A3z2Vay7t2vHQHV</w:t>
        </w:r>
      </w:hyperlink>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In scalable-haproxy2</w:t>
      </w:r>
    </w:p>
    <w:p w:rsidR="00000000" w:rsidDel="00000000" w:rsidP="00000000" w:rsidRDefault="00000000" w:rsidRPr="00000000" w14:paraId="00000920">
      <w:pPr>
        <w:rPr/>
      </w:pPr>
      <w:r w:rsidDel="00000000" w:rsidR="00000000" w:rsidRPr="00000000">
        <w:rPr>
          <w:rtl w:val="0"/>
        </w:rPr>
        <w:t xml:space="preserve">Rsyslog status: </w:t>
      </w:r>
      <w:hyperlink r:id="rId65">
        <w:r w:rsidDel="00000000" w:rsidR="00000000" w:rsidRPr="00000000">
          <w:rPr>
            <w:color w:val="1155cc"/>
            <w:u w:val="single"/>
            <w:rtl w:val="0"/>
          </w:rPr>
          <w:t xml:space="preserve">https://screenshot.googleplex.com/C2SRJ6dnnaJYZZ2</w:t>
        </w:r>
      </w:hyperlink>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ElasticSearch logs records:</w:t>
        <w:br w:type="textWrapping"/>
        <w:t xml:space="preserve">1. Alloydb-internal-logs: </w:t>
      </w:r>
    </w:p>
    <w:p w:rsidR="00000000" w:rsidDel="00000000" w:rsidP="00000000" w:rsidRDefault="00000000" w:rsidRPr="00000000" w14:paraId="00000923">
      <w:pPr>
        <w:numPr>
          <w:ilvl w:val="0"/>
          <w:numId w:val="54"/>
        </w:numPr>
        <w:ind w:left="720" w:hanging="360"/>
      </w:pPr>
      <w:r w:rsidDel="00000000" w:rsidR="00000000" w:rsidRPr="00000000">
        <w:rPr>
          <w:rtl w:val="0"/>
        </w:rPr>
        <w:t xml:space="preserve">Command: curl -s -X GET http://localhost:9200/_all/_search?q=programname=alloydb-internal-logs | jq</w:t>
      </w:r>
    </w:p>
    <w:p w:rsidR="00000000" w:rsidDel="00000000" w:rsidP="00000000" w:rsidRDefault="00000000" w:rsidRPr="00000000" w14:paraId="00000924">
      <w:pPr>
        <w:numPr>
          <w:ilvl w:val="0"/>
          <w:numId w:val="54"/>
        </w:numPr>
        <w:ind w:left="720" w:hanging="360"/>
      </w:pPr>
      <w:r w:rsidDel="00000000" w:rsidR="00000000" w:rsidRPr="00000000">
        <w:rPr>
          <w:rtl w:val="0"/>
        </w:rPr>
        <w:t xml:space="preserve">Screenshot: </w:t>
      </w:r>
      <w:hyperlink r:id="rId66">
        <w:r w:rsidDel="00000000" w:rsidR="00000000" w:rsidRPr="00000000">
          <w:rPr>
            <w:color w:val="1155cc"/>
            <w:u w:val="single"/>
            <w:rtl w:val="0"/>
          </w:rPr>
          <w:t xml:space="preserve">https://screenshot.googleplex.com/XeprfFXPcWQn5et</w:t>
        </w:r>
      </w:hyperlink>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2. Patroni: </w:t>
      </w:r>
    </w:p>
    <w:p w:rsidR="00000000" w:rsidDel="00000000" w:rsidP="00000000" w:rsidRDefault="00000000" w:rsidRPr="00000000" w14:paraId="00000926">
      <w:pPr>
        <w:numPr>
          <w:ilvl w:val="0"/>
          <w:numId w:val="51"/>
        </w:numPr>
        <w:ind w:left="720" w:hanging="360"/>
      </w:pPr>
      <w:r w:rsidDel="00000000" w:rsidR="00000000" w:rsidRPr="00000000">
        <w:rPr>
          <w:rtl w:val="0"/>
        </w:rPr>
        <w:t xml:space="preserve">Command: curl -s -X GET http://localhost:9200/_all/_search?q=programname=patroni | jq</w:t>
      </w:r>
    </w:p>
    <w:p w:rsidR="00000000" w:rsidDel="00000000" w:rsidP="00000000" w:rsidRDefault="00000000" w:rsidRPr="00000000" w14:paraId="00000927">
      <w:pPr>
        <w:numPr>
          <w:ilvl w:val="0"/>
          <w:numId w:val="51"/>
        </w:numPr>
        <w:ind w:left="720" w:hanging="360"/>
      </w:pPr>
      <w:r w:rsidDel="00000000" w:rsidR="00000000" w:rsidRPr="00000000">
        <w:rPr>
          <w:rtl w:val="0"/>
        </w:rPr>
        <w:t xml:space="preserve">Screenshot: </w:t>
      </w:r>
      <w:hyperlink r:id="rId67">
        <w:r w:rsidDel="00000000" w:rsidR="00000000" w:rsidRPr="00000000">
          <w:rPr>
            <w:color w:val="1155cc"/>
            <w:u w:val="single"/>
            <w:rtl w:val="0"/>
          </w:rPr>
          <w:t xml:space="preserve">https://screenshot.googleplex.com/AhVhttH58KzxHPx</w:t>
        </w:r>
      </w:hyperlink>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3. etcd: </w:t>
      </w:r>
    </w:p>
    <w:p w:rsidR="00000000" w:rsidDel="00000000" w:rsidP="00000000" w:rsidRDefault="00000000" w:rsidRPr="00000000" w14:paraId="00000929">
      <w:pPr>
        <w:numPr>
          <w:ilvl w:val="0"/>
          <w:numId w:val="51"/>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92A">
      <w:pPr>
        <w:ind w:left="720" w:firstLine="0"/>
        <w:rPr/>
      </w:pPr>
      <w:r w:rsidDel="00000000" w:rsidR="00000000" w:rsidRPr="00000000">
        <w:rPr>
          <w:rtl w:val="0"/>
        </w:rPr>
        <w:t xml:space="preserve">{</w:t>
      </w:r>
    </w:p>
    <w:p w:rsidR="00000000" w:rsidDel="00000000" w:rsidP="00000000" w:rsidRDefault="00000000" w:rsidRPr="00000000" w14:paraId="0000092B">
      <w:pPr>
        <w:ind w:left="720" w:firstLine="0"/>
        <w:rPr/>
      </w:pPr>
      <w:r w:rsidDel="00000000" w:rsidR="00000000" w:rsidRPr="00000000">
        <w:rPr>
          <w:rtl w:val="0"/>
        </w:rPr>
        <w:t xml:space="preserve">  "query": {</w:t>
      </w:r>
    </w:p>
    <w:p w:rsidR="00000000" w:rsidDel="00000000" w:rsidP="00000000" w:rsidRDefault="00000000" w:rsidRPr="00000000" w14:paraId="0000092C">
      <w:pPr>
        <w:ind w:left="720" w:firstLine="0"/>
        <w:rPr/>
      </w:pPr>
      <w:r w:rsidDel="00000000" w:rsidR="00000000" w:rsidRPr="00000000">
        <w:rPr>
          <w:rtl w:val="0"/>
        </w:rPr>
        <w:t xml:space="preserve">    "term": {</w:t>
      </w:r>
    </w:p>
    <w:p w:rsidR="00000000" w:rsidDel="00000000" w:rsidP="00000000" w:rsidRDefault="00000000" w:rsidRPr="00000000" w14:paraId="0000092D">
      <w:pPr>
        <w:ind w:left="720" w:firstLine="0"/>
        <w:rPr/>
      </w:pPr>
      <w:r w:rsidDel="00000000" w:rsidR="00000000" w:rsidRPr="00000000">
        <w:rPr>
          <w:rtl w:val="0"/>
        </w:rPr>
        <w:t xml:space="preserve">      "program.keyword": "etcd"</w:t>
      </w:r>
    </w:p>
    <w:p w:rsidR="00000000" w:rsidDel="00000000" w:rsidP="00000000" w:rsidRDefault="00000000" w:rsidRPr="00000000" w14:paraId="0000092E">
      <w:pPr>
        <w:ind w:left="720" w:firstLine="0"/>
        <w:rPr/>
      </w:pPr>
      <w:r w:rsidDel="00000000" w:rsidR="00000000" w:rsidRPr="00000000">
        <w:rPr>
          <w:rtl w:val="0"/>
        </w:rPr>
        <w:t xml:space="preserve">    }</w:t>
      </w:r>
    </w:p>
    <w:p w:rsidR="00000000" w:rsidDel="00000000" w:rsidP="00000000" w:rsidRDefault="00000000" w:rsidRPr="00000000" w14:paraId="0000092F">
      <w:pPr>
        <w:ind w:left="720" w:firstLine="0"/>
        <w:rPr/>
      </w:pPr>
      <w:r w:rsidDel="00000000" w:rsidR="00000000" w:rsidRPr="00000000">
        <w:rPr>
          <w:rtl w:val="0"/>
        </w:rPr>
        <w:t xml:space="preserve">  }</w:t>
      </w:r>
    </w:p>
    <w:p w:rsidR="00000000" w:rsidDel="00000000" w:rsidP="00000000" w:rsidRDefault="00000000" w:rsidRPr="00000000" w14:paraId="00000930">
      <w:pPr>
        <w:ind w:left="720" w:firstLine="0"/>
        <w:rPr/>
      </w:pPr>
      <w:r w:rsidDel="00000000" w:rsidR="00000000" w:rsidRPr="00000000">
        <w:rPr>
          <w:rtl w:val="0"/>
        </w:rPr>
        <w:t xml:space="preserve">}</w:t>
      </w:r>
    </w:p>
    <w:p w:rsidR="00000000" w:rsidDel="00000000" w:rsidP="00000000" w:rsidRDefault="00000000" w:rsidRPr="00000000" w14:paraId="00000931">
      <w:pPr>
        <w:ind w:left="720" w:firstLine="0"/>
        <w:rPr/>
      </w:pPr>
      <w:r w:rsidDel="00000000" w:rsidR="00000000" w:rsidRPr="00000000">
        <w:rPr>
          <w:rtl w:val="0"/>
        </w:rPr>
        <w:t xml:space="preserve">' | jq</w:t>
      </w:r>
    </w:p>
    <w:p w:rsidR="00000000" w:rsidDel="00000000" w:rsidP="00000000" w:rsidRDefault="00000000" w:rsidRPr="00000000" w14:paraId="00000932">
      <w:pPr>
        <w:ind w:left="720" w:firstLine="0"/>
        <w:rPr/>
      </w:pPr>
      <w:r w:rsidDel="00000000" w:rsidR="00000000" w:rsidRPr="00000000">
        <w:rPr>
          <w:rtl w:val="0"/>
        </w:rPr>
      </w:r>
    </w:p>
    <w:p w:rsidR="00000000" w:rsidDel="00000000" w:rsidP="00000000" w:rsidRDefault="00000000" w:rsidRPr="00000000" w14:paraId="00000933">
      <w:pPr>
        <w:numPr>
          <w:ilvl w:val="0"/>
          <w:numId w:val="51"/>
        </w:numPr>
        <w:ind w:left="720" w:hanging="360"/>
      </w:pPr>
      <w:r w:rsidDel="00000000" w:rsidR="00000000" w:rsidRPr="00000000">
        <w:rPr>
          <w:rtl w:val="0"/>
        </w:rPr>
        <w:t xml:space="preserve">Screenshot: </w:t>
      </w:r>
      <w:hyperlink r:id="rId68">
        <w:r w:rsidDel="00000000" w:rsidR="00000000" w:rsidRPr="00000000">
          <w:rPr>
            <w:color w:val="1155cc"/>
            <w:u w:val="single"/>
            <w:rtl w:val="0"/>
          </w:rPr>
          <w:t xml:space="preserve">https://screenshot.googleplex.com/APWC9KwFycwAnKZ</w:t>
        </w:r>
      </w:hyperlink>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4. Alloydbomni_monitor:</w:t>
      </w:r>
    </w:p>
    <w:p w:rsidR="00000000" w:rsidDel="00000000" w:rsidP="00000000" w:rsidRDefault="00000000" w:rsidRPr="00000000" w14:paraId="00000935">
      <w:pPr>
        <w:numPr>
          <w:ilvl w:val="0"/>
          <w:numId w:val="48"/>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936">
      <w:pPr>
        <w:ind w:left="720" w:firstLine="0"/>
        <w:rPr/>
      </w:pPr>
      <w:r w:rsidDel="00000000" w:rsidR="00000000" w:rsidRPr="00000000">
        <w:rPr>
          <w:rtl w:val="0"/>
        </w:rPr>
        <w:t xml:space="preserve">{</w:t>
      </w:r>
    </w:p>
    <w:p w:rsidR="00000000" w:rsidDel="00000000" w:rsidP="00000000" w:rsidRDefault="00000000" w:rsidRPr="00000000" w14:paraId="00000937">
      <w:pPr>
        <w:ind w:left="720" w:firstLine="0"/>
        <w:rPr/>
      </w:pPr>
      <w:r w:rsidDel="00000000" w:rsidR="00000000" w:rsidRPr="00000000">
        <w:rPr>
          <w:rtl w:val="0"/>
        </w:rPr>
        <w:t xml:space="preserve">  "query": {</w:t>
      </w:r>
    </w:p>
    <w:p w:rsidR="00000000" w:rsidDel="00000000" w:rsidP="00000000" w:rsidRDefault="00000000" w:rsidRPr="00000000" w14:paraId="00000938">
      <w:pPr>
        <w:ind w:left="720" w:firstLine="0"/>
        <w:rPr/>
      </w:pPr>
      <w:r w:rsidDel="00000000" w:rsidR="00000000" w:rsidRPr="00000000">
        <w:rPr>
          <w:rtl w:val="0"/>
        </w:rPr>
        <w:t xml:space="preserve">    "term": {</w:t>
      </w:r>
    </w:p>
    <w:p w:rsidR="00000000" w:rsidDel="00000000" w:rsidP="00000000" w:rsidRDefault="00000000" w:rsidRPr="00000000" w14:paraId="00000939">
      <w:pPr>
        <w:ind w:left="720" w:firstLine="0"/>
        <w:rPr/>
      </w:pPr>
      <w:r w:rsidDel="00000000" w:rsidR="00000000" w:rsidRPr="00000000">
        <w:rPr>
          <w:rtl w:val="0"/>
        </w:rPr>
        <w:t xml:space="preserve">      "program.keyword": "alloydbomni_monitor"</w:t>
      </w:r>
    </w:p>
    <w:p w:rsidR="00000000" w:rsidDel="00000000" w:rsidP="00000000" w:rsidRDefault="00000000" w:rsidRPr="00000000" w14:paraId="0000093A">
      <w:pPr>
        <w:ind w:left="720" w:firstLine="0"/>
        <w:rPr/>
      </w:pPr>
      <w:r w:rsidDel="00000000" w:rsidR="00000000" w:rsidRPr="00000000">
        <w:rPr>
          <w:rtl w:val="0"/>
        </w:rPr>
        <w:t xml:space="preserve">    }</w:t>
      </w:r>
    </w:p>
    <w:p w:rsidR="00000000" w:rsidDel="00000000" w:rsidP="00000000" w:rsidRDefault="00000000" w:rsidRPr="00000000" w14:paraId="0000093B">
      <w:pPr>
        <w:ind w:left="720" w:firstLine="0"/>
        <w:rPr/>
      </w:pPr>
      <w:r w:rsidDel="00000000" w:rsidR="00000000" w:rsidRPr="00000000">
        <w:rPr>
          <w:rtl w:val="0"/>
        </w:rPr>
        <w:t xml:space="preserve">  }</w:t>
      </w:r>
    </w:p>
    <w:p w:rsidR="00000000" w:rsidDel="00000000" w:rsidP="00000000" w:rsidRDefault="00000000" w:rsidRPr="00000000" w14:paraId="0000093C">
      <w:pPr>
        <w:ind w:left="720" w:firstLine="0"/>
        <w:rPr/>
      </w:pPr>
      <w:r w:rsidDel="00000000" w:rsidR="00000000" w:rsidRPr="00000000">
        <w:rPr>
          <w:rtl w:val="0"/>
        </w:rPr>
        <w:t xml:space="preserve">}</w:t>
      </w:r>
    </w:p>
    <w:p w:rsidR="00000000" w:rsidDel="00000000" w:rsidP="00000000" w:rsidRDefault="00000000" w:rsidRPr="00000000" w14:paraId="0000093D">
      <w:pPr>
        <w:ind w:left="720" w:firstLine="0"/>
        <w:rPr/>
      </w:pPr>
      <w:r w:rsidDel="00000000" w:rsidR="00000000" w:rsidRPr="00000000">
        <w:rPr>
          <w:rtl w:val="0"/>
        </w:rPr>
        <w:t xml:space="preserve">' | jq</w:t>
      </w:r>
    </w:p>
    <w:p w:rsidR="00000000" w:rsidDel="00000000" w:rsidP="00000000" w:rsidRDefault="00000000" w:rsidRPr="00000000" w14:paraId="0000093E">
      <w:pPr>
        <w:ind w:left="720" w:firstLine="0"/>
        <w:rPr/>
      </w:pPr>
      <w:r w:rsidDel="00000000" w:rsidR="00000000" w:rsidRPr="00000000">
        <w:rPr>
          <w:rtl w:val="0"/>
        </w:rPr>
      </w:r>
    </w:p>
    <w:p w:rsidR="00000000" w:rsidDel="00000000" w:rsidP="00000000" w:rsidRDefault="00000000" w:rsidRPr="00000000" w14:paraId="0000093F">
      <w:pPr>
        <w:numPr>
          <w:ilvl w:val="0"/>
          <w:numId w:val="48"/>
        </w:numPr>
        <w:ind w:left="720" w:hanging="360"/>
      </w:pPr>
      <w:r w:rsidDel="00000000" w:rsidR="00000000" w:rsidRPr="00000000">
        <w:rPr>
          <w:rtl w:val="0"/>
        </w:rPr>
        <w:t xml:space="preserve">Screenshot: </w:t>
      </w:r>
      <w:hyperlink r:id="rId69">
        <w:r w:rsidDel="00000000" w:rsidR="00000000" w:rsidRPr="00000000">
          <w:rPr>
            <w:color w:val="1155cc"/>
            <w:u w:val="single"/>
            <w:rtl w:val="0"/>
          </w:rPr>
          <w:t xml:space="preserve">https://screenshot.googleplex.com/42265zSqijp983y</w:t>
        </w:r>
      </w:hyperlink>
      <w:r w:rsidDel="00000000" w:rsidR="00000000" w:rsidRPr="00000000">
        <w:rPr>
          <w:rtl w:val="0"/>
        </w:rPr>
      </w:r>
    </w:p>
    <w:p w:rsidR="00000000" w:rsidDel="00000000" w:rsidP="00000000" w:rsidRDefault="00000000" w:rsidRPr="00000000" w14:paraId="00000940">
      <w:pPr>
        <w:ind w:left="720" w:firstLine="0"/>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Sample logs:</w:t>
      </w:r>
    </w:p>
    <w:p w:rsidR="00000000" w:rsidDel="00000000" w:rsidP="00000000" w:rsidRDefault="00000000" w:rsidRPr="00000000" w14:paraId="00000942">
      <w:pPr>
        <w:rPr/>
      </w:pPr>
      <w:r w:rsidDel="00000000" w:rsidR="00000000" w:rsidRPr="00000000">
        <w:rPr>
          <w:rtl w:val="0"/>
        </w:rPr>
        <w:t xml:space="preserve">5. Pgbouncer:</w:t>
      </w:r>
    </w:p>
    <w:p w:rsidR="00000000" w:rsidDel="00000000" w:rsidP="00000000" w:rsidRDefault="00000000" w:rsidRPr="00000000" w14:paraId="00000943">
      <w:pPr>
        <w:numPr>
          <w:ilvl w:val="0"/>
          <w:numId w:val="33"/>
        </w:numPr>
        <w:ind w:left="720" w:hanging="360"/>
      </w:pPr>
      <w:r w:rsidDel="00000000" w:rsidR="00000000" w:rsidRPr="00000000">
        <w:rPr>
          <w:rtl w:val="0"/>
        </w:rPr>
        <w:t xml:space="preserve">Command: curl -s -X GET http://localhost:9200/_all/_search?q=programname=pgbouncer | jq</w:t>
      </w:r>
    </w:p>
    <w:p w:rsidR="00000000" w:rsidDel="00000000" w:rsidP="00000000" w:rsidRDefault="00000000" w:rsidRPr="00000000" w14:paraId="00000944">
      <w:pPr>
        <w:numPr>
          <w:ilvl w:val="0"/>
          <w:numId w:val="33"/>
        </w:numPr>
        <w:ind w:left="720" w:hanging="360"/>
      </w:pPr>
      <w:r w:rsidDel="00000000" w:rsidR="00000000" w:rsidRPr="00000000">
        <w:rPr>
          <w:rtl w:val="0"/>
        </w:rPr>
        <w:t xml:space="preserve">Screenshot: </w:t>
      </w:r>
      <w:hyperlink r:id="rId70">
        <w:r w:rsidDel="00000000" w:rsidR="00000000" w:rsidRPr="00000000">
          <w:rPr>
            <w:color w:val="1155cc"/>
            <w:u w:val="single"/>
            <w:rtl w:val="0"/>
          </w:rPr>
          <w:t xml:space="preserve">https://screenshot.googleplex.com/BGHuWkxzYCQmuxo</w:t>
        </w:r>
      </w:hyperlink>
      <w:r w:rsidDel="00000000" w:rsidR="00000000" w:rsidRPr="00000000">
        <w:rPr>
          <w:rtl w:val="0"/>
        </w:rPr>
      </w:r>
    </w:p>
    <w:p w:rsidR="00000000" w:rsidDel="00000000" w:rsidP="00000000" w:rsidRDefault="00000000" w:rsidRPr="00000000" w14:paraId="00000945">
      <w:pPr>
        <w:ind w:left="720" w:firstLine="0"/>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6. Pgbackrest:</w:t>
      </w:r>
    </w:p>
    <w:p w:rsidR="00000000" w:rsidDel="00000000" w:rsidP="00000000" w:rsidRDefault="00000000" w:rsidRPr="00000000" w14:paraId="00000947">
      <w:pPr>
        <w:numPr>
          <w:ilvl w:val="0"/>
          <w:numId w:val="65"/>
        </w:numPr>
        <w:ind w:left="720" w:hanging="360"/>
      </w:pPr>
      <w:r w:rsidDel="00000000" w:rsidR="00000000" w:rsidRPr="00000000">
        <w:rPr>
          <w:rtl w:val="0"/>
        </w:rPr>
        <w:t xml:space="preserve">Command: curl -s -X GET http://localhost:9200/_all/_search?q=programname=pgbackrest | jq</w:t>
      </w:r>
    </w:p>
    <w:p w:rsidR="00000000" w:rsidDel="00000000" w:rsidP="00000000" w:rsidRDefault="00000000" w:rsidRPr="00000000" w14:paraId="00000948">
      <w:pPr>
        <w:numPr>
          <w:ilvl w:val="0"/>
          <w:numId w:val="65"/>
        </w:numPr>
        <w:ind w:left="720" w:hanging="360"/>
      </w:pPr>
      <w:r w:rsidDel="00000000" w:rsidR="00000000" w:rsidRPr="00000000">
        <w:rPr>
          <w:rtl w:val="0"/>
        </w:rPr>
        <w:t xml:space="preserve">Screenshot: </w:t>
      </w:r>
      <w:hyperlink r:id="rId71">
        <w:r w:rsidDel="00000000" w:rsidR="00000000" w:rsidRPr="00000000">
          <w:rPr>
            <w:color w:val="1155cc"/>
            <w:u w:val="single"/>
            <w:rtl w:val="0"/>
          </w:rPr>
          <w:t xml:space="preserve">https://screenshot.googleplex.com/6YgdELYyQMnb58h</w:t>
        </w:r>
      </w:hyperlink>
      <w:r w:rsidDel="00000000" w:rsidR="00000000" w:rsidRPr="00000000">
        <w:rPr>
          <w:rtl w:val="0"/>
        </w:rPr>
      </w:r>
    </w:p>
    <w:p w:rsidR="00000000" w:rsidDel="00000000" w:rsidP="00000000" w:rsidRDefault="00000000" w:rsidRPr="00000000" w14:paraId="00000949">
      <w:pPr>
        <w:ind w:left="720" w:firstLine="0"/>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7. Keepalived:</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numPr>
          <w:ilvl w:val="0"/>
          <w:numId w:val="65"/>
        </w:numPr>
        <w:ind w:left="720" w:hanging="360"/>
      </w:pPr>
      <w:r w:rsidDel="00000000" w:rsidR="00000000" w:rsidRPr="00000000">
        <w:rPr>
          <w:rtl w:val="0"/>
        </w:rPr>
        <w:t xml:space="preserve">Command: curl -s -X GET http://localhost:9200/_all/_search?q=programname=keepalived | jq</w:t>
      </w:r>
    </w:p>
    <w:p w:rsidR="00000000" w:rsidDel="00000000" w:rsidP="00000000" w:rsidRDefault="00000000" w:rsidRPr="00000000" w14:paraId="0000094D">
      <w:pPr>
        <w:numPr>
          <w:ilvl w:val="0"/>
          <w:numId w:val="65"/>
        </w:numPr>
        <w:ind w:left="720" w:hanging="360"/>
      </w:pPr>
      <w:r w:rsidDel="00000000" w:rsidR="00000000" w:rsidRPr="00000000">
        <w:rPr>
          <w:rtl w:val="0"/>
        </w:rPr>
        <w:t xml:space="preserve">Screenshot: </w:t>
      </w:r>
      <w:hyperlink r:id="rId72">
        <w:r w:rsidDel="00000000" w:rsidR="00000000" w:rsidRPr="00000000">
          <w:rPr>
            <w:color w:val="1155cc"/>
            <w:u w:val="single"/>
            <w:rtl w:val="0"/>
          </w:rPr>
          <w:t xml:space="preserve">https://screenshot.googleplex.com/8oiomz2McBTLX5Q</w:t>
        </w:r>
      </w:hyperlink>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8. HA proxy: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numPr>
          <w:ilvl w:val="0"/>
          <w:numId w:val="65"/>
        </w:numPr>
        <w:ind w:left="720" w:hanging="360"/>
      </w:pPr>
      <w:r w:rsidDel="00000000" w:rsidR="00000000" w:rsidRPr="00000000">
        <w:rPr>
          <w:rtl w:val="0"/>
        </w:rPr>
        <w:t xml:space="preserve">Command: curl -s -X GET http://localhost:9200/_all/_search?q=programname=haproxy | jq</w:t>
      </w:r>
    </w:p>
    <w:p w:rsidR="00000000" w:rsidDel="00000000" w:rsidP="00000000" w:rsidRDefault="00000000" w:rsidRPr="00000000" w14:paraId="00000952">
      <w:pPr>
        <w:numPr>
          <w:ilvl w:val="0"/>
          <w:numId w:val="65"/>
        </w:numPr>
        <w:ind w:left="720" w:hanging="360"/>
      </w:pPr>
      <w:r w:rsidDel="00000000" w:rsidR="00000000" w:rsidRPr="00000000">
        <w:rPr>
          <w:rtl w:val="0"/>
        </w:rPr>
        <w:t xml:space="preserve">Screenshot: </w:t>
      </w:r>
      <w:hyperlink r:id="rId73">
        <w:r w:rsidDel="00000000" w:rsidR="00000000" w:rsidRPr="00000000">
          <w:rPr>
            <w:color w:val="1155cc"/>
            <w:u w:val="single"/>
            <w:rtl w:val="0"/>
          </w:rPr>
          <w:t xml:space="preserve">https://screenshot.googleplex.com/BX4Gob32d4os8wC</w:t>
        </w:r>
      </w:hyperlink>
      <w:r w:rsidDel="00000000" w:rsidR="00000000" w:rsidRPr="00000000">
        <w:rPr>
          <w:rtl w:val="0"/>
        </w:rPr>
      </w:r>
    </w:p>
    <w:p w:rsidR="00000000" w:rsidDel="00000000" w:rsidP="00000000" w:rsidRDefault="00000000" w:rsidRPr="00000000" w14:paraId="00000953">
      <w:pPr>
        <w:ind w:left="720" w:firstLine="0"/>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tbl>
      <w:tblPr>
        <w:tblStyle w:val="Table3"/>
        <w:tblW w:w="114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5730"/>
        <w:tblGridChange w:id="0">
          <w:tblGrid>
            <w:gridCol w:w="5700"/>
            <w:gridCol w:w="5730"/>
          </w:tblGrid>
        </w:tblGridChange>
      </w:tblGrid>
      <w:tr>
        <w:trPr>
          <w:cantSplit w:val="0"/>
          <w:tblHeader w:val="0"/>
        </w:trPr>
        <w:tc>
          <w:tcPr/>
          <w:p w:rsidR="00000000" w:rsidDel="00000000" w:rsidP="00000000" w:rsidRDefault="00000000" w:rsidRPr="00000000" w14:paraId="00000957">
            <w:pPr>
              <w:widowControl w:val="0"/>
              <w:spacing w:line="240" w:lineRule="auto"/>
              <w:jc w:val="center"/>
              <w:rPr>
                <w:b w:val="1"/>
                <w:bCs w:val="1"/>
              </w:rPr>
            </w:pPr>
            <w:r w:rsidDel="00000000" w:rsidR="00000000" w:rsidRPr="00000000">
              <w:rPr>
                <w:b w:val="1"/>
                <w:bCs w:val="1"/>
                <w:rtl w:val="0"/>
              </w:rPr>
              <w:t xml:space="preserve">User Guide Metrics</w:t>
            </w:r>
          </w:p>
        </w:tc>
        <w:tc>
          <w:tcPr/>
          <w:p w:rsidR="00000000" w:rsidDel="00000000" w:rsidP="00000000" w:rsidRDefault="00000000" w:rsidRPr="00000000" w14:paraId="00000958">
            <w:pPr>
              <w:widowControl w:val="0"/>
              <w:spacing w:line="240" w:lineRule="auto"/>
              <w:jc w:val="center"/>
              <w:rPr>
                <w:b w:val="1"/>
                <w:bCs w:val="1"/>
              </w:rPr>
            </w:pPr>
            <w:r w:rsidDel="00000000" w:rsidR="00000000" w:rsidRPr="00000000">
              <w:rPr>
                <w:b w:val="1"/>
                <w:bCs w:val="1"/>
                <w:rtl w:val="0"/>
              </w:rPr>
              <w:t xml:space="preserve">Exposed Metrics</w:t>
            </w:r>
          </w:p>
        </w:tc>
      </w:tr>
      <w:tr>
        <w:trPr>
          <w:cantSplit w:val="0"/>
          <w:tblHeader w:val="0"/>
        </w:trPr>
        <w:tc>
          <w:tcPr/>
          <w:p w:rsidR="00000000" w:rsidDel="00000000" w:rsidP="00000000" w:rsidRDefault="00000000" w:rsidRPr="00000000" w14:paraId="00000959">
            <w:pPr>
              <w:widowControl w:val="0"/>
              <w:spacing w:line="240" w:lineRule="auto"/>
              <w:rPr/>
            </w:pPr>
            <w:r w:rsidDel="00000000" w:rsidR="00000000" w:rsidRPr="00000000">
              <w:rPr>
                <w:rtl w:val="0"/>
              </w:rPr>
              <w:t xml:space="preserve">alloydb_omni_database_postgresql_backends</w:t>
            </w:r>
          </w:p>
          <w:p w:rsidR="00000000" w:rsidDel="00000000" w:rsidP="00000000" w:rsidRDefault="00000000" w:rsidRPr="00000000" w14:paraId="0000095A">
            <w:pPr>
              <w:widowControl w:val="0"/>
              <w:spacing w:line="240" w:lineRule="auto"/>
              <w:rPr/>
            </w:pPr>
            <w:r w:rsidDel="00000000" w:rsidR="00000000" w:rsidRPr="00000000">
              <w:rPr>
                <w:rtl w:val="0"/>
              </w:rPr>
              <w:t xml:space="preserve">alloydb_omni_database_postgresql_backends_for_top_databases</w:t>
            </w:r>
          </w:p>
          <w:p w:rsidR="00000000" w:rsidDel="00000000" w:rsidP="00000000" w:rsidRDefault="00000000" w:rsidRPr="00000000" w14:paraId="0000095B">
            <w:pPr>
              <w:widowControl w:val="0"/>
              <w:spacing w:line="240" w:lineRule="auto"/>
              <w:rPr/>
            </w:pPr>
            <w:r w:rsidDel="00000000" w:rsidR="00000000" w:rsidRPr="00000000">
              <w:rPr>
                <w:rtl w:val="0"/>
              </w:rPr>
              <w:t xml:space="preserve">alloydb_omni_database_postgresql_blks_hit_for_top_databases_count_total</w:t>
            </w:r>
          </w:p>
          <w:p w:rsidR="00000000" w:rsidDel="00000000" w:rsidP="00000000" w:rsidRDefault="00000000" w:rsidRPr="00000000" w14:paraId="0000095C">
            <w:pPr>
              <w:widowControl w:val="0"/>
              <w:spacing w:line="240" w:lineRule="auto"/>
              <w:rPr/>
            </w:pPr>
            <w:r w:rsidDel="00000000" w:rsidR="00000000" w:rsidRPr="00000000">
              <w:rPr>
                <w:rtl w:val="0"/>
              </w:rPr>
              <w:t xml:space="preserve">Alloydb_omni_database_postgresql_blks_read_for_top_databases_count_total</w:t>
            </w:r>
          </w:p>
          <w:p w:rsidR="00000000" w:rsidDel="00000000" w:rsidP="00000000" w:rsidRDefault="00000000" w:rsidRPr="00000000" w14:paraId="0000095D">
            <w:pPr>
              <w:widowControl w:val="0"/>
              <w:spacing w:line="240" w:lineRule="auto"/>
              <w:rPr/>
            </w:pPr>
            <w:r w:rsidDel="00000000" w:rsidR="00000000" w:rsidRPr="00000000">
              <w:rPr>
                <w:rtl w:val="0"/>
              </w:rPr>
            </w:r>
          </w:p>
          <w:p w:rsidR="00000000" w:rsidDel="00000000" w:rsidP="00000000" w:rsidRDefault="00000000" w:rsidRPr="00000000" w14:paraId="0000095E">
            <w:pPr>
              <w:widowControl w:val="0"/>
              <w:spacing w:line="240" w:lineRule="auto"/>
              <w:rPr/>
            </w:pPr>
            <w:r w:rsidDel="00000000" w:rsidR="00000000" w:rsidRPr="00000000">
              <w:rPr>
                <w:rtl w:val="0"/>
              </w:rPr>
              <w:t xml:space="preserve">alloydb_omni_database_postgresql_committed_transactions_for_top_databases_count_total</w:t>
            </w:r>
          </w:p>
          <w:p w:rsidR="00000000" w:rsidDel="00000000" w:rsidP="00000000" w:rsidRDefault="00000000" w:rsidRPr="00000000" w14:paraId="0000095F">
            <w:pPr>
              <w:widowControl w:val="0"/>
              <w:spacing w:line="240" w:lineRule="auto"/>
              <w:rPr/>
            </w:pPr>
            <w:r w:rsidDel="00000000" w:rsidR="00000000" w:rsidRPr="00000000">
              <w:rPr>
                <w:rtl w:val="0"/>
              </w:rPr>
              <w:t xml:space="preserve">alloydb_omni_database_postgresql_deadlock_for_top_databases_count_total</w:t>
            </w:r>
          </w:p>
          <w:p w:rsidR="00000000" w:rsidDel="00000000" w:rsidP="00000000" w:rsidRDefault="00000000" w:rsidRPr="00000000" w14:paraId="00000960">
            <w:pPr>
              <w:widowControl w:val="0"/>
              <w:spacing w:line="240" w:lineRule="auto"/>
              <w:rPr/>
            </w:pPr>
            <w:r w:rsidDel="00000000" w:rsidR="00000000" w:rsidRPr="00000000">
              <w:rPr>
                <w:rtl w:val="0"/>
              </w:rPr>
              <w:t xml:space="preserve">alloydb_omni_database_postgresql_max_connections</w:t>
            </w:r>
          </w:p>
          <w:p w:rsidR="00000000" w:rsidDel="00000000" w:rsidP="00000000" w:rsidRDefault="00000000" w:rsidRPr="00000000" w14:paraId="00000961">
            <w:pPr>
              <w:widowControl w:val="0"/>
              <w:spacing w:line="240" w:lineRule="auto"/>
              <w:rPr/>
            </w:pPr>
            <w:r w:rsidDel="00000000" w:rsidR="00000000" w:rsidRPr="00000000">
              <w:rPr>
                <w:rtl w:val="0"/>
              </w:rPr>
              <w:t xml:space="preserve">alloydb_omni_database_postgresql_new_connections_for_top_databases_count_total</w:t>
            </w:r>
          </w:p>
          <w:p w:rsidR="00000000" w:rsidDel="00000000" w:rsidP="00000000" w:rsidRDefault="00000000" w:rsidRPr="00000000" w14:paraId="00000962">
            <w:pPr>
              <w:widowControl w:val="0"/>
              <w:spacing w:line="240" w:lineRule="auto"/>
              <w:rPr/>
            </w:pPr>
            <w:r w:rsidDel="00000000" w:rsidR="00000000" w:rsidRPr="00000000">
              <w:rPr>
                <w:rtl w:val="0"/>
              </w:rPr>
              <w:t xml:space="preserve">alloydb_omni_database_postgresql_rolledback_transactions_for_top_databases_count_total</w:t>
            </w:r>
          </w:p>
          <w:p w:rsidR="00000000" w:rsidDel="00000000" w:rsidP="00000000" w:rsidRDefault="00000000" w:rsidRPr="00000000" w14:paraId="00000963">
            <w:pPr>
              <w:widowControl w:val="0"/>
              <w:spacing w:line="240" w:lineRule="auto"/>
              <w:rPr/>
            </w:pPr>
            <w:r w:rsidDel="00000000" w:rsidR="00000000" w:rsidRPr="00000000">
              <w:rPr>
                <w:rtl w:val="0"/>
              </w:rPr>
              <w:t xml:space="preserve">alloydb_omni_database_postgresql_size_byte</w:t>
            </w:r>
          </w:p>
          <w:p w:rsidR="00000000" w:rsidDel="00000000" w:rsidP="00000000" w:rsidRDefault="00000000" w:rsidRPr="00000000" w14:paraId="00000964">
            <w:pPr>
              <w:widowControl w:val="0"/>
              <w:spacing w:line="240" w:lineRule="auto"/>
              <w:rPr/>
            </w:pPr>
            <w:r w:rsidDel="00000000" w:rsidR="00000000" w:rsidRPr="00000000">
              <w:rPr>
                <w:rtl w:val="0"/>
              </w:rPr>
              <w:t xml:space="preserve">alloydb_omni_database_postgresql_temp_bytes_written_for_top_databases_count_total</w:t>
            </w:r>
          </w:p>
          <w:p w:rsidR="00000000" w:rsidDel="00000000" w:rsidP="00000000" w:rsidRDefault="00000000" w:rsidRPr="00000000" w14:paraId="00000965">
            <w:pPr>
              <w:widowControl w:val="0"/>
              <w:spacing w:line="240" w:lineRule="auto"/>
              <w:rPr/>
            </w:pPr>
            <w:r w:rsidDel="00000000" w:rsidR="00000000" w:rsidRPr="00000000">
              <w:rPr>
                <w:rtl w:val="0"/>
              </w:rPr>
              <w:t xml:space="preserve">Alloydb_omni_database_postgresql_temp_files_written_for_top_databases_count_total</w:t>
            </w:r>
          </w:p>
          <w:p w:rsidR="00000000" w:rsidDel="00000000" w:rsidP="00000000" w:rsidRDefault="00000000" w:rsidRPr="00000000" w14:paraId="00000966">
            <w:pPr>
              <w:widowControl w:val="0"/>
              <w:spacing w:line="240" w:lineRule="auto"/>
              <w:rPr/>
            </w:pPr>
            <w:r w:rsidDel="00000000" w:rsidR="00000000" w:rsidRPr="00000000">
              <w:rPr>
                <w:rtl w:val="0"/>
              </w:rPr>
            </w:r>
          </w:p>
          <w:p w:rsidR="00000000" w:rsidDel="00000000" w:rsidP="00000000" w:rsidRDefault="00000000" w:rsidRPr="00000000" w14:paraId="00000967">
            <w:pPr>
              <w:widowControl w:val="0"/>
              <w:spacing w:line="240" w:lineRule="auto"/>
              <w:rPr/>
            </w:pPr>
            <w:r w:rsidDel="00000000" w:rsidR="00000000" w:rsidRPr="00000000">
              <w:rPr>
                <w:rtl w:val="0"/>
              </w:rPr>
            </w:r>
          </w:p>
          <w:p w:rsidR="00000000" w:rsidDel="00000000" w:rsidP="00000000" w:rsidRDefault="00000000" w:rsidRPr="00000000" w14:paraId="00000968">
            <w:pPr>
              <w:widowControl w:val="0"/>
              <w:spacing w:line="240" w:lineRule="auto"/>
              <w:rPr>
                <w:color w:val="c5221f"/>
              </w:rPr>
            </w:pPr>
            <w:r w:rsidDel="00000000" w:rsidR="00000000" w:rsidRPr="00000000">
              <w:rPr>
                <w:color w:val="c5221f"/>
                <w:rtl w:val="0"/>
              </w:rPr>
              <w:t xml:space="preserve">alloydb_omni_database_postgresql_tuples</w:t>
            </w:r>
          </w:p>
          <w:p w:rsidR="00000000" w:rsidDel="00000000" w:rsidP="00000000" w:rsidRDefault="00000000" w:rsidRPr="00000000" w14:paraId="00000969">
            <w:pPr>
              <w:widowControl w:val="0"/>
              <w:spacing w:line="240" w:lineRule="auto"/>
              <w:rPr/>
            </w:pPr>
            <w:r w:rsidDel="00000000" w:rsidR="00000000" w:rsidRPr="00000000">
              <w:rPr>
                <w:rtl w:val="0"/>
              </w:rPr>
              <w:t xml:space="preserve">alloydb_omni_database_postgresql_tuples_deleted_for_top_databases_count_total</w:t>
            </w:r>
          </w:p>
          <w:p w:rsidR="00000000" w:rsidDel="00000000" w:rsidP="00000000" w:rsidRDefault="00000000" w:rsidRPr="00000000" w14:paraId="0000096A">
            <w:pPr>
              <w:widowControl w:val="0"/>
              <w:spacing w:line="240" w:lineRule="auto"/>
              <w:rPr/>
            </w:pPr>
            <w:r w:rsidDel="00000000" w:rsidR="00000000" w:rsidRPr="00000000">
              <w:rPr>
                <w:rtl w:val="0"/>
              </w:rPr>
              <w:t xml:space="preserve">alloydb_omni_database_postgresql_tuples_fetched_for_top_databases_count_total</w:t>
            </w:r>
          </w:p>
          <w:p w:rsidR="00000000" w:rsidDel="00000000" w:rsidP="00000000" w:rsidRDefault="00000000" w:rsidRPr="00000000" w14:paraId="0000096B">
            <w:pPr>
              <w:widowControl w:val="0"/>
              <w:spacing w:line="240" w:lineRule="auto"/>
              <w:rPr/>
            </w:pPr>
            <w:r w:rsidDel="00000000" w:rsidR="00000000" w:rsidRPr="00000000">
              <w:rPr>
                <w:rtl w:val="0"/>
              </w:rPr>
              <w:t xml:space="preserve">alloydb_omni_database_postgresql_tuples_inserted_for_top_databases_count_total</w:t>
            </w:r>
          </w:p>
          <w:p w:rsidR="00000000" w:rsidDel="00000000" w:rsidP="00000000" w:rsidRDefault="00000000" w:rsidRPr="00000000" w14:paraId="0000096C">
            <w:pPr>
              <w:widowControl w:val="0"/>
              <w:spacing w:line="240" w:lineRule="auto"/>
              <w:rPr/>
            </w:pPr>
            <w:r w:rsidDel="00000000" w:rsidR="00000000" w:rsidRPr="00000000">
              <w:rPr>
                <w:rtl w:val="0"/>
              </w:rPr>
              <w:t xml:space="preserve">alloydb_omni_database_postgresql_tuples_returned_for_top_databases_count_total</w:t>
            </w:r>
          </w:p>
          <w:p w:rsidR="00000000" w:rsidDel="00000000" w:rsidP="00000000" w:rsidRDefault="00000000" w:rsidRPr="00000000" w14:paraId="0000096D">
            <w:pPr>
              <w:widowControl w:val="0"/>
              <w:spacing w:line="240" w:lineRule="auto"/>
              <w:rPr/>
            </w:pPr>
            <w:r w:rsidDel="00000000" w:rsidR="00000000" w:rsidRPr="00000000">
              <w:rPr>
                <w:rtl w:val="0"/>
              </w:rPr>
              <w:t xml:space="preserve">alloydb_omni_database_postgresql_tuples_updated_for_top_databases_count_total</w:t>
            </w:r>
          </w:p>
          <w:p w:rsidR="00000000" w:rsidDel="00000000" w:rsidP="00000000" w:rsidRDefault="00000000" w:rsidRPr="00000000" w14:paraId="0000096E">
            <w:pPr>
              <w:widowControl w:val="0"/>
              <w:spacing w:line="240" w:lineRule="auto"/>
              <w:rPr/>
            </w:pPr>
            <w:r w:rsidDel="00000000" w:rsidR="00000000" w:rsidRPr="00000000">
              <w:rPr>
                <w:rtl w:val="0"/>
              </w:rPr>
              <w:t xml:space="preserve">alloydb_omni_database_postgresql_up</w:t>
            </w:r>
          </w:p>
          <w:p w:rsidR="00000000" w:rsidDel="00000000" w:rsidP="00000000" w:rsidRDefault="00000000" w:rsidRPr="00000000" w14:paraId="0000096F">
            <w:pPr>
              <w:widowControl w:val="0"/>
              <w:spacing w:line="240" w:lineRule="auto"/>
              <w:rPr/>
            </w:pPr>
            <w:r w:rsidDel="00000000" w:rsidR="00000000" w:rsidRPr="00000000">
              <w:rPr>
                <w:rtl w:val="0"/>
              </w:rPr>
              <w:t xml:space="preserve">alloydb_omni_database_postgresql_uptime_second</w:t>
            </w:r>
          </w:p>
          <w:p w:rsidR="00000000" w:rsidDel="00000000" w:rsidP="00000000" w:rsidRDefault="00000000" w:rsidRPr="00000000" w14:paraId="00000970">
            <w:pPr>
              <w:widowControl w:val="0"/>
              <w:spacing w:line="240" w:lineRule="auto"/>
              <w:rPr/>
            </w:pPr>
            <w:r w:rsidDel="00000000" w:rsidR="00000000" w:rsidRPr="00000000">
              <w:rPr>
                <w:rtl w:val="0"/>
              </w:rPr>
              <w:t xml:space="preserve">alloydb_omni_database_postgresql_vacuum_oldest_transaction_age</w:t>
            </w:r>
          </w:p>
          <w:p w:rsidR="00000000" w:rsidDel="00000000" w:rsidP="00000000" w:rsidRDefault="00000000" w:rsidRPr="00000000" w14:paraId="00000971">
            <w:pPr>
              <w:widowControl w:val="0"/>
              <w:spacing w:line="240" w:lineRule="auto"/>
              <w:rPr/>
            </w:pPr>
            <w:r w:rsidDel="00000000" w:rsidR="00000000" w:rsidRPr="00000000">
              <w:rPr>
                <w:rtl w:val="0"/>
              </w:rPr>
              <w:t xml:space="preserve">alloydb_omni_database_postgresql_vacuum_transaction_id_utilization_percentage</w:t>
            </w:r>
          </w:p>
          <w:p w:rsidR="00000000" w:rsidDel="00000000" w:rsidP="00000000" w:rsidRDefault="00000000" w:rsidRPr="00000000" w14:paraId="00000972">
            <w:pPr>
              <w:widowControl w:val="0"/>
              <w:spacing w:line="240" w:lineRule="auto"/>
              <w:rPr/>
            </w:pPr>
            <w:r w:rsidDel="00000000" w:rsidR="00000000" w:rsidRPr="00000000">
              <w:rPr>
                <w:rtl w:val="0"/>
              </w:rPr>
              <w:t xml:space="preserve">alloydb_omni_instance_postgresql_backends_by_state</w:t>
            </w:r>
          </w:p>
          <w:p w:rsidR="00000000" w:rsidDel="00000000" w:rsidP="00000000" w:rsidRDefault="00000000" w:rsidRPr="00000000" w14:paraId="00000973">
            <w:pPr>
              <w:widowControl w:val="0"/>
              <w:spacing w:line="240" w:lineRule="auto"/>
              <w:rPr/>
            </w:pPr>
            <w:r w:rsidDel="00000000" w:rsidR="00000000" w:rsidRPr="00000000">
              <w:rPr>
                <w:rtl w:val="0"/>
              </w:rPr>
              <w:t xml:space="preserve">alloydb_omni_instance_postgresql_backends_for_top_applications</w:t>
            </w:r>
          </w:p>
          <w:p w:rsidR="00000000" w:rsidDel="00000000" w:rsidP="00000000" w:rsidRDefault="00000000" w:rsidRPr="00000000" w14:paraId="00000974">
            <w:pPr>
              <w:widowControl w:val="0"/>
              <w:spacing w:line="240" w:lineRule="auto"/>
              <w:rPr/>
            </w:pPr>
            <w:r w:rsidDel="00000000" w:rsidR="00000000" w:rsidRPr="00000000">
              <w:rPr>
                <w:rtl w:val="0"/>
              </w:rPr>
              <w:t xml:space="preserve">alloydb_omni_instance_postgresql_blks_hit_count_total</w:t>
            </w:r>
          </w:p>
          <w:p w:rsidR="00000000" w:rsidDel="00000000" w:rsidP="00000000" w:rsidRDefault="00000000" w:rsidRPr="00000000" w14:paraId="00000975">
            <w:pPr>
              <w:widowControl w:val="0"/>
              <w:spacing w:line="240" w:lineRule="auto"/>
              <w:rPr/>
            </w:pPr>
            <w:r w:rsidDel="00000000" w:rsidR="00000000" w:rsidRPr="00000000">
              <w:rPr>
                <w:rtl w:val="0"/>
              </w:rPr>
              <w:t xml:space="preserve">alloydb_omni_instance_postgresql_blks_read_count_total</w:t>
            </w:r>
          </w:p>
          <w:p w:rsidR="00000000" w:rsidDel="00000000" w:rsidP="00000000" w:rsidRDefault="00000000" w:rsidRPr="00000000" w14:paraId="00000976">
            <w:pPr>
              <w:widowControl w:val="0"/>
              <w:spacing w:line="240" w:lineRule="auto"/>
              <w:rPr/>
            </w:pPr>
            <w:r w:rsidDel="00000000" w:rsidR="00000000" w:rsidRPr="00000000">
              <w:rPr>
                <w:rtl w:val="0"/>
              </w:rPr>
              <w:t xml:space="preserve">alloydb_omni_instance_postgresql_committed_transactions_count_total</w:t>
            </w:r>
          </w:p>
          <w:p w:rsidR="00000000" w:rsidDel="00000000" w:rsidP="00000000" w:rsidRDefault="00000000" w:rsidRPr="00000000" w14:paraId="00000977">
            <w:pPr>
              <w:widowControl w:val="0"/>
              <w:spacing w:line="240" w:lineRule="auto"/>
              <w:rPr/>
            </w:pPr>
            <w:r w:rsidDel="00000000" w:rsidR="00000000" w:rsidRPr="00000000">
              <w:rPr>
                <w:rtl w:val="0"/>
              </w:rPr>
              <w:t xml:space="preserve">alloydb_omni_instance_postgresql_deadlock_count_total</w:t>
            </w:r>
          </w:p>
          <w:p w:rsidR="00000000" w:rsidDel="00000000" w:rsidP="00000000" w:rsidRDefault="00000000" w:rsidRPr="00000000" w14:paraId="00000978">
            <w:pPr>
              <w:widowControl w:val="0"/>
              <w:spacing w:line="240" w:lineRule="auto"/>
              <w:rPr/>
            </w:pPr>
            <w:r w:rsidDel="00000000" w:rsidR="00000000" w:rsidRPr="00000000">
              <w:rPr>
                <w:rtl w:val="0"/>
              </w:rPr>
              <w:t xml:space="preserve">alloydb_omni_instance_postgresql_new_connections_count_total</w:t>
            </w:r>
          </w:p>
          <w:p w:rsidR="00000000" w:rsidDel="00000000" w:rsidP="00000000" w:rsidRDefault="00000000" w:rsidRPr="00000000" w14:paraId="00000979">
            <w:pPr>
              <w:widowControl w:val="0"/>
              <w:spacing w:line="240" w:lineRule="auto"/>
              <w:rPr>
                <w:color w:val="c5221f"/>
              </w:rPr>
            </w:pPr>
            <w:r w:rsidDel="00000000" w:rsidR="00000000" w:rsidRPr="00000000">
              <w:rPr>
                <w:color w:val="c5221f"/>
                <w:rtl w:val="0"/>
              </w:rPr>
              <w:t xml:space="preserve">alloydb_omni_instance_postgresql_replication_flush_lag_ms</w:t>
            </w:r>
          </w:p>
          <w:p w:rsidR="00000000" w:rsidDel="00000000" w:rsidP="00000000" w:rsidRDefault="00000000" w:rsidRPr="00000000" w14:paraId="0000097A">
            <w:pPr>
              <w:widowControl w:val="0"/>
              <w:spacing w:line="240" w:lineRule="auto"/>
              <w:rPr>
                <w:color w:val="c5221f"/>
              </w:rPr>
            </w:pPr>
            <w:r w:rsidDel="00000000" w:rsidR="00000000" w:rsidRPr="00000000">
              <w:rPr>
                <w:color w:val="c5221f"/>
                <w:rtl w:val="0"/>
              </w:rPr>
              <w:t xml:space="preserve">alloydb_omni_instance_postgresql_replication_replay_lag_ms</w:t>
            </w:r>
          </w:p>
          <w:p w:rsidR="00000000" w:rsidDel="00000000" w:rsidP="00000000" w:rsidRDefault="00000000" w:rsidRPr="00000000" w14:paraId="0000097B">
            <w:pPr>
              <w:widowControl w:val="0"/>
              <w:spacing w:line="240" w:lineRule="auto"/>
              <w:rPr/>
            </w:pPr>
            <w:r w:rsidDel="00000000" w:rsidR="00000000" w:rsidRPr="00000000">
              <w:rPr>
                <w:rtl w:val="0"/>
              </w:rPr>
              <w:t xml:space="preserve">alloydb_omni_instance_postgresql_replication_state</w:t>
            </w:r>
          </w:p>
          <w:p w:rsidR="00000000" w:rsidDel="00000000" w:rsidP="00000000" w:rsidRDefault="00000000" w:rsidRPr="00000000" w14:paraId="0000097C">
            <w:pPr>
              <w:widowControl w:val="0"/>
              <w:spacing w:line="240" w:lineRule="auto"/>
              <w:rPr>
                <w:color w:val="c5221f"/>
              </w:rPr>
            </w:pPr>
            <w:r w:rsidDel="00000000" w:rsidR="00000000" w:rsidRPr="00000000">
              <w:rPr>
                <w:color w:val="c5221f"/>
                <w:rtl w:val="0"/>
              </w:rPr>
              <w:t xml:space="preserve">alloydb_omni_instance_postgresql_replication_write_lag_ms</w:t>
            </w:r>
          </w:p>
          <w:p w:rsidR="00000000" w:rsidDel="00000000" w:rsidP="00000000" w:rsidRDefault="00000000" w:rsidRPr="00000000" w14:paraId="0000097D">
            <w:pPr>
              <w:widowControl w:val="0"/>
              <w:spacing w:line="240" w:lineRule="auto"/>
              <w:rPr/>
            </w:pPr>
            <w:r w:rsidDel="00000000" w:rsidR="00000000" w:rsidRPr="00000000">
              <w:rPr>
                <w:rtl w:val="0"/>
              </w:rPr>
              <w:t xml:space="preserve">alloydb_omni_instance_postgresql_rolledback_transactions_count_total</w:t>
            </w:r>
          </w:p>
          <w:p w:rsidR="00000000" w:rsidDel="00000000" w:rsidP="00000000" w:rsidRDefault="00000000" w:rsidRPr="00000000" w14:paraId="0000097E">
            <w:pPr>
              <w:widowControl w:val="0"/>
              <w:spacing w:line="240" w:lineRule="auto"/>
              <w:rPr/>
            </w:pPr>
            <w:r w:rsidDel="00000000" w:rsidR="00000000" w:rsidRPr="00000000">
              <w:rPr>
                <w:rtl w:val="0"/>
              </w:rPr>
              <w:t xml:space="preserve">alloydb_omni_instance_postgresql_temp_bytes_written_count_total</w:t>
            </w:r>
          </w:p>
          <w:p w:rsidR="00000000" w:rsidDel="00000000" w:rsidP="00000000" w:rsidRDefault="00000000" w:rsidRPr="00000000" w14:paraId="0000097F">
            <w:pPr>
              <w:widowControl w:val="0"/>
              <w:spacing w:line="240" w:lineRule="auto"/>
              <w:rPr/>
            </w:pPr>
            <w:r w:rsidDel="00000000" w:rsidR="00000000" w:rsidRPr="00000000">
              <w:rPr>
                <w:rtl w:val="0"/>
              </w:rPr>
              <w:t xml:space="preserve">alloydb_omni_instance_postgresql_temp_files_written_count_total</w:t>
            </w:r>
          </w:p>
          <w:p w:rsidR="00000000" w:rsidDel="00000000" w:rsidP="00000000" w:rsidRDefault="00000000" w:rsidRPr="00000000" w14:paraId="00000980">
            <w:pPr>
              <w:widowControl w:val="0"/>
              <w:spacing w:line="240" w:lineRule="auto"/>
              <w:rPr/>
            </w:pPr>
            <w:r w:rsidDel="00000000" w:rsidR="00000000" w:rsidRPr="00000000">
              <w:rPr>
                <w:rtl w:val="0"/>
              </w:rPr>
              <w:t xml:space="preserve">alloydb_omni_instance_postgresql_tuples_deleted_count_total</w:t>
            </w:r>
          </w:p>
          <w:p w:rsidR="00000000" w:rsidDel="00000000" w:rsidP="00000000" w:rsidRDefault="00000000" w:rsidRPr="00000000" w14:paraId="00000981">
            <w:pPr>
              <w:widowControl w:val="0"/>
              <w:spacing w:line="240" w:lineRule="auto"/>
              <w:rPr/>
            </w:pPr>
            <w:r w:rsidDel="00000000" w:rsidR="00000000" w:rsidRPr="00000000">
              <w:rPr>
                <w:rtl w:val="0"/>
              </w:rPr>
              <w:t xml:space="preserve">alloydb_omni_instance_postgresql_tuples_fetched_count_total</w:t>
            </w:r>
          </w:p>
          <w:p w:rsidR="00000000" w:rsidDel="00000000" w:rsidP="00000000" w:rsidRDefault="00000000" w:rsidRPr="00000000" w14:paraId="00000982">
            <w:pPr>
              <w:widowControl w:val="0"/>
              <w:spacing w:line="240" w:lineRule="auto"/>
              <w:rPr/>
            </w:pPr>
            <w:r w:rsidDel="00000000" w:rsidR="00000000" w:rsidRPr="00000000">
              <w:rPr>
                <w:rtl w:val="0"/>
              </w:rPr>
              <w:t xml:space="preserve">alloydb_omni_instance_postgresql_tuples_inserted_count_total</w:t>
            </w:r>
          </w:p>
          <w:p w:rsidR="00000000" w:rsidDel="00000000" w:rsidP="00000000" w:rsidRDefault="00000000" w:rsidRPr="00000000" w14:paraId="00000983">
            <w:pPr>
              <w:widowControl w:val="0"/>
              <w:spacing w:line="240" w:lineRule="auto"/>
              <w:rPr/>
            </w:pPr>
            <w:r w:rsidDel="00000000" w:rsidR="00000000" w:rsidRPr="00000000">
              <w:rPr>
                <w:rtl w:val="0"/>
              </w:rPr>
              <w:t xml:space="preserve">alloydb_omni_instance_postgresql_tuples_returned_count_total</w:t>
            </w:r>
          </w:p>
          <w:p w:rsidR="00000000" w:rsidDel="00000000" w:rsidP="00000000" w:rsidRDefault="00000000" w:rsidRPr="00000000" w14:paraId="00000984">
            <w:pPr>
              <w:widowControl w:val="0"/>
              <w:spacing w:line="240" w:lineRule="auto"/>
              <w:rPr/>
            </w:pPr>
            <w:r w:rsidDel="00000000" w:rsidR="00000000" w:rsidRPr="00000000">
              <w:rPr>
                <w:rtl w:val="0"/>
              </w:rPr>
              <w:t xml:space="preserve">alloydb_omni_instance_postgresql_tuples_updated_count_total</w:t>
            </w:r>
          </w:p>
          <w:p w:rsidR="00000000" w:rsidDel="00000000" w:rsidP="00000000" w:rsidRDefault="00000000" w:rsidRPr="00000000" w14:paraId="00000985">
            <w:pPr>
              <w:widowControl w:val="0"/>
              <w:spacing w:line="240" w:lineRule="auto"/>
              <w:rPr/>
            </w:pPr>
            <w:r w:rsidDel="00000000" w:rsidR="00000000" w:rsidRPr="00000000">
              <w:rPr>
                <w:rtl w:val="0"/>
              </w:rPr>
              <w:t xml:space="preserve">alloydb_omni_instance_postgresql_version</w:t>
            </w:r>
          </w:p>
          <w:p w:rsidR="00000000" w:rsidDel="00000000" w:rsidP="00000000" w:rsidRDefault="00000000" w:rsidRPr="00000000" w14:paraId="00000986">
            <w:pPr>
              <w:widowControl w:val="0"/>
              <w:spacing w:line="240" w:lineRule="auto"/>
              <w:rPr/>
            </w:pPr>
            <w:r w:rsidDel="00000000" w:rsidR="00000000" w:rsidRPr="00000000">
              <w:rPr>
                <w:rtl w:val="0"/>
              </w:rPr>
              <w:t xml:space="preserve">alloydb_omni_instance_postgresql_wait_count_total</w:t>
            </w:r>
          </w:p>
          <w:p w:rsidR="00000000" w:rsidDel="00000000" w:rsidP="00000000" w:rsidRDefault="00000000" w:rsidRPr="00000000" w14:paraId="00000987">
            <w:pPr>
              <w:widowControl w:val="0"/>
              <w:spacing w:line="240" w:lineRule="auto"/>
              <w:rPr/>
            </w:pPr>
            <w:r w:rsidDel="00000000" w:rsidR="00000000" w:rsidRPr="00000000">
              <w:rPr>
                <w:rtl w:val="0"/>
              </w:rPr>
              <w:t xml:space="preserve">alloydb_omni_instance_postgresql_wait_time_us_total</w:t>
            </w:r>
          </w:p>
          <w:p w:rsidR="00000000" w:rsidDel="00000000" w:rsidP="00000000" w:rsidRDefault="00000000" w:rsidRPr="00000000" w14:paraId="00000988">
            <w:pPr>
              <w:widowControl w:val="0"/>
              <w:spacing w:line="240" w:lineRule="auto"/>
              <w:rPr/>
            </w:pPr>
            <w:r w:rsidDel="00000000" w:rsidR="00000000" w:rsidRPr="00000000">
              <w:rPr>
                <w:rtl w:val="0"/>
              </w:rPr>
              <w:t xml:space="preserve">alloydb_omni_memory_used_byte</w:t>
            </w:r>
          </w:p>
          <w:p w:rsidR="00000000" w:rsidDel="00000000" w:rsidP="00000000" w:rsidRDefault="00000000" w:rsidRPr="00000000" w14:paraId="00000989">
            <w:pPr>
              <w:widowControl w:val="0"/>
              <w:spacing w:line="240" w:lineRule="auto"/>
              <w:rPr/>
            </w:pPr>
            <w:r w:rsidDel="00000000" w:rsidR="00000000" w:rsidRPr="00000000">
              <w:rPr>
                <w:rtl w:val="0"/>
              </w:rPr>
              <w:t xml:space="preserve">alloydb_omni_monitor_collect_ms</w:t>
            </w:r>
          </w:p>
          <w:p w:rsidR="00000000" w:rsidDel="00000000" w:rsidP="00000000" w:rsidRDefault="00000000" w:rsidRPr="00000000" w14:paraId="0000098A">
            <w:pPr>
              <w:widowControl w:val="0"/>
              <w:spacing w:line="240" w:lineRule="auto"/>
              <w:rPr/>
            </w:pPr>
            <w:r w:rsidDel="00000000" w:rsidR="00000000" w:rsidRPr="00000000">
              <w:rPr>
                <w:rtl w:val="0"/>
              </w:rPr>
              <w:t xml:space="preserve">alloydb_omni_monitor_error_count</w:t>
            </w:r>
          </w:p>
          <w:p w:rsidR="00000000" w:rsidDel="00000000" w:rsidP="00000000" w:rsidRDefault="00000000" w:rsidRPr="00000000" w14:paraId="0000098B">
            <w:pPr>
              <w:widowControl w:val="0"/>
              <w:spacing w:line="240" w:lineRule="auto"/>
              <w:rPr/>
            </w:pPr>
            <w:r w:rsidDel="00000000" w:rsidR="00000000" w:rsidRPr="00000000">
              <w:rPr>
                <w:rtl w:val="0"/>
              </w:rPr>
              <w:t xml:space="preserve">alloydb_omni_monitor_metric_count</w:t>
            </w:r>
          </w:p>
          <w:p w:rsidR="00000000" w:rsidDel="00000000" w:rsidP="00000000" w:rsidRDefault="00000000" w:rsidRPr="00000000" w14:paraId="0000098C">
            <w:pPr>
              <w:widowControl w:val="0"/>
              <w:spacing w:line="240" w:lineRule="auto"/>
              <w:rPr/>
            </w:pPr>
            <w:r w:rsidDel="00000000" w:rsidR="00000000" w:rsidRPr="00000000">
              <w:rPr>
                <w:rtl w:val="0"/>
              </w:rPr>
              <w:t xml:space="preserve">alloydb_omni_node_cpu_usage_second_total</w:t>
            </w:r>
          </w:p>
          <w:p w:rsidR="00000000" w:rsidDel="00000000" w:rsidP="00000000" w:rsidRDefault="00000000" w:rsidRPr="00000000" w14:paraId="0000098D">
            <w:pPr>
              <w:widowControl w:val="0"/>
              <w:spacing w:line="240" w:lineRule="auto"/>
              <w:rPr/>
            </w:pPr>
            <w:r w:rsidDel="00000000" w:rsidR="00000000" w:rsidRPr="00000000">
              <w:rPr>
                <w:rtl w:val="0"/>
              </w:rPr>
              <w:t xml:space="preserve">alloydb_omni_node_storage_limit_per_disk_byte</w:t>
            </w:r>
          </w:p>
          <w:p w:rsidR="00000000" w:rsidDel="00000000" w:rsidP="00000000" w:rsidRDefault="00000000" w:rsidRPr="00000000" w14:paraId="0000098E">
            <w:pPr>
              <w:widowControl w:val="0"/>
              <w:spacing w:line="240" w:lineRule="auto"/>
              <w:rPr/>
            </w:pPr>
            <w:r w:rsidDel="00000000" w:rsidR="00000000" w:rsidRPr="00000000">
              <w:rPr>
                <w:rtl w:val="0"/>
              </w:rPr>
              <w:t xml:space="preserve">alloydb_omni_node_storage_read_bytes_count_total</w:t>
            </w:r>
          </w:p>
          <w:p w:rsidR="00000000" w:rsidDel="00000000" w:rsidP="00000000" w:rsidRDefault="00000000" w:rsidRPr="00000000" w14:paraId="0000098F">
            <w:pPr>
              <w:widowControl w:val="0"/>
              <w:spacing w:line="240" w:lineRule="auto"/>
              <w:rPr/>
            </w:pPr>
            <w:r w:rsidDel="00000000" w:rsidR="00000000" w:rsidRPr="00000000">
              <w:rPr>
                <w:rtl w:val="0"/>
              </w:rPr>
              <w:t xml:space="preserve">alloydb_omni_node_storage_read_ops_count_total</w:t>
            </w:r>
          </w:p>
          <w:p w:rsidR="00000000" w:rsidDel="00000000" w:rsidP="00000000" w:rsidRDefault="00000000" w:rsidRPr="00000000" w14:paraId="00000990">
            <w:pPr>
              <w:widowControl w:val="0"/>
              <w:spacing w:line="240" w:lineRule="auto"/>
              <w:rPr/>
            </w:pPr>
            <w:r w:rsidDel="00000000" w:rsidR="00000000" w:rsidRPr="00000000">
              <w:rPr>
                <w:rtl w:val="0"/>
              </w:rPr>
              <w:t xml:space="preserve">alloydb_omni_node_storage_usage_per_disk_byte</w:t>
            </w:r>
          </w:p>
          <w:p w:rsidR="00000000" w:rsidDel="00000000" w:rsidP="00000000" w:rsidRDefault="00000000" w:rsidRPr="00000000" w14:paraId="00000991">
            <w:pPr>
              <w:widowControl w:val="0"/>
              <w:spacing w:line="240" w:lineRule="auto"/>
              <w:rPr/>
            </w:pPr>
            <w:r w:rsidDel="00000000" w:rsidR="00000000" w:rsidRPr="00000000">
              <w:rPr>
                <w:rtl w:val="0"/>
              </w:rPr>
              <w:t xml:space="preserve">alloydb_omni_node_storage_write_bytes_count_total</w:t>
            </w:r>
          </w:p>
          <w:p w:rsidR="00000000" w:rsidDel="00000000" w:rsidP="00000000" w:rsidRDefault="00000000" w:rsidRPr="00000000" w14:paraId="00000992">
            <w:pPr>
              <w:widowControl w:val="0"/>
              <w:spacing w:line="240" w:lineRule="auto"/>
              <w:rPr/>
            </w:pPr>
            <w:r w:rsidDel="00000000" w:rsidR="00000000" w:rsidRPr="00000000">
              <w:rPr>
                <w:rtl w:val="0"/>
              </w:rPr>
              <w:t xml:space="preserve">alloydb_omni_node_storage_write_ops_count_total</w:t>
            </w:r>
          </w:p>
        </w:tc>
        <w:tc>
          <w:tcPr/>
          <w:p w:rsidR="00000000" w:rsidDel="00000000" w:rsidP="00000000" w:rsidRDefault="00000000" w:rsidRPr="00000000" w14:paraId="00000993">
            <w:pPr>
              <w:widowControl w:val="0"/>
              <w:spacing w:line="240" w:lineRule="auto"/>
              <w:rPr/>
            </w:pPr>
            <w:r w:rsidDel="00000000" w:rsidR="00000000" w:rsidRPr="00000000">
              <w:rPr>
                <w:rtl w:val="0"/>
              </w:rPr>
              <w:t xml:space="preserve">alloydb_omni_database_postgresql_backends</w:t>
            </w:r>
          </w:p>
          <w:p w:rsidR="00000000" w:rsidDel="00000000" w:rsidP="00000000" w:rsidRDefault="00000000" w:rsidRPr="00000000" w14:paraId="00000994">
            <w:pPr>
              <w:widowControl w:val="0"/>
              <w:spacing w:line="240" w:lineRule="auto"/>
              <w:rPr/>
            </w:pPr>
            <w:r w:rsidDel="00000000" w:rsidR="00000000" w:rsidRPr="00000000">
              <w:rPr>
                <w:rtl w:val="0"/>
              </w:rPr>
              <w:t xml:space="preserve">alloydb_omni_database_postgresql_backends_for_top_databases</w:t>
            </w:r>
          </w:p>
          <w:p w:rsidR="00000000" w:rsidDel="00000000" w:rsidP="00000000" w:rsidRDefault="00000000" w:rsidRPr="00000000" w14:paraId="00000995">
            <w:pPr>
              <w:widowControl w:val="0"/>
              <w:spacing w:line="240" w:lineRule="auto"/>
              <w:rPr/>
            </w:pPr>
            <w:r w:rsidDel="00000000" w:rsidR="00000000" w:rsidRPr="00000000">
              <w:rPr>
                <w:rtl w:val="0"/>
              </w:rPr>
              <w:t xml:space="preserve">alloydb_omni_database_postgresql_blks_hit_for_top_databases_count_total</w:t>
            </w:r>
          </w:p>
          <w:p w:rsidR="00000000" w:rsidDel="00000000" w:rsidP="00000000" w:rsidRDefault="00000000" w:rsidRPr="00000000" w14:paraId="00000996">
            <w:pPr>
              <w:widowControl w:val="0"/>
              <w:spacing w:line="240" w:lineRule="auto"/>
              <w:rPr/>
            </w:pPr>
            <w:r w:rsidDel="00000000" w:rsidR="00000000" w:rsidRPr="00000000">
              <w:rPr>
                <w:rtl w:val="0"/>
              </w:rPr>
              <w:t xml:space="preserve">alloydb_omni_database_postgresql_blks_read_for_top_databases_count_total</w:t>
            </w:r>
          </w:p>
          <w:p w:rsidR="00000000" w:rsidDel="00000000" w:rsidP="00000000" w:rsidRDefault="00000000" w:rsidRPr="00000000" w14:paraId="00000997">
            <w:pPr>
              <w:widowControl w:val="0"/>
              <w:spacing w:line="240" w:lineRule="auto"/>
              <w:rPr/>
            </w:pPr>
            <w:r w:rsidDel="00000000" w:rsidR="00000000" w:rsidRPr="00000000">
              <w:rPr>
                <w:rtl w:val="0"/>
              </w:rPr>
              <w:br w:type="textWrapping"/>
              <w:t xml:space="preserve">alloydb_omni_database_postgresql_committed_transactions_for_top_databases_count_total</w:t>
            </w:r>
          </w:p>
          <w:p w:rsidR="00000000" w:rsidDel="00000000" w:rsidP="00000000" w:rsidRDefault="00000000" w:rsidRPr="00000000" w14:paraId="00000998">
            <w:pPr>
              <w:widowControl w:val="0"/>
              <w:spacing w:line="240" w:lineRule="auto"/>
              <w:rPr/>
            </w:pPr>
            <w:r w:rsidDel="00000000" w:rsidR="00000000" w:rsidRPr="00000000">
              <w:rPr>
                <w:rtl w:val="0"/>
              </w:rPr>
              <w:t xml:space="preserve">alloydb_omni_database_postgresql_deadlock_for_top_databases_count_total</w:t>
            </w:r>
          </w:p>
          <w:p w:rsidR="00000000" w:rsidDel="00000000" w:rsidP="00000000" w:rsidRDefault="00000000" w:rsidRPr="00000000" w14:paraId="00000999">
            <w:pPr>
              <w:widowControl w:val="0"/>
              <w:spacing w:line="240" w:lineRule="auto"/>
              <w:rPr/>
            </w:pPr>
            <w:r w:rsidDel="00000000" w:rsidR="00000000" w:rsidRPr="00000000">
              <w:rPr>
                <w:rtl w:val="0"/>
              </w:rPr>
              <w:t xml:space="preserve">alloydb_omni_database_postgresql_max_connections</w:t>
            </w:r>
          </w:p>
          <w:p w:rsidR="00000000" w:rsidDel="00000000" w:rsidP="00000000" w:rsidRDefault="00000000" w:rsidRPr="00000000" w14:paraId="0000099A">
            <w:pPr>
              <w:widowControl w:val="0"/>
              <w:spacing w:line="240" w:lineRule="auto"/>
              <w:rPr/>
            </w:pPr>
            <w:r w:rsidDel="00000000" w:rsidR="00000000" w:rsidRPr="00000000">
              <w:rPr>
                <w:rtl w:val="0"/>
              </w:rPr>
              <w:t xml:space="preserve">alloydb_omni_database_postgresql_new_connections_for_top_databases_count_total</w:t>
            </w:r>
          </w:p>
          <w:p w:rsidR="00000000" w:rsidDel="00000000" w:rsidP="00000000" w:rsidRDefault="00000000" w:rsidRPr="00000000" w14:paraId="0000099B">
            <w:pPr>
              <w:widowControl w:val="0"/>
              <w:spacing w:line="240" w:lineRule="auto"/>
              <w:rPr/>
            </w:pPr>
            <w:r w:rsidDel="00000000" w:rsidR="00000000" w:rsidRPr="00000000">
              <w:rPr>
                <w:rtl w:val="0"/>
              </w:rPr>
              <w:t xml:space="preserve">alloydb_omni_database_postgresql_rolledback_transactions_for_top_databases_count_total</w:t>
            </w:r>
          </w:p>
          <w:p w:rsidR="00000000" w:rsidDel="00000000" w:rsidP="00000000" w:rsidRDefault="00000000" w:rsidRPr="00000000" w14:paraId="0000099C">
            <w:pPr>
              <w:widowControl w:val="0"/>
              <w:spacing w:line="240" w:lineRule="auto"/>
              <w:rPr/>
            </w:pPr>
            <w:r w:rsidDel="00000000" w:rsidR="00000000" w:rsidRPr="00000000">
              <w:rPr>
                <w:rtl w:val="0"/>
              </w:rPr>
              <w:t xml:space="preserve">alloydb_omni_database_postgresql_size_byte</w:t>
            </w:r>
          </w:p>
          <w:p w:rsidR="00000000" w:rsidDel="00000000" w:rsidP="00000000" w:rsidRDefault="00000000" w:rsidRPr="00000000" w14:paraId="0000099D">
            <w:pPr>
              <w:widowControl w:val="0"/>
              <w:spacing w:line="240" w:lineRule="auto"/>
              <w:rPr/>
            </w:pPr>
            <w:r w:rsidDel="00000000" w:rsidR="00000000" w:rsidRPr="00000000">
              <w:rPr>
                <w:rtl w:val="0"/>
              </w:rPr>
              <w:t xml:space="preserve">alloydb_omni_database_postgresql_temp_bytes_written_for_top_databases_count_total</w:t>
            </w:r>
          </w:p>
          <w:p w:rsidR="00000000" w:rsidDel="00000000" w:rsidP="00000000" w:rsidRDefault="00000000" w:rsidRPr="00000000" w14:paraId="0000099E">
            <w:pPr>
              <w:widowControl w:val="0"/>
              <w:spacing w:line="240" w:lineRule="auto"/>
              <w:rPr/>
            </w:pPr>
            <w:r w:rsidDel="00000000" w:rsidR="00000000" w:rsidRPr="00000000">
              <w:rPr>
                <w:rtl w:val="0"/>
              </w:rPr>
              <w:t xml:space="preserve">alloydb_omni_database_postgresql_temp_files_written_for_top_databases_count_total</w:t>
            </w:r>
          </w:p>
          <w:p w:rsidR="00000000" w:rsidDel="00000000" w:rsidP="00000000" w:rsidRDefault="00000000" w:rsidRPr="00000000" w14:paraId="0000099F">
            <w:pPr>
              <w:widowControl w:val="0"/>
              <w:spacing w:line="240" w:lineRule="auto"/>
              <w:rPr/>
            </w:pPr>
            <w:r w:rsidDel="00000000" w:rsidR="00000000" w:rsidRPr="00000000">
              <w:rPr>
                <w:rtl w:val="0"/>
              </w:rPr>
              <w:br w:type="textWrapping"/>
              <w:br w:type="textWrapping"/>
              <w:t xml:space="preserve">alloydb_omni_database_postgresql_tuples</w:t>
            </w:r>
          </w:p>
          <w:p w:rsidR="00000000" w:rsidDel="00000000" w:rsidP="00000000" w:rsidRDefault="00000000" w:rsidRPr="00000000" w14:paraId="000009A0">
            <w:pPr>
              <w:widowControl w:val="0"/>
              <w:spacing w:line="240" w:lineRule="auto"/>
              <w:rPr/>
            </w:pPr>
            <w:r w:rsidDel="00000000" w:rsidR="00000000" w:rsidRPr="00000000">
              <w:rPr>
                <w:rtl w:val="0"/>
              </w:rPr>
              <w:t xml:space="preserve">alloydb_omni_database_postgresql_tuples_deleted_for_top_databases_count_total</w:t>
            </w:r>
          </w:p>
          <w:p w:rsidR="00000000" w:rsidDel="00000000" w:rsidP="00000000" w:rsidRDefault="00000000" w:rsidRPr="00000000" w14:paraId="000009A1">
            <w:pPr>
              <w:widowControl w:val="0"/>
              <w:spacing w:line="240" w:lineRule="auto"/>
              <w:rPr/>
            </w:pPr>
            <w:r w:rsidDel="00000000" w:rsidR="00000000" w:rsidRPr="00000000">
              <w:rPr>
                <w:rtl w:val="0"/>
              </w:rPr>
              <w:t xml:space="preserve">alloydb_omni_database_postgresql_tuples_fetched_for_top_databases_count_total</w:t>
            </w:r>
          </w:p>
          <w:p w:rsidR="00000000" w:rsidDel="00000000" w:rsidP="00000000" w:rsidRDefault="00000000" w:rsidRPr="00000000" w14:paraId="000009A2">
            <w:pPr>
              <w:widowControl w:val="0"/>
              <w:spacing w:line="240" w:lineRule="auto"/>
              <w:rPr/>
            </w:pPr>
            <w:r w:rsidDel="00000000" w:rsidR="00000000" w:rsidRPr="00000000">
              <w:rPr>
                <w:rtl w:val="0"/>
              </w:rPr>
              <w:t xml:space="preserve">alloydb_omni_database_postgresql_tuples_inserted_for_top_databases_count_total</w:t>
            </w:r>
          </w:p>
          <w:p w:rsidR="00000000" w:rsidDel="00000000" w:rsidP="00000000" w:rsidRDefault="00000000" w:rsidRPr="00000000" w14:paraId="000009A3">
            <w:pPr>
              <w:widowControl w:val="0"/>
              <w:spacing w:line="240" w:lineRule="auto"/>
              <w:rPr/>
            </w:pPr>
            <w:r w:rsidDel="00000000" w:rsidR="00000000" w:rsidRPr="00000000">
              <w:rPr>
                <w:rtl w:val="0"/>
              </w:rPr>
              <w:t xml:space="preserve">alloydb_omni_database_postgresql_tuples_returned_for_top_databases_count_total</w:t>
            </w:r>
          </w:p>
          <w:p w:rsidR="00000000" w:rsidDel="00000000" w:rsidP="00000000" w:rsidRDefault="00000000" w:rsidRPr="00000000" w14:paraId="000009A4">
            <w:pPr>
              <w:widowControl w:val="0"/>
              <w:spacing w:line="240" w:lineRule="auto"/>
              <w:rPr/>
            </w:pPr>
            <w:r w:rsidDel="00000000" w:rsidR="00000000" w:rsidRPr="00000000">
              <w:rPr>
                <w:rtl w:val="0"/>
              </w:rPr>
              <w:t xml:space="preserve">alloydb_omni_database_postgresql_tuples_updated_for_top_databases_count_total</w:t>
            </w:r>
          </w:p>
          <w:p w:rsidR="00000000" w:rsidDel="00000000" w:rsidP="00000000" w:rsidRDefault="00000000" w:rsidRPr="00000000" w14:paraId="000009A5">
            <w:pPr>
              <w:widowControl w:val="0"/>
              <w:spacing w:line="240" w:lineRule="auto"/>
              <w:rPr/>
            </w:pPr>
            <w:r w:rsidDel="00000000" w:rsidR="00000000" w:rsidRPr="00000000">
              <w:rPr>
                <w:rtl w:val="0"/>
              </w:rPr>
              <w:t xml:space="preserve">alloydb_omni_database_postgresql_up</w:t>
            </w:r>
          </w:p>
          <w:p w:rsidR="00000000" w:rsidDel="00000000" w:rsidP="00000000" w:rsidRDefault="00000000" w:rsidRPr="00000000" w14:paraId="000009A6">
            <w:pPr>
              <w:widowControl w:val="0"/>
              <w:spacing w:line="240" w:lineRule="auto"/>
              <w:rPr/>
            </w:pPr>
            <w:r w:rsidDel="00000000" w:rsidR="00000000" w:rsidRPr="00000000">
              <w:rPr>
                <w:rtl w:val="0"/>
              </w:rPr>
              <w:t xml:space="preserve">alloydb_omni_database_postgresql_uptime_second</w:t>
            </w:r>
          </w:p>
          <w:p w:rsidR="00000000" w:rsidDel="00000000" w:rsidP="00000000" w:rsidRDefault="00000000" w:rsidRPr="00000000" w14:paraId="000009A7">
            <w:pPr>
              <w:widowControl w:val="0"/>
              <w:spacing w:line="240" w:lineRule="auto"/>
              <w:rPr/>
            </w:pPr>
            <w:r w:rsidDel="00000000" w:rsidR="00000000" w:rsidRPr="00000000">
              <w:rPr>
                <w:rtl w:val="0"/>
              </w:rPr>
              <w:t xml:space="preserve">alloydb_omni_database_postgresql_vacuum_oldest_transaction_age</w:t>
            </w:r>
          </w:p>
          <w:p w:rsidR="00000000" w:rsidDel="00000000" w:rsidP="00000000" w:rsidRDefault="00000000" w:rsidRPr="00000000" w14:paraId="000009A8">
            <w:pPr>
              <w:widowControl w:val="0"/>
              <w:spacing w:line="240" w:lineRule="auto"/>
              <w:rPr/>
            </w:pPr>
            <w:r w:rsidDel="00000000" w:rsidR="00000000" w:rsidRPr="00000000">
              <w:rPr>
                <w:rtl w:val="0"/>
              </w:rPr>
              <w:t xml:space="preserve">alloydb_omni_database_postgresql_vacuum_transaction_id_utilization_percentage</w:t>
            </w:r>
          </w:p>
          <w:p w:rsidR="00000000" w:rsidDel="00000000" w:rsidP="00000000" w:rsidRDefault="00000000" w:rsidRPr="00000000" w14:paraId="000009A9">
            <w:pPr>
              <w:widowControl w:val="0"/>
              <w:spacing w:line="240" w:lineRule="auto"/>
              <w:rPr/>
            </w:pPr>
            <w:r w:rsidDel="00000000" w:rsidR="00000000" w:rsidRPr="00000000">
              <w:rPr>
                <w:rtl w:val="0"/>
              </w:rPr>
              <w:t xml:space="preserve">alloydb_omni_instance_postgresql_backends_by_state</w:t>
            </w:r>
          </w:p>
          <w:p w:rsidR="00000000" w:rsidDel="00000000" w:rsidP="00000000" w:rsidRDefault="00000000" w:rsidRPr="00000000" w14:paraId="000009AA">
            <w:pPr>
              <w:widowControl w:val="0"/>
              <w:spacing w:line="240" w:lineRule="auto"/>
              <w:rPr/>
            </w:pPr>
            <w:r w:rsidDel="00000000" w:rsidR="00000000" w:rsidRPr="00000000">
              <w:rPr>
                <w:rtl w:val="0"/>
              </w:rPr>
              <w:t xml:space="preserve">alloydb_omni_instance_postgresql_backends_for_top_applications</w:t>
            </w:r>
          </w:p>
          <w:p w:rsidR="00000000" w:rsidDel="00000000" w:rsidP="00000000" w:rsidRDefault="00000000" w:rsidRPr="00000000" w14:paraId="000009AB">
            <w:pPr>
              <w:widowControl w:val="0"/>
              <w:spacing w:line="240" w:lineRule="auto"/>
              <w:rPr/>
            </w:pPr>
            <w:r w:rsidDel="00000000" w:rsidR="00000000" w:rsidRPr="00000000">
              <w:rPr>
                <w:rtl w:val="0"/>
              </w:rPr>
              <w:t xml:space="preserve">alloydb_omni_instance_postgresql_blks_hit_count_total</w:t>
            </w:r>
          </w:p>
          <w:p w:rsidR="00000000" w:rsidDel="00000000" w:rsidP="00000000" w:rsidRDefault="00000000" w:rsidRPr="00000000" w14:paraId="000009AC">
            <w:pPr>
              <w:widowControl w:val="0"/>
              <w:spacing w:line="240" w:lineRule="auto"/>
              <w:rPr/>
            </w:pPr>
            <w:r w:rsidDel="00000000" w:rsidR="00000000" w:rsidRPr="00000000">
              <w:rPr>
                <w:rtl w:val="0"/>
              </w:rPr>
              <w:t xml:space="preserve">alloydb_omni_instance_postgresql_blks_read_count_total</w:t>
            </w:r>
          </w:p>
          <w:p w:rsidR="00000000" w:rsidDel="00000000" w:rsidP="00000000" w:rsidRDefault="00000000" w:rsidRPr="00000000" w14:paraId="000009AD">
            <w:pPr>
              <w:widowControl w:val="0"/>
              <w:spacing w:line="240" w:lineRule="auto"/>
              <w:rPr/>
            </w:pPr>
            <w:r w:rsidDel="00000000" w:rsidR="00000000" w:rsidRPr="00000000">
              <w:rPr>
                <w:rtl w:val="0"/>
              </w:rPr>
              <w:t xml:space="preserve">alloydb_omni_instance_postgresql_committed_transactions_count_total</w:t>
            </w:r>
          </w:p>
          <w:p w:rsidR="00000000" w:rsidDel="00000000" w:rsidP="00000000" w:rsidRDefault="00000000" w:rsidRPr="00000000" w14:paraId="000009AE">
            <w:pPr>
              <w:widowControl w:val="0"/>
              <w:spacing w:line="240" w:lineRule="auto"/>
              <w:rPr/>
            </w:pPr>
            <w:r w:rsidDel="00000000" w:rsidR="00000000" w:rsidRPr="00000000">
              <w:rPr>
                <w:rtl w:val="0"/>
              </w:rPr>
              <w:t xml:space="preserve">alloydb_omni_instance_postgresql_deadlock_count_total</w:t>
            </w:r>
          </w:p>
          <w:p w:rsidR="00000000" w:rsidDel="00000000" w:rsidP="00000000" w:rsidRDefault="00000000" w:rsidRPr="00000000" w14:paraId="000009AF">
            <w:pPr>
              <w:widowControl w:val="0"/>
              <w:spacing w:line="240" w:lineRule="auto"/>
              <w:rPr/>
            </w:pPr>
            <w:r w:rsidDel="00000000" w:rsidR="00000000" w:rsidRPr="00000000">
              <w:rPr>
                <w:rtl w:val="0"/>
              </w:rPr>
              <w:t xml:space="preserve">alloydb_omni_instance_postgresql_new_connections_count_total</w:t>
            </w:r>
          </w:p>
          <w:p w:rsidR="00000000" w:rsidDel="00000000" w:rsidP="00000000" w:rsidRDefault="00000000" w:rsidRPr="00000000" w14:paraId="000009B0">
            <w:pPr>
              <w:widowControl w:val="0"/>
              <w:spacing w:line="240" w:lineRule="auto"/>
              <w:rPr/>
            </w:pPr>
            <w:r w:rsidDel="00000000" w:rsidR="00000000" w:rsidRPr="00000000">
              <w:rPr>
                <w:rtl w:val="0"/>
              </w:rPr>
              <w:br w:type="textWrapping"/>
              <w:br w:type="textWrapping"/>
              <w:br w:type="textWrapping"/>
              <w:br w:type="textWrapping"/>
              <w:t xml:space="preserve">alloydb_omni_instance_postgresql_replication_state</w:t>
            </w:r>
          </w:p>
          <w:p w:rsidR="00000000" w:rsidDel="00000000" w:rsidP="00000000" w:rsidRDefault="00000000" w:rsidRPr="00000000" w14:paraId="000009B1">
            <w:pPr>
              <w:widowControl w:val="0"/>
              <w:spacing w:line="240" w:lineRule="auto"/>
              <w:rPr/>
            </w:pPr>
            <w:r w:rsidDel="00000000" w:rsidR="00000000" w:rsidRPr="00000000">
              <w:rPr>
                <w:rtl w:val="0"/>
              </w:rPr>
              <w:br w:type="textWrapping"/>
              <w:br w:type="textWrapping"/>
              <w:t xml:space="preserve">alloydb_omni_instance_postgresql_rolledback_transactions_count_total</w:t>
            </w:r>
          </w:p>
          <w:p w:rsidR="00000000" w:rsidDel="00000000" w:rsidP="00000000" w:rsidRDefault="00000000" w:rsidRPr="00000000" w14:paraId="000009B2">
            <w:pPr>
              <w:widowControl w:val="0"/>
              <w:spacing w:line="240" w:lineRule="auto"/>
              <w:rPr/>
            </w:pPr>
            <w:r w:rsidDel="00000000" w:rsidR="00000000" w:rsidRPr="00000000">
              <w:rPr>
                <w:rtl w:val="0"/>
              </w:rPr>
              <w:t xml:space="preserve">alloydb_omni_instance_postgresql_temp_bytes_written_count_total</w:t>
            </w:r>
          </w:p>
          <w:p w:rsidR="00000000" w:rsidDel="00000000" w:rsidP="00000000" w:rsidRDefault="00000000" w:rsidRPr="00000000" w14:paraId="000009B3">
            <w:pPr>
              <w:widowControl w:val="0"/>
              <w:spacing w:line="240" w:lineRule="auto"/>
              <w:rPr/>
            </w:pPr>
            <w:r w:rsidDel="00000000" w:rsidR="00000000" w:rsidRPr="00000000">
              <w:rPr>
                <w:rtl w:val="0"/>
              </w:rPr>
              <w:t xml:space="preserve">alloydb_omni_instance_postgresql_temp_files_written_count_total</w:t>
            </w:r>
          </w:p>
          <w:p w:rsidR="00000000" w:rsidDel="00000000" w:rsidP="00000000" w:rsidRDefault="00000000" w:rsidRPr="00000000" w14:paraId="000009B4">
            <w:pPr>
              <w:widowControl w:val="0"/>
              <w:spacing w:line="240" w:lineRule="auto"/>
              <w:rPr/>
            </w:pPr>
            <w:r w:rsidDel="00000000" w:rsidR="00000000" w:rsidRPr="00000000">
              <w:rPr>
                <w:rtl w:val="0"/>
              </w:rPr>
              <w:t xml:space="preserve">alloydb_omni_instance_postgresql_tuples_deleted_count_total</w:t>
            </w:r>
          </w:p>
          <w:p w:rsidR="00000000" w:rsidDel="00000000" w:rsidP="00000000" w:rsidRDefault="00000000" w:rsidRPr="00000000" w14:paraId="000009B5">
            <w:pPr>
              <w:widowControl w:val="0"/>
              <w:spacing w:line="240" w:lineRule="auto"/>
              <w:rPr/>
            </w:pPr>
            <w:r w:rsidDel="00000000" w:rsidR="00000000" w:rsidRPr="00000000">
              <w:rPr>
                <w:rtl w:val="0"/>
              </w:rPr>
              <w:t xml:space="preserve">alloydb_omni_instance_postgresql_tuples_fetched_count_total</w:t>
            </w:r>
          </w:p>
          <w:p w:rsidR="00000000" w:rsidDel="00000000" w:rsidP="00000000" w:rsidRDefault="00000000" w:rsidRPr="00000000" w14:paraId="000009B6">
            <w:pPr>
              <w:widowControl w:val="0"/>
              <w:spacing w:line="240" w:lineRule="auto"/>
              <w:rPr/>
            </w:pPr>
            <w:r w:rsidDel="00000000" w:rsidR="00000000" w:rsidRPr="00000000">
              <w:rPr>
                <w:rtl w:val="0"/>
              </w:rPr>
              <w:t xml:space="preserve">alloydb_omni_instance_postgresql_tuples_inserted_count_total</w:t>
            </w:r>
          </w:p>
          <w:p w:rsidR="00000000" w:rsidDel="00000000" w:rsidP="00000000" w:rsidRDefault="00000000" w:rsidRPr="00000000" w14:paraId="000009B7">
            <w:pPr>
              <w:widowControl w:val="0"/>
              <w:spacing w:line="240" w:lineRule="auto"/>
              <w:rPr/>
            </w:pPr>
            <w:r w:rsidDel="00000000" w:rsidR="00000000" w:rsidRPr="00000000">
              <w:rPr>
                <w:rtl w:val="0"/>
              </w:rPr>
              <w:t xml:space="preserve">alloydb_omni_instance_postgresql_tuples_returned_count_total</w:t>
            </w:r>
          </w:p>
          <w:p w:rsidR="00000000" w:rsidDel="00000000" w:rsidP="00000000" w:rsidRDefault="00000000" w:rsidRPr="00000000" w14:paraId="000009B8">
            <w:pPr>
              <w:widowControl w:val="0"/>
              <w:spacing w:line="240" w:lineRule="auto"/>
              <w:rPr/>
            </w:pPr>
            <w:r w:rsidDel="00000000" w:rsidR="00000000" w:rsidRPr="00000000">
              <w:rPr>
                <w:rtl w:val="0"/>
              </w:rPr>
              <w:t xml:space="preserve">alloydb_omni_instance_postgresql_tuples_updated_count_total</w:t>
            </w:r>
          </w:p>
          <w:p w:rsidR="00000000" w:rsidDel="00000000" w:rsidP="00000000" w:rsidRDefault="00000000" w:rsidRPr="00000000" w14:paraId="000009B9">
            <w:pPr>
              <w:widowControl w:val="0"/>
              <w:spacing w:line="240" w:lineRule="auto"/>
              <w:rPr/>
            </w:pPr>
            <w:r w:rsidDel="00000000" w:rsidR="00000000" w:rsidRPr="00000000">
              <w:rPr>
                <w:rtl w:val="0"/>
              </w:rPr>
              <w:t xml:space="preserve">alloydb_omni_instance_postgresql_version</w:t>
            </w:r>
          </w:p>
          <w:p w:rsidR="00000000" w:rsidDel="00000000" w:rsidP="00000000" w:rsidRDefault="00000000" w:rsidRPr="00000000" w14:paraId="000009BA">
            <w:pPr>
              <w:widowControl w:val="0"/>
              <w:spacing w:line="240" w:lineRule="auto"/>
              <w:rPr/>
            </w:pPr>
            <w:r w:rsidDel="00000000" w:rsidR="00000000" w:rsidRPr="00000000">
              <w:rPr>
                <w:rtl w:val="0"/>
              </w:rPr>
              <w:t xml:space="preserve">alloydb_omni_instance_postgresql_wait_count_total</w:t>
            </w:r>
          </w:p>
          <w:p w:rsidR="00000000" w:rsidDel="00000000" w:rsidP="00000000" w:rsidRDefault="00000000" w:rsidRPr="00000000" w14:paraId="000009BB">
            <w:pPr>
              <w:widowControl w:val="0"/>
              <w:spacing w:line="240" w:lineRule="auto"/>
              <w:rPr/>
            </w:pPr>
            <w:r w:rsidDel="00000000" w:rsidR="00000000" w:rsidRPr="00000000">
              <w:rPr>
                <w:rtl w:val="0"/>
              </w:rPr>
              <w:t xml:space="preserve">alloydb_omni_instance_postgresql_wait_time_us_total</w:t>
            </w:r>
          </w:p>
          <w:p w:rsidR="00000000" w:rsidDel="00000000" w:rsidP="00000000" w:rsidRDefault="00000000" w:rsidRPr="00000000" w14:paraId="000009BC">
            <w:pPr>
              <w:widowControl w:val="0"/>
              <w:spacing w:line="240" w:lineRule="auto"/>
              <w:rPr/>
            </w:pPr>
            <w:r w:rsidDel="00000000" w:rsidR="00000000" w:rsidRPr="00000000">
              <w:rPr>
                <w:rtl w:val="0"/>
              </w:rPr>
              <w:t xml:space="preserve">alloydb_omni_memory_used_byte</w:t>
            </w:r>
          </w:p>
          <w:p w:rsidR="00000000" w:rsidDel="00000000" w:rsidP="00000000" w:rsidRDefault="00000000" w:rsidRPr="00000000" w14:paraId="000009BD">
            <w:pPr>
              <w:widowControl w:val="0"/>
              <w:spacing w:line="240" w:lineRule="auto"/>
              <w:rPr/>
            </w:pPr>
            <w:r w:rsidDel="00000000" w:rsidR="00000000" w:rsidRPr="00000000">
              <w:rPr>
                <w:rtl w:val="0"/>
              </w:rPr>
              <w:t xml:space="preserve">alloydb_omni_monitor_collect_ms</w:t>
            </w:r>
          </w:p>
          <w:p w:rsidR="00000000" w:rsidDel="00000000" w:rsidP="00000000" w:rsidRDefault="00000000" w:rsidRPr="00000000" w14:paraId="000009BE">
            <w:pPr>
              <w:widowControl w:val="0"/>
              <w:spacing w:line="240" w:lineRule="auto"/>
              <w:rPr/>
            </w:pPr>
            <w:r w:rsidDel="00000000" w:rsidR="00000000" w:rsidRPr="00000000">
              <w:rPr>
                <w:rtl w:val="0"/>
              </w:rPr>
              <w:t xml:space="preserve">alloydb_omni_monitor_error_count</w:t>
            </w:r>
          </w:p>
          <w:p w:rsidR="00000000" w:rsidDel="00000000" w:rsidP="00000000" w:rsidRDefault="00000000" w:rsidRPr="00000000" w14:paraId="000009BF">
            <w:pPr>
              <w:widowControl w:val="0"/>
              <w:spacing w:line="240" w:lineRule="auto"/>
              <w:rPr/>
            </w:pPr>
            <w:r w:rsidDel="00000000" w:rsidR="00000000" w:rsidRPr="00000000">
              <w:rPr>
                <w:rtl w:val="0"/>
              </w:rPr>
              <w:t xml:space="preserve">alloydb_omni_monitor_metric_count</w:t>
            </w:r>
          </w:p>
          <w:p w:rsidR="00000000" w:rsidDel="00000000" w:rsidP="00000000" w:rsidRDefault="00000000" w:rsidRPr="00000000" w14:paraId="000009C0">
            <w:pPr>
              <w:widowControl w:val="0"/>
              <w:spacing w:line="240" w:lineRule="auto"/>
              <w:rPr/>
            </w:pPr>
            <w:r w:rsidDel="00000000" w:rsidR="00000000" w:rsidRPr="00000000">
              <w:rPr>
                <w:rtl w:val="0"/>
              </w:rPr>
              <w:t xml:space="preserve">alloydb_omni_node_cpu_usage_second_total</w:t>
            </w:r>
          </w:p>
          <w:p w:rsidR="00000000" w:rsidDel="00000000" w:rsidP="00000000" w:rsidRDefault="00000000" w:rsidRPr="00000000" w14:paraId="000009C1">
            <w:pPr>
              <w:widowControl w:val="0"/>
              <w:spacing w:line="240" w:lineRule="auto"/>
              <w:rPr/>
            </w:pPr>
            <w:r w:rsidDel="00000000" w:rsidR="00000000" w:rsidRPr="00000000">
              <w:rPr>
                <w:rtl w:val="0"/>
              </w:rPr>
              <w:t xml:space="preserve">alloydb_omni_node_storage_limit_per_disk_byte</w:t>
            </w:r>
          </w:p>
          <w:p w:rsidR="00000000" w:rsidDel="00000000" w:rsidP="00000000" w:rsidRDefault="00000000" w:rsidRPr="00000000" w14:paraId="000009C2">
            <w:pPr>
              <w:widowControl w:val="0"/>
              <w:spacing w:line="240" w:lineRule="auto"/>
              <w:rPr/>
            </w:pPr>
            <w:r w:rsidDel="00000000" w:rsidR="00000000" w:rsidRPr="00000000">
              <w:rPr>
                <w:rtl w:val="0"/>
              </w:rPr>
              <w:t xml:space="preserve">alloydb_omni_node_storage_read_bytes_count_total</w:t>
            </w:r>
          </w:p>
          <w:p w:rsidR="00000000" w:rsidDel="00000000" w:rsidP="00000000" w:rsidRDefault="00000000" w:rsidRPr="00000000" w14:paraId="000009C3">
            <w:pPr>
              <w:widowControl w:val="0"/>
              <w:spacing w:line="240" w:lineRule="auto"/>
              <w:rPr/>
            </w:pPr>
            <w:r w:rsidDel="00000000" w:rsidR="00000000" w:rsidRPr="00000000">
              <w:rPr>
                <w:rtl w:val="0"/>
              </w:rPr>
              <w:t xml:space="preserve">alloydb_omni_node_storage_read_ops_count_total</w:t>
            </w:r>
          </w:p>
          <w:p w:rsidR="00000000" w:rsidDel="00000000" w:rsidP="00000000" w:rsidRDefault="00000000" w:rsidRPr="00000000" w14:paraId="000009C4">
            <w:pPr>
              <w:widowControl w:val="0"/>
              <w:spacing w:line="240" w:lineRule="auto"/>
              <w:rPr/>
            </w:pPr>
            <w:r w:rsidDel="00000000" w:rsidR="00000000" w:rsidRPr="00000000">
              <w:rPr>
                <w:rtl w:val="0"/>
              </w:rPr>
              <w:t xml:space="preserve">alloydb_omni_node_storage_usage_per_disk_byte</w:t>
            </w:r>
          </w:p>
          <w:p w:rsidR="00000000" w:rsidDel="00000000" w:rsidP="00000000" w:rsidRDefault="00000000" w:rsidRPr="00000000" w14:paraId="000009C5">
            <w:pPr>
              <w:widowControl w:val="0"/>
              <w:spacing w:line="240" w:lineRule="auto"/>
              <w:rPr/>
            </w:pPr>
            <w:r w:rsidDel="00000000" w:rsidR="00000000" w:rsidRPr="00000000">
              <w:rPr>
                <w:rtl w:val="0"/>
              </w:rPr>
              <w:t xml:space="preserve">alloydb_omni_node_storage_write_bytes_count_total</w:t>
            </w:r>
          </w:p>
          <w:p w:rsidR="00000000" w:rsidDel="00000000" w:rsidP="00000000" w:rsidRDefault="00000000" w:rsidRPr="00000000" w14:paraId="000009C6">
            <w:pPr>
              <w:widowControl w:val="0"/>
              <w:spacing w:line="240" w:lineRule="auto"/>
              <w:rPr/>
            </w:pPr>
            <w:r w:rsidDel="00000000" w:rsidR="00000000" w:rsidRPr="00000000">
              <w:rPr>
                <w:rtl w:val="0"/>
              </w:rPr>
              <w:t xml:space="preserve">alloydb_omni_node_storage_write_ops_count_total</w:t>
            </w:r>
          </w:p>
          <w:p w:rsidR="00000000" w:rsidDel="00000000" w:rsidP="00000000" w:rsidRDefault="00000000" w:rsidRPr="00000000" w14:paraId="000009C7">
            <w:pPr>
              <w:widowControl w:val="0"/>
              <w:spacing w:line="240" w:lineRule="auto"/>
              <w:rPr/>
            </w:pPr>
            <w:r w:rsidDel="00000000" w:rsidR="00000000" w:rsidRPr="00000000">
              <w:rPr>
                <w:rtl w:val="0"/>
              </w:rPr>
            </w:r>
          </w:p>
          <w:p w:rsidR="00000000" w:rsidDel="00000000" w:rsidP="00000000" w:rsidRDefault="00000000" w:rsidRPr="00000000" w14:paraId="000009C8">
            <w:pPr>
              <w:widowControl w:val="0"/>
              <w:spacing w:line="240" w:lineRule="auto"/>
              <w:rPr/>
            </w:pPr>
            <w:r w:rsidDel="00000000" w:rsidR="00000000" w:rsidRPr="00000000">
              <w:rPr>
                <w:rtl w:val="0"/>
              </w:rPr>
            </w:r>
          </w:p>
        </w:tc>
      </w:tr>
    </w:tbl>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sz w:val="26"/>
          <w:szCs w:val="26"/>
        </w:rPr>
      </w:pPr>
      <w:r w:rsidDel="00000000" w:rsidR="00000000" w:rsidRPr="00000000">
        <w:rPr>
          <w:b w:val="1"/>
          <w:bCs w:val="1"/>
          <w:sz w:val="26"/>
          <w:szCs w:val="26"/>
          <w:rtl w:val="0"/>
        </w:rPr>
        <w:t xml:space="preserve">Replication metrics missing: </w:t>
      </w:r>
    </w:p>
    <w:p w:rsidR="00000000" w:rsidDel="00000000" w:rsidP="00000000" w:rsidRDefault="00000000" w:rsidRPr="00000000" w14:paraId="000009CF">
      <w:pPr>
        <w:spacing w:after="240" w:before="240" w:lineRule="auto"/>
        <w:rPr/>
      </w:pPr>
      <w:r w:rsidDel="00000000" w:rsidR="00000000" w:rsidRPr="00000000">
        <w:rPr>
          <w:rtl w:val="0"/>
        </w:rPr>
        <w:t xml:space="preserve">This is a classic and very important distinction in Prometheus:</w:t>
      </w:r>
    </w:p>
    <w:p w:rsidR="00000000" w:rsidDel="00000000" w:rsidP="00000000" w:rsidRDefault="00000000" w:rsidRPr="00000000" w14:paraId="000009D0">
      <w:pPr>
        <w:numPr>
          <w:ilvl w:val="0"/>
          <w:numId w:val="9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curl -s 'http://localhost:9090/api/v1/label/__name__/values'</w:t>
      </w:r>
    </w:p>
    <w:p w:rsidR="00000000" w:rsidDel="00000000" w:rsidP="00000000" w:rsidRDefault="00000000" w:rsidRPr="00000000" w14:paraId="000009D1">
      <w:pPr>
        <w:numPr>
          <w:ilvl w:val="1"/>
          <w:numId w:val="95"/>
        </w:numPr>
        <w:spacing w:after="0" w:afterAutospacing="0" w:before="0" w:beforeAutospacing="0" w:lineRule="auto"/>
        <w:ind w:left="1440" w:hanging="360"/>
      </w:pPr>
      <w:r w:rsidDel="00000000" w:rsidR="00000000" w:rsidRPr="00000000">
        <w:rPr>
          <w:rtl w:val="0"/>
        </w:rPr>
        <w:t xml:space="preserve">This command hits the </w:t>
      </w:r>
      <w:r w:rsidDel="00000000" w:rsidR="00000000" w:rsidRPr="00000000">
        <w:rPr>
          <w:rFonts w:ascii="Roboto Mono" w:cs="Roboto Mono" w:eastAsia="Roboto Mono" w:hAnsi="Roboto Mono"/>
          <w:color w:val="188038"/>
          <w:rtl w:val="0"/>
        </w:rPr>
        <w:t xml:space="preserve">/api/v1/label/__name__/values</w:t>
      </w:r>
      <w:r w:rsidDel="00000000" w:rsidR="00000000" w:rsidRPr="00000000">
        <w:rPr>
          <w:rtl w:val="0"/>
        </w:rPr>
        <w:t xml:space="preserve"> endpoint.</w:t>
      </w:r>
    </w:p>
    <w:p w:rsidR="00000000" w:rsidDel="00000000" w:rsidP="00000000" w:rsidRDefault="00000000" w:rsidRPr="00000000" w14:paraId="000009D2">
      <w:pPr>
        <w:numPr>
          <w:ilvl w:val="1"/>
          <w:numId w:val="95"/>
        </w:numPr>
        <w:spacing w:after="0" w:afterAutospacing="0" w:before="0" w:beforeAutospacing="0" w:lineRule="auto"/>
        <w:ind w:left="1440" w:hanging="360"/>
      </w:pPr>
      <w:r w:rsidDel="00000000" w:rsidR="00000000" w:rsidRPr="00000000">
        <w:rPr>
          <w:rtl w:val="0"/>
        </w:rPr>
        <w:t xml:space="preserve">This endpoint returns </w:t>
      </w:r>
      <w:r w:rsidDel="00000000" w:rsidR="00000000" w:rsidRPr="00000000">
        <w:rPr>
          <w:b w:val="1"/>
          <w:bCs w:val="1"/>
          <w:rtl w:val="0"/>
        </w:rPr>
        <w:t xml:space="preserve">all unique metric names (the </w:t>
      </w:r>
      <w:r w:rsidDel="00000000" w:rsidR="00000000" w:rsidRPr="00000000">
        <w:rPr>
          <w:rFonts w:ascii="Roboto Mono" w:cs="Roboto Mono" w:eastAsia="Roboto Mono" w:hAnsi="Roboto Mono"/>
          <w:b w:val="1"/>
          <w:bCs w:val="1"/>
          <w:color w:val="188038"/>
          <w:rtl w:val="0"/>
        </w:rPr>
        <w:t xml:space="preserve">__name__</w:t>
      </w:r>
      <w:r w:rsidDel="00000000" w:rsidR="00000000" w:rsidRPr="00000000">
        <w:rPr>
          <w:b w:val="1"/>
          <w:bCs w:val="1"/>
          <w:rtl w:val="0"/>
        </w:rPr>
        <w:t xml:space="preserve"> label values) that Prometheus has ever ingested and stored</w:t>
      </w:r>
      <w:r w:rsidDel="00000000" w:rsidR="00000000" w:rsidRPr="00000000">
        <w:rPr>
          <w:rtl w:val="0"/>
        </w:rPr>
        <w:t xml:space="preserve"> in its Time Series Database (TSDB), regardless of whether those metrics are currently being scraped, are active, or if their source is currently "up".</w:t>
      </w:r>
    </w:p>
    <w:p w:rsidR="00000000" w:rsidDel="00000000" w:rsidP="00000000" w:rsidRDefault="00000000" w:rsidRPr="00000000" w14:paraId="000009D3">
      <w:pPr>
        <w:numPr>
          <w:ilvl w:val="1"/>
          <w:numId w:val="95"/>
        </w:numPr>
        <w:spacing w:after="0" w:afterAutospacing="0" w:before="0" w:beforeAutospacing="0" w:lineRule="auto"/>
        <w:ind w:left="1440" w:hanging="360"/>
      </w:pPr>
      <w:r w:rsidDel="00000000" w:rsidR="00000000" w:rsidRPr="00000000">
        <w:rPr>
          <w:rtl w:val="0"/>
        </w:rPr>
        <w:t xml:space="preserve">It's like looking at a comprehensive dictionary of all metrics Prometheus </w:t>
      </w:r>
      <w:r w:rsidDel="00000000" w:rsidR="00000000" w:rsidRPr="00000000">
        <w:rPr>
          <w:i w:val="1"/>
          <w:iCs w:val="1"/>
          <w:rtl w:val="0"/>
        </w:rPr>
        <w:t xml:space="preserve">knows</w:t>
      </w:r>
      <w:r w:rsidDel="00000000" w:rsidR="00000000" w:rsidRPr="00000000">
        <w:rPr>
          <w:rtl w:val="0"/>
        </w:rPr>
        <w:t xml:space="preserve"> how to speak about, from any source.</w:t>
      </w:r>
    </w:p>
    <w:p w:rsidR="00000000" w:rsidDel="00000000" w:rsidP="00000000" w:rsidRDefault="00000000" w:rsidRPr="00000000" w14:paraId="000009D4">
      <w:pPr>
        <w:numPr>
          <w:ilvl w:val="0"/>
          <w:numId w:val="9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curl -g --get 'http://10.1.0.4:9090/api/v1/query' --data-urlencode 'query={job="alloydb_omni_monitor_db2", __name__=~".+"}' | jq -r '.data.result[].metric.__name__' | sort -u | grep alloydb_omni</w:t>
      </w:r>
    </w:p>
    <w:p w:rsidR="00000000" w:rsidDel="00000000" w:rsidP="00000000" w:rsidRDefault="00000000" w:rsidRPr="00000000" w14:paraId="000009D5">
      <w:pPr>
        <w:numPr>
          <w:ilvl w:val="1"/>
          <w:numId w:val="95"/>
        </w:numPr>
        <w:spacing w:after="0" w:afterAutospacing="0" w:before="0" w:beforeAutospacing="0" w:lineRule="auto"/>
        <w:ind w:left="1440" w:hanging="360"/>
      </w:pPr>
      <w:r w:rsidDel="00000000" w:rsidR="00000000" w:rsidRPr="00000000">
        <w:rPr>
          <w:rtl w:val="0"/>
        </w:rPr>
        <w:t xml:space="preserve">This command hits the </w:t>
      </w:r>
      <w:r w:rsidDel="00000000" w:rsidR="00000000" w:rsidRPr="00000000">
        <w:rPr>
          <w:rFonts w:ascii="Roboto Mono" w:cs="Roboto Mono" w:eastAsia="Roboto Mono" w:hAnsi="Roboto Mono"/>
          <w:color w:val="188038"/>
          <w:rtl w:val="0"/>
        </w:rPr>
        <w:t xml:space="preserve">/api/v1/query</w:t>
      </w:r>
      <w:r w:rsidDel="00000000" w:rsidR="00000000" w:rsidRPr="00000000">
        <w:rPr>
          <w:rtl w:val="0"/>
        </w:rPr>
        <w:t xml:space="preserve"> endpoint.</w:t>
      </w:r>
    </w:p>
    <w:p w:rsidR="00000000" w:rsidDel="00000000" w:rsidP="00000000" w:rsidRDefault="00000000" w:rsidRPr="00000000" w14:paraId="000009D6">
      <w:pPr>
        <w:numPr>
          <w:ilvl w:val="1"/>
          <w:numId w:val="95"/>
        </w:numPr>
        <w:spacing w:after="0" w:afterAutospacing="0" w:before="0" w:beforeAutospacing="0" w:lineRule="auto"/>
        <w:ind w:left="1440" w:hanging="360"/>
      </w:pPr>
      <w:r w:rsidDel="00000000" w:rsidR="00000000" w:rsidRPr="00000000">
        <w:rPr>
          <w:rtl w:val="0"/>
        </w:rPr>
        <w:t xml:space="preserve">This endpoint runs a </w:t>
      </w:r>
      <w:r w:rsidDel="00000000" w:rsidR="00000000" w:rsidRPr="00000000">
        <w:rPr>
          <w:b w:val="1"/>
          <w:bCs w:val="1"/>
          <w:rtl w:val="0"/>
        </w:rPr>
        <w:t xml:space="preserve">PromQL 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{job="alloydb_omni_monitor_db2", __name__=~".+"}</w:t>
      </w:r>
      <w:r w:rsidDel="00000000" w:rsidR="00000000" w:rsidRPr="00000000">
        <w:rPr>
          <w:rtl w:val="0"/>
        </w:rPr>
        <w:t xml:space="preserve">).</w:t>
      </w:r>
    </w:p>
    <w:p w:rsidR="00000000" w:rsidDel="00000000" w:rsidP="00000000" w:rsidRDefault="00000000" w:rsidRPr="00000000" w14:paraId="000009D7">
      <w:pPr>
        <w:numPr>
          <w:ilvl w:val="1"/>
          <w:numId w:val="95"/>
        </w:numPr>
        <w:spacing w:after="0" w:afterAutospacing="0" w:before="0" w:beforeAutospacing="0" w:lineRule="auto"/>
        <w:ind w:left="1440" w:hanging="360"/>
      </w:pPr>
      <w:r w:rsidDel="00000000" w:rsidR="00000000" w:rsidRPr="00000000">
        <w:rPr>
          <w:rtl w:val="0"/>
        </w:rPr>
        <w:t xml:space="preserve">A PromQL query </w:t>
      </w:r>
      <w:r w:rsidDel="00000000" w:rsidR="00000000" w:rsidRPr="00000000">
        <w:rPr>
          <w:i w:val="1"/>
          <w:iCs w:val="1"/>
          <w:rtl w:val="0"/>
        </w:rPr>
        <w:t xml:space="preserve">only returns data for time series that are currently active and have recent samples</w:t>
      </w:r>
      <w:r w:rsidDel="00000000" w:rsidR="00000000" w:rsidRPr="00000000">
        <w:rPr>
          <w:rtl w:val="0"/>
        </w:rPr>
        <w:t xml:space="preserve"> (typically within the last 5 minutes by default, configurable via </w:t>
      </w:r>
      <w:r w:rsidDel="00000000" w:rsidR="00000000" w:rsidRPr="00000000">
        <w:rPr>
          <w:rFonts w:ascii="Roboto Mono" w:cs="Roboto Mono" w:eastAsia="Roboto Mono" w:hAnsi="Roboto Mono"/>
          <w:color w:val="188038"/>
          <w:rtl w:val="0"/>
        </w:rPr>
        <w:t xml:space="preserve">query.lookback-delta</w:t>
      </w:r>
      <w:r w:rsidDel="00000000" w:rsidR="00000000" w:rsidRPr="00000000">
        <w:rPr>
          <w:rtl w:val="0"/>
        </w:rPr>
        <w:t xml:space="preserve">).</w:t>
      </w:r>
    </w:p>
    <w:p w:rsidR="00000000" w:rsidDel="00000000" w:rsidP="00000000" w:rsidRDefault="00000000" w:rsidRPr="00000000" w14:paraId="000009D8">
      <w:pPr>
        <w:numPr>
          <w:ilvl w:val="1"/>
          <w:numId w:val="95"/>
        </w:numPr>
        <w:spacing w:after="240" w:before="0" w:beforeAutospacing="0" w:lineRule="auto"/>
        <w:ind w:left="1440" w:hanging="360"/>
      </w:pPr>
      <w:r w:rsidDel="00000000" w:rsidR="00000000" w:rsidRPr="00000000">
        <w:rPr>
          <w:rtl w:val="0"/>
        </w:rPr>
        <w:t xml:space="preserve">It's like asking: "From the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 job, what metrics currently </w:t>
      </w:r>
      <w:r w:rsidDel="00000000" w:rsidR="00000000" w:rsidRPr="00000000">
        <w:rPr>
          <w:i w:val="1"/>
          <w:iCs w:val="1"/>
          <w:rtl w:val="0"/>
        </w:rPr>
        <w:t xml:space="preserve">have samples</w:t>
      </w:r>
      <w:r w:rsidDel="00000000" w:rsidR="00000000" w:rsidRPr="00000000">
        <w:rPr>
          <w:rtl w:val="0"/>
        </w:rPr>
        <w:t xml:space="preserve"> (are active) right now?"</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9DA">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alloydbomni_instance_postgresql_replication_flush_lag_ms</w:t>
      </w:r>
      <w:r w:rsidDel="00000000" w:rsidR="00000000" w:rsidRPr="00000000">
        <w:rPr>
          <w:rtl w:val="0"/>
        </w:rPr>
        <w:t xml:space="preserve"> (and the other replication metrics) appear in the </w:t>
      </w:r>
      <w:r w:rsidDel="00000000" w:rsidR="00000000" w:rsidRPr="00000000">
        <w:rPr>
          <w:rFonts w:ascii="Roboto Mono" w:cs="Roboto Mono" w:eastAsia="Roboto Mono" w:hAnsi="Roboto Mono"/>
          <w:color w:val="188038"/>
          <w:rtl w:val="0"/>
        </w:rPr>
        <w:t xml:space="preserve">__name__/values</w:t>
      </w:r>
      <w:r w:rsidDel="00000000" w:rsidR="00000000" w:rsidRPr="00000000">
        <w:rPr>
          <w:rtl w:val="0"/>
        </w:rPr>
        <w:t xml:space="preserve"> output but NOT in the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 job query output, it means:</w:t>
      </w:r>
    </w:p>
    <w:p w:rsidR="00000000" w:rsidDel="00000000" w:rsidP="00000000" w:rsidRDefault="00000000" w:rsidRPr="00000000" w14:paraId="000009DB">
      <w:pPr>
        <w:numPr>
          <w:ilvl w:val="0"/>
          <w:numId w:val="5"/>
        </w:numPr>
        <w:spacing w:after="0" w:afterAutospacing="0" w:before="240" w:lineRule="auto"/>
        <w:ind w:left="720" w:hanging="360"/>
      </w:pPr>
      <w:r w:rsidDel="00000000" w:rsidR="00000000" w:rsidRPr="00000000">
        <w:rPr>
          <w:b w:val="1"/>
          <w:bCs w:val="1"/>
          <w:rtl w:val="0"/>
        </w:rPr>
        <w:t xml:space="preserve">Prometheus </w:t>
      </w:r>
      <w:r w:rsidDel="00000000" w:rsidR="00000000" w:rsidRPr="00000000">
        <w:rPr>
          <w:b w:val="1"/>
          <w:bCs w:val="1"/>
          <w:i w:val="1"/>
          <w:iCs w:val="1"/>
          <w:rtl w:val="0"/>
        </w:rPr>
        <w:t xml:space="preserve">knows</w:t>
      </w:r>
      <w:r w:rsidDel="00000000" w:rsidR="00000000" w:rsidRPr="00000000">
        <w:rPr>
          <w:b w:val="1"/>
          <w:bCs w:val="1"/>
          <w:rtl w:val="0"/>
        </w:rPr>
        <w:t xml:space="preserve"> about these metric names:</w:t>
      </w:r>
      <w:r w:rsidDel="00000000" w:rsidR="00000000" w:rsidRPr="00000000">
        <w:rPr>
          <w:rtl w:val="0"/>
        </w:rPr>
        <w:t xml:space="preserve"> It has, at some point, seen these metrics. This is why they appear in the </w:t>
      </w:r>
      <w:r w:rsidDel="00000000" w:rsidR="00000000" w:rsidRPr="00000000">
        <w:rPr>
          <w:rFonts w:ascii="Roboto Mono" w:cs="Roboto Mono" w:eastAsia="Roboto Mono" w:hAnsi="Roboto Mono"/>
          <w:color w:val="188038"/>
          <w:rtl w:val="0"/>
        </w:rPr>
        <w:t xml:space="preserve">__name__/values</w:t>
      </w:r>
      <w:r w:rsidDel="00000000" w:rsidR="00000000" w:rsidRPr="00000000">
        <w:rPr>
          <w:rtl w:val="0"/>
        </w:rPr>
        <w:t xml:space="preserve"> list. They might have been scraped successfully in the past, or perhaps from another instance.</w:t>
      </w:r>
    </w:p>
    <w:p w:rsidR="00000000" w:rsidDel="00000000" w:rsidP="00000000" w:rsidRDefault="00000000" w:rsidRPr="00000000" w14:paraId="000009DC">
      <w:pPr>
        <w:numPr>
          <w:ilvl w:val="0"/>
          <w:numId w:val="5"/>
        </w:numPr>
        <w:spacing w:after="240" w:before="0" w:beforeAutospacing="0" w:lineRule="auto"/>
        <w:ind w:left="720" w:hanging="360"/>
      </w:pPr>
      <w:r w:rsidDel="00000000" w:rsidR="00000000" w:rsidRPr="00000000">
        <w:rPr>
          <w:b w:val="1"/>
          <w:bCs w:val="1"/>
          <w:rtl w:val="0"/>
        </w:rPr>
        <w:t xml:space="preserve">The specific target (</w:t>
      </w:r>
      <w:r w:rsidDel="00000000" w:rsidR="00000000" w:rsidRPr="00000000">
        <w:rPr>
          <w:rFonts w:ascii="Roboto Mono" w:cs="Roboto Mono" w:eastAsia="Roboto Mono" w:hAnsi="Roboto Mono"/>
          <w:b w:val="1"/>
          <w:bCs w:val="1"/>
          <w:color w:val="188038"/>
          <w:rtl w:val="0"/>
        </w:rPr>
        <w:t xml:space="preserve">alloydb_omni_monitor_db2</w:t>
      </w:r>
      <w:r w:rsidDel="00000000" w:rsidR="00000000" w:rsidRPr="00000000">
        <w:rPr>
          <w:b w:val="1"/>
          <w:bCs w:val="1"/>
          <w:rtl w:val="0"/>
        </w:rPr>
        <w:t xml:space="preserve"> / 10.1.0.7) is </w:t>
      </w:r>
      <w:r w:rsidDel="00000000" w:rsidR="00000000" w:rsidRPr="00000000">
        <w:rPr>
          <w:b w:val="1"/>
          <w:bCs w:val="1"/>
          <w:i w:val="1"/>
          <w:iCs w:val="1"/>
          <w:rtl w:val="0"/>
        </w:rPr>
        <w:t xml:space="preserve">not currently exposing</w:t>
      </w:r>
      <w:r w:rsidDel="00000000" w:rsidR="00000000" w:rsidRPr="00000000">
        <w:rPr>
          <w:b w:val="1"/>
          <w:bCs w:val="1"/>
          <w:rtl w:val="0"/>
        </w:rPr>
        <w:t xml:space="preserve"> those metrics, or they don't have active data.</w:t>
      </w:r>
    </w:p>
    <w:p w:rsidR="00000000" w:rsidDel="00000000" w:rsidP="00000000" w:rsidRDefault="00000000" w:rsidRPr="00000000" w14:paraId="000009DD">
      <w:pPr>
        <w:spacing w:after="240" w:before="240" w:lineRule="auto"/>
        <w:rPr>
          <w:b w:val="1"/>
          <w:bCs w:val="1"/>
        </w:rPr>
      </w:pPr>
      <w:r w:rsidDel="00000000" w:rsidR="00000000" w:rsidRPr="00000000">
        <w:rPr>
          <w:b w:val="1"/>
          <w:bCs w:val="1"/>
          <w:rtl w:val="0"/>
        </w:rPr>
        <w:t xml:space="preserve">To identify why </w:t>
      </w:r>
      <w:r w:rsidDel="00000000" w:rsidR="00000000" w:rsidRPr="00000000">
        <w:rPr>
          <w:rFonts w:ascii="Roboto Mono" w:cs="Roboto Mono" w:eastAsia="Roboto Mono" w:hAnsi="Roboto Mono"/>
          <w:b w:val="1"/>
          <w:bCs w:val="1"/>
          <w:color w:val="188038"/>
          <w:rtl w:val="0"/>
        </w:rPr>
        <w:t xml:space="preserve">alloydb_omni_monitor_db2</w:t>
      </w:r>
      <w:r w:rsidDel="00000000" w:rsidR="00000000" w:rsidRPr="00000000">
        <w:rPr>
          <w:b w:val="1"/>
          <w:bCs w:val="1"/>
          <w:rtl w:val="0"/>
        </w:rPr>
        <w:t xml:space="preserve"> is not exposing those replication metrics, you need to investigate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(10.1.0.7) itself:</w:t>
      </w:r>
    </w:p>
    <w:p w:rsidR="00000000" w:rsidDel="00000000" w:rsidP="00000000" w:rsidRDefault="00000000" w:rsidRPr="00000000" w14:paraId="000009DE">
      <w:pPr>
        <w:spacing w:after="240" w:before="240" w:lineRule="auto"/>
        <w:rPr/>
      </w:pPr>
      <w:r w:rsidDel="00000000" w:rsidR="00000000" w:rsidRPr="00000000">
        <w:rPr>
          <w:rtl w:val="0"/>
        </w:rPr>
        <w:t xml:space="preserve">Here's a checklist of what to identify and verify:</w:t>
      </w:r>
    </w:p>
    <w:p w:rsidR="00000000" w:rsidDel="00000000" w:rsidP="00000000" w:rsidRDefault="00000000" w:rsidRPr="00000000" w14:paraId="000009DF">
      <w:pPr>
        <w:numPr>
          <w:ilvl w:val="0"/>
          <w:numId w:val="9"/>
        </w:numPr>
        <w:spacing w:after="0" w:afterAutospacing="0" w:before="240" w:lineRule="auto"/>
        <w:ind w:left="720" w:hanging="360"/>
      </w:pPr>
      <w:r w:rsidDel="00000000" w:rsidR="00000000" w:rsidRPr="00000000">
        <w:rPr>
          <w:b w:val="1"/>
          <w:bCs w:val="1"/>
          <w:rtl w:val="0"/>
        </w:rPr>
        <w:t xml:space="preserve">Is the </w:t>
      </w:r>
      <w:r w:rsidDel="00000000" w:rsidR="00000000" w:rsidRPr="00000000">
        <w:rPr>
          <w:rFonts w:ascii="Roboto Mono" w:cs="Roboto Mono" w:eastAsia="Roboto Mono" w:hAnsi="Roboto Mono"/>
          <w:b w:val="1"/>
          <w:bCs w:val="1"/>
          <w:color w:val="188038"/>
          <w:rtl w:val="0"/>
        </w:rPr>
        <w:t xml:space="preserve">alloydbomni_monitor</w:t>
      </w:r>
      <w:r w:rsidDel="00000000" w:rsidR="00000000" w:rsidRPr="00000000">
        <w:rPr>
          <w:b w:val="1"/>
          <w:bCs w:val="1"/>
          <w:rtl w:val="0"/>
        </w:rPr>
        <w:t xml:space="preserv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actually running and healthy?</w:t>
      </w:r>
    </w:p>
    <w:p w:rsidR="00000000" w:rsidDel="00000000" w:rsidP="00000000" w:rsidRDefault="00000000" w:rsidRPr="00000000" w14:paraId="000009E0">
      <w:pPr>
        <w:numPr>
          <w:ilvl w:val="1"/>
          <w:numId w:val="9"/>
        </w:numPr>
        <w:spacing w:after="0" w:afterAutospacing="0" w:before="0" w:beforeAutospacing="0" w:lineRule="auto"/>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systemctl status alloydbomni_monitor</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w:t>
      </w:r>
    </w:p>
    <w:p w:rsidR="00000000" w:rsidDel="00000000" w:rsidP="00000000" w:rsidRDefault="00000000" w:rsidRPr="00000000" w14:paraId="000009E1">
      <w:pPr>
        <w:numPr>
          <w:ilvl w:val="1"/>
          <w:numId w:val="9"/>
        </w:numPr>
        <w:spacing w:after="0" w:afterAutospacing="0" w:before="0" w:beforeAutospacing="0" w:lineRule="auto"/>
        <w:ind w:left="1440" w:hanging="360"/>
      </w:pPr>
      <w:r w:rsidDel="00000000" w:rsidR="00000000" w:rsidRPr="00000000">
        <w:rPr>
          <w:rtl w:val="0"/>
        </w:rPr>
        <w:t xml:space="preserve">Check its logs: </w:t>
      </w:r>
      <w:r w:rsidDel="00000000" w:rsidR="00000000" w:rsidRPr="00000000">
        <w:rPr>
          <w:rFonts w:ascii="Roboto Mono" w:cs="Roboto Mono" w:eastAsia="Roboto Mono" w:hAnsi="Roboto Mono"/>
          <w:color w:val="188038"/>
          <w:rtl w:val="0"/>
        </w:rPr>
        <w:t xml:space="preserve">sudo journalctl -u alloydbomni_monitor.service -f</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to follow new logs). Look for any errors related to connecting to PostgreSQL, permissions, or missing replication stats.</w:t>
      </w:r>
    </w:p>
    <w:p w:rsidR="00000000" w:rsidDel="00000000" w:rsidP="00000000" w:rsidRDefault="00000000" w:rsidRPr="00000000" w14:paraId="000009E2">
      <w:pPr>
        <w:numPr>
          <w:ilvl w:val="0"/>
          <w:numId w:val="9"/>
        </w:numPr>
        <w:spacing w:after="0" w:afterAutospacing="0" w:before="0" w:beforeAutospacing="0" w:lineRule="auto"/>
        <w:ind w:left="720" w:hanging="360"/>
      </w:pPr>
      <w:r w:rsidDel="00000000" w:rsidR="00000000" w:rsidRPr="00000000">
        <w:rPr>
          <w:b w:val="1"/>
          <w:bCs w:val="1"/>
          <w:rtl w:val="0"/>
        </w:rPr>
        <w:t xml:space="preserve">Can Prometheus successfully scrape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E3">
      <w:pPr>
        <w:numPr>
          <w:ilvl w:val="1"/>
          <w:numId w:val="9"/>
        </w:numPr>
        <w:spacing w:after="0" w:afterAutospacing="0" w:before="0" w:beforeAutospacing="0" w:lineRule="auto"/>
        <w:ind w:left="1440" w:hanging="360"/>
      </w:pPr>
      <w:r w:rsidDel="00000000" w:rsidR="00000000" w:rsidRPr="00000000">
        <w:rPr>
          <w:rtl w:val="0"/>
        </w:rPr>
        <w:t xml:space="preserve">Go to the Prometheus UI: </w:t>
      </w:r>
      <w:r w:rsidDel="00000000" w:rsidR="00000000" w:rsidRPr="00000000">
        <w:rPr>
          <w:rFonts w:ascii="Roboto Mono" w:cs="Roboto Mono" w:eastAsia="Roboto Mono" w:hAnsi="Roboto Mono"/>
          <w:color w:val="188038"/>
          <w:rtl w:val="0"/>
        </w:rPr>
        <w:t xml:space="preserve">http://10.1.0.4:9090/targets</w:t>
      </w:r>
    </w:p>
    <w:p w:rsidR="00000000" w:rsidDel="00000000" w:rsidP="00000000" w:rsidRDefault="00000000" w:rsidRPr="00000000" w14:paraId="000009E4">
      <w:pPr>
        <w:numPr>
          <w:ilvl w:val="1"/>
          <w:numId w:val="9"/>
        </w:numPr>
        <w:spacing w:after="0" w:afterAutospacing="0" w:before="0" w:beforeAutospacing="0" w:lineRule="auto"/>
        <w:ind w:left="1440" w:hanging="360"/>
      </w:pPr>
      <w:r w:rsidDel="00000000" w:rsidR="00000000" w:rsidRPr="00000000">
        <w:rPr>
          <w:rtl w:val="0"/>
        </w:rPr>
        <w:t xml:space="preserve">Find the target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w:t>
      </w:r>
    </w:p>
    <w:p w:rsidR="00000000" w:rsidDel="00000000" w:rsidP="00000000" w:rsidRDefault="00000000" w:rsidRPr="00000000" w14:paraId="000009E5">
      <w:pPr>
        <w:numPr>
          <w:ilvl w:val="1"/>
          <w:numId w:val="9"/>
        </w:numPr>
        <w:spacing w:after="0" w:afterAutospacing="0" w:before="0" w:beforeAutospacing="0" w:lineRule="auto"/>
        <w:ind w:left="1440" w:hanging="360"/>
      </w:pPr>
      <w:r w:rsidDel="00000000" w:rsidR="00000000" w:rsidRPr="00000000">
        <w:rPr>
          <w:rtl w:val="0"/>
        </w:rPr>
        <w:t xml:space="preserve">Is its "State" column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w:t>
      </w:r>
    </w:p>
    <w:p w:rsidR="00000000" w:rsidDel="00000000" w:rsidP="00000000" w:rsidRDefault="00000000" w:rsidRPr="00000000" w14:paraId="000009E6">
      <w:pPr>
        <w:numPr>
          <w:ilvl w:val="1"/>
          <w:numId w:val="9"/>
        </w:numPr>
        <w:spacing w:after="0" w:afterAutospacing="0" w:before="0" w:beforeAutospacing="0" w:lineRule="auto"/>
        <w:ind w:left="1440" w:hanging="360"/>
      </w:pPr>
      <w:r w:rsidDel="00000000" w:rsidR="00000000" w:rsidRPr="00000000">
        <w:rPr>
          <w:rtl w:val="0"/>
        </w:rPr>
        <w:t xml:space="preserve">Is there any error message in the "Last Scrape Error" column? This is critical. It might say something about connection refused, timeout, or parsing errors.</w:t>
      </w:r>
    </w:p>
    <w:p w:rsidR="00000000" w:rsidDel="00000000" w:rsidP="00000000" w:rsidRDefault="00000000" w:rsidRPr="00000000" w14:paraId="000009E7">
      <w:pPr>
        <w:numPr>
          <w:ilvl w:val="0"/>
          <w:numId w:val="9"/>
        </w:numPr>
        <w:spacing w:after="0" w:afterAutospacing="0" w:before="0" w:beforeAutospacing="0" w:lineRule="auto"/>
        <w:ind w:left="720" w:hanging="360"/>
      </w:pPr>
      <w:r w:rsidDel="00000000" w:rsidR="00000000" w:rsidRPr="00000000">
        <w:rPr>
          <w:b w:val="1"/>
          <w:bCs w:val="1"/>
          <w:rtl w:val="0"/>
        </w:rPr>
        <w:t xml:space="preserve">Is PostgreSQL Replication configured and active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E8">
      <w:pPr>
        <w:numPr>
          <w:ilvl w:val="1"/>
          <w:numId w:val="9"/>
        </w:numPr>
        <w:spacing w:after="0" w:afterAutospacing="0" w:before="0" w:beforeAutospacing="0" w:lineRule="auto"/>
        <w:ind w:left="1440" w:hanging="360"/>
      </w:pPr>
      <w:r w:rsidDel="00000000" w:rsidR="00000000" w:rsidRPr="00000000">
        <w:rPr>
          <w:rtl w:val="0"/>
        </w:rPr>
        <w:t xml:space="preserve">Replication lag metrics are only available if the instance is actively participating in replication (either as a primary with active replicas or as a replica receiving WALs).</w:t>
      </w:r>
    </w:p>
    <w:p w:rsidR="00000000" w:rsidDel="00000000" w:rsidP="00000000" w:rsidRDefault="00000000" w:rsidRPr="00000000" w14:paraId="000009E9">
      <w:pPr>
        <w:numPr>
          <w:ilvl w:val="1"/>
          <w:numId w:val="9"/>
        </w:numPr>
        <w:spacing w:after="240" w:before="0" w:beforeAutospacing="0" w:lineRule="auto"/>
        <w:ind w:left="1440" w:hanging="360"/>
      </w:pPr>
      <w:r w:rsidDel="00000000" w:rsidR="00000000" w:rsidRPr="00000000">
        <w:rPr>
          <w:b w:val="1"/>
          <w:bCs w:val="1"/>
          <w:rtl w:val="0"/>
        </w:rPr>
        <w:t xml:space="preserve">On the current PostgreSQL Primary (e.g., scalable-db1):</w:t>
        <w:br w:type="textWrapping"/>
      </w:r>
      <w:r w:rsidDel="00000000" w:rsidR="00000000" w:rsidRPr="00000000">
        <w:rPr>
          <w:rtl w:val="0"/>
        </w:rPr>
        <w:t xml:space="preserve">Bash</w:t>
      </w:r>
    </w:p>
    <w:p w:rsidR="00000000" w:rsidDel="00000000" w:rsidP="00000000" w:rsidRDefault="00000000" w:rsidRPr="00000000" w14:paraId="000009E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PGPASSWORD=abcdefghij psql -h localhost -d postgres -U postgres -c 'SELECT usename, application_name, client_addr, state, sync_state, write_lag, flush_lag, replay_lag FROM pg_stat_replication;'</w:t>
      </w:r>
    </w:p>
    <w:p w:rsidR="00000000" w:rsidDel="00000000" w:rsidP="00000000" w:rsidRDefault="00000000" w:rsidRPr="00000000" w14:paraId="000009EB">
      <w:pPr>
        <w:numPr>
          <w:ilvl w:val="1"/>
          <w:numId w:val="9"/>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br w:type="textWrapping"/>
        <w:t xml:space="preserve">Ensure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(or its replication client name) appears here with a </w:t>
      </w:r>
      <w:r w:rsidDel="00000000" w:rsidR="00000000" w:rsidRPr="00000000">
        <w:rPr>
          <w:rFonts w:ascii="Roboto Mono" w:cs="Roboto Mono" w:eastAsia="Roboto Mono" w:hAnsi="Roboto Mono"/>
          <w:color w:val="188038"/>
          <w:rtl w:val="0"/>
        </w:rPr>
        <w:t xml:space="preserve">streaming</w:t>
      </w:r>
      <w:r w:rsidDel="00000000" w:rsidR="00000000" w:rsidRPr="00000000">
        <w:rPr>
          <w:rtl w:val="0"/>
        </w:rPr>
        <w:t xml:space="preserve"> state and non-null lag values.</w:t>
      </w:r>
    </w:p>
    <w:p w:rsidR="00000000" w:rsidDel="00000000" w:rsidP="00000000" w:rsidRDefault="00000000" w:rsidRPr="00000000" w14:paraId="000009EC">
      <w:pPr>
        <w:numPr>
          <w:ilvl w:val="1"/>
          <w:numId w:val="9"/>
        </w:numPr>
        <w:spacing w:after="240" w:before="0" w:beforeAutospacing="0" w:lineRule="auto"/>
        <w:ind w:left="1440" w:hanging="360"/>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(if it's a replica):</w:t>
        <w:br w:type="textWrapping"/>
      </w:r>
      <w:r w:rsidDel="00000000" w:rsidR="00000000" w:rsidRPr="00000000">
        <w:rPr>
          <w:rtl w:val="0"/>
        </w:rPr>
        <w:t xml:space="preserve">Bash</w:t>
      </w:r>
    </w:p>
    <w:p w:rsidR="00000000" w:rsidDel="00000000" w:rsidP="00000000" w:rsidRDefault="00000000" w:rsidRPr="00000000" w14:paraId="000009E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PGPASSWORD=abcdefghij psql -h localhost -d postgres -U postgres -c 'SELECT * FROM pg_stat_wal_receiver;'</w:t>
      </w:r>
    </w:p>
    <w:p w:rsidR="00000000" w:rsidDel="00000000" w:rsidP="00000000" w:rsidRDefault="00000000" w:rsidRPr="00000000" w14:paraId="000009EE">
      <w:pPr>
        <w:numPr>
          <w:ilvl w:val="1"/>
          <w:numId w:val="9"/>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br w:type="textWrapping"/>
        <w:t xml:space="preserve">Ensure it's connected to the primary and receiving WALs.</w:t>
      </w:r>
    </w:p>
    <w:p w:rsidR="00000000" w:rsidDel="00000000" w:rsidP="00000000" w:rsidRDefault="00000000" w:rsidRPr="00000000" w14:paraId="000009EF">
      <w:pPr>
        <w:numPr>
          <w:ilvl w:val="0"/>
          <w:numId w:val="9"/>
        </w:numPr>
        <w:spacing w:after="0" w:afterAutospacing="0" w:before="0" w:beforeAutospacing="0" w:lineRule="auto"/>
        <w:ind w:left="720" w:hanging="360"/>
      </w:pPr>
      <w:r w:rsidDel="00000000" w:rsidR="00000000" w:rsidRPr="00000000">
        <w:rPr>
          <w:b w:val="1"/>
          <w:bCs w:val="1"/>
          <w:rtl w:val="0"/>
        </w:rPr>
        <w:t xml:space="preserve">Does the </w:t>
      </w:r>
      <w:r w:rsidDel="00000000" w:rsidR="00000000" w:rsidRPr="00000000">
        <w:rPr>
          <w:rFonts w:ascii="Roboto Mono" w:cs="Roboto Mono" w:eastAsia="Roboto Mono" w:hAnsi="Roboto Mono"/>
          <w:b w:val="1"/>
          <w:bCs w:val="1"/>
          <w:color w:val="188038"/>
          <w:rtl w:val="0"/>
        </w:rPr>
        <w:t xml:space="preserve">alloydbomni_monitor</w:t>
      </w:r>
      <w:r w:rsidDel="00000000" w:rsidR="00000000" w:rsidRPr="00000000">
        <w:rPr>
          <w:b w:val="1"/>
          <w:bCs w:val="1"/>
          <w:rtl w:val="0"/>
        </w:rPr>
        <w:t xml:space="preserve"> user have the necessary permissions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F0">
      <w:pPr>
        <w:numPr>
          <w:ilvl w:val="1"/>
          <w:numId w:val="9"/>
        </w:numPr>
        <w:spacing w:after="0" w:afterAutospacing="0" w:before="0" w:beforeAutospacing="0" w:lineRule="auto"/>
        <w:ind w:left="1440" w:hanging="360"/>
      </w:pPr>
      <w:r w:rsidDel="00000000" w:rsidR="00000000" w:rsidRPr="00000000">
        <w:rPr>
          <w:rtl w:val="0"/>
        </w:rPr>
        <w:t xml:space="preserve">Connect to PostgreSQL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as a superuser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w:t>
      </w:r>
    </w:p>
    <w:p w:rsidR="00000000" w:rsidDel="00000000" w:rsidP="00000000" w:rsidRDefault="00000000" w:rsidRPr="00000000" w14:paraId="000009F1">
      <w:pPr>
        <w:numPr>
          <w:ilvl w:val="1"/>
          <w:numId w:val="9"/>
        </w:numPr>
        <w:spacing w:after="240" w:before="0" w:beforeAutospacing="0" w:lineRule="auto"/>
        <w:ind w:left="1440" w:hanging="360"/>
      </w:pPr>
      <w:r w:rsidDel="00000000" w:rsidR="00000000" w:rsidRPr="00000000">
        <w:rPr>
          <w:rtl w:val="0"/>
        </w:rPr>
        <w:t xml:space="preserve">Run:</w:t>
        <w:br w:type="textWrapping"/>
        <w:t xml:space="preserve">SQL</w:t>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\du</w:t>
      </w:r>
    </w:p>
    <w:p w:rsidR="00000000" w:rsidDel="00000000" w:rsidP="00000000" w:rsidRDefault="00000000" w:rsidRPr="00000000" w14:paraId="000009F3">
      <w:pPr>
        <w:numPr>
          <w:ilvl w:val="1"/>
          <w:numId w:val="9"/>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br w:type="textWrapping"/>
        <w:t xml:space="preserve">Identify the user that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uses (e.g., </w:t>
      </w:r>
      <w:r w:rsidDel="00000000" w:rsidR="00000000" w:rsidRPr="00000000">
        <w:rPr>
          <w:rFonts w:ascii="Roboto Mono" w:cs="Roboto Mono" w:eastAsia="Roboto Mono" w:hAnsi="Roboto Mono"/>
          <w:color w:val="188038"/>
          <w:rtl w:val="0"/>
        </w:rPr>
        <w:t xml:space="preserve">pg_monitor</w:t>
      </w:r>
      <w:r w:rsidDel="00000000" w:rsidR="00000000" w:rsidRPr="00000000">
        <w:rPr>
          <w:rtl w:val="0"/>
        </w:rPr>
        <w:t xml:space="preserve">).</w:t>
      </w:r>
    </w:p>
    <w:p w:rsidR="00000000" w:rsidDel="00000000" w:rsidP="00000000" w:rsidRDefault="00000000" w:rsidRPr="00000000" w14:paraId="000009F4">
      <w:pPr>
        <w:numPr>
          <w:ilvl w:val="1"/>
          <w:numId w:val="9"/>
        </w:numPr>
        <w:spacing w:after="0" w:afterAutospacing="0" w:before="0" w:beforeAutospacing="0" w:lineRule="auto"/>
        <w:ind w:left="1440" w:hanging="360"/>
      </w:pPr>
      <w:r w:rsidDel="00000000" w:rsidR="00000000" w:rsidRPr="00000000">
        <w:rPr>
          <w:rtl w:val="0"/>
        </w:rPr>
        <w:t xml:space="preserve">Check if that user has the </w:t>
      </w:r>
      <w:r w:rsidDel="00000000" w:rsidR="00000000" w:rsidRPr="00000000">
        <w:rPr>
          <w:rFonts w:ascii="Roboto Mono" w:cs="Roboto Mono" w:eastAsia="Roboto Mono" w:hAnsi="Roboto Mono"/>
          <w:color w:val="188038"/>
          <w:rtl w:val="0"/>
        </w:rPr>
        <w:t xml:space="preserve">pg_monitor</w:t>
      </w:r>
      <w:r w:rsidDel="00000000" w:rsidR="00000000" w:rsidRPr="00000000">
        <w:rPr>
          <w:rtl w:val="0"/>
        </w:rPr>
        <w:t xml:space="preserve"> role, or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privileges on </w:t>
      </w:r>
      <w:r w:rsidDel="00000000" w:rsidR="00000000" w:rsidRPr="00000000">
        <w:rPr>
          <w:rFonts w:ascii="Roboto Mono" w:cs="Roboto Mono" w:eastAsia="Roboto Mono" w:hAnsi="Roboto Mono"/>
          <w:color w:val="188038"/>
          <w:rtl w:val="0"/>
        </w:rPr>
        <w:t xml:space="preserve">pg_stat_replication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pg_stat_wal_receiver</w:t>
      </w:r>
      <w:r w:rsidDel="00000000" w:rsidR="00000000" w:rsidRPr="00000000">
        <w:rPr>
          <w:rtl w:val="0"/>
        </w:rPr>
        <w:t xml:space="preserve">. (Refer to the previous answer on granting permissions).</w:t>
      </w:r>
    </w:p>
    <w:p w:rsidR="00000000" w:rsidDel="00000000" w:rsidP="00000000" w:rsidRDefault="00000000" w:rsidRPr="00000000" w14:paraId="000009F5">
      <w:pPr>
        <w:numPr>
          <w:ilvl w:val="0"/>
          <w:numId w:val="9"/>
        </w:numPr>
        <w:spacing w:after="0" w:afterAutospacing="0" w:before="0" w:beforeAutospacing="0" w:lineRule="auto"/>
        <w:ind w:left="720" w:hanging="360"/>
      </w:pPr>
      <w:r w:rsidDel="00000000" w:rsidR="00000000" w:rsidRPr="00000000">
        <w:rPr>
          <w:b w:val="1"/>
          <w:bCs w:val="1"/>
          <w:rtl w:val="0"/>
        </w:rPr>
        <w:t xml:space="preserve">Is </w:t>
      </w:r>
      <w:r w:rsidDel="00000000" w:rsidR="00000000" w:rsidRPr="00000000">
        <w:rPr>
          <w:rFonts w:ascii="Roboto Mono" w:cs="Roboto Mono" w:eastAsia="Roboto Mono" w:hAnsi="Roboto Mono"/>
          <w:b w:val="1"/>
          <w:bCs w:val="1"/>
          <w:color w:val="188038"/>
          <w:rtl w:val="0"/>
        </w:rPr>
        <w:t xml:space="preserve">wal_level</w:t>
      </w:r>
      <w:r w:rsidDel="00000000" w:rsidR="00000000" w:rsidRPr="00000000">
        <w:rPr>
          <w:b w:val="1"/>
          <w:bCs w:val="1"/>
          <w:rtl w:val="0"/>
        </w:rPr>
        <w:t xml:space="preserve"> set correctly in PostgreSQL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F6">
      <w:pPr>
        <w:numPr>
          <w:ilvl w:val="1"/>
          <w:numId w:val="9"/>
        </w:numPr>
        <w:spacing w:after="0" w:afterAutospacing="0" w:before="0" w:beforeAutospacing="0" w:lineRule="auto"/>
        <w:ind w:left="1440" w:hanging="360"/>
      </w:pPr>
      <w:r w:rsidDel="00000000" w:rsidR="00000000" w:rsidRPr="00000000">
        <w:rPr>
          <w:rtl w:val="0"/>
        </w:rPr>
        <w:t xml:space="preserve">Connect to PostgreSQL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w:t>
      </w:r>
    </w:p>
    <w:p w:rsidR="00000000" w:rsidDel="00000000" w:rsidP="00000000" w:rsidRDefault="00000000" w:rsidRPr="00000000" w14:paraId="000009F7">
      <w:pPr>
        <w:numPr>
          <w:ilvl w:val="1"/>
          <w:numId w:val="9"/>
        </w:numPr>
        <w:spacing w:after="0" w:afterAutospacing="0" w:before="0" w:beforeAutospacing="0" w:lineRule="auto"/>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SHOW wal_level;</w:t>
      </w:r>
    </w:p>
    <w:p w:rsidR="00000000" w:rsidDel="00000000" w:rsidP="00000000" w:rsidRDefault="00000000" w:rsidRPr="00000000" w14:paraId="000009F8">
      <w:pPr>
        <w:numPr>
          <w:ilvl w:val="1"/>
          <w:numId w:val="9"/>
        </w:numPr>
        <w:spacing w:after="0" w:afterAutospacing="0" w:before="0" w:beforeAutospacing="0" w:lineRule="auto"/>
        <w:ind w:left="1440" w:hanging="360"/>
      </w:pPr>
      <w:r w:rsidDel="00000000" w:rsidR="00000000" w:rsidRPr="00000000">
        <w:rPr>
          <w:rtl w:val="0"/>
        </w:rPr>
        <w:t xml:space="preserve">It must be </w:t>
      </w:r>
      <w:r w:rsidDel="00000000" w:rsidR="00000000" w:rsidRPr="00000000">
        <w:rPr>
          <w:rFonts w:ascii="Roboto Mono" w:cs="Roboto Mono" w:eastAsia="Roboto Mono" w:hAnsi="Roboto Mono"/>
          <w:color w:val="188038"/>
          <w:rtl w:val="0"/>
        </w:rPr>
        <w:t xml:space="preserve">replica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logical</w:t>
      </w:r>
      <w:r w:rsidDel="00000000" w:rsidR="00000000" w:rsidRPr="00000000">
        <w:rPr>
          <w:rtl w:val="0"/>
        </w:rPr>
        <w:t xml:space="preserve"> for replication stats to be available. If it's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you'll need to change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and restart PostgreSQL.</w:t>
      </w:r>
    </w:p>
    <w:p w:rsidR="00000000" w:rsidDel="00000000" w:rsidP="00000000" w:rsidRDefault="00000000" w:rsidRPr="00000000" w14:paraId="000009F9">
      <w:pPr>
        <w:numPr>
          <w:ilvl w:val="0"/>
          <w:numId w:val="9"/>
        </w:numPr>
        <w:spacing w:after="240" w:before="0" w:beforeAutospacing="0" w:lineRule="auto"/>
        <w:ind w:left="720" w:hanging="360"/>
      </w:pPr>
      <w:r w:rsidDel="00000000" w:rsidR="00000000" w:rsidRPr="00000000">
        <w:rPr>
          <w:b w:val="1"/>
          <w:bCs w:val="1"/>
          <w:rtl w:val="0"/>
        </w:rPr>
        <w:t xml:space="preserve">Directly check the exporter's endpoint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itself, try to access its own exporter endpoint:</w:t>
        <w:br w:type="textWrapping"/>
        <w:t xml:space="preserve">Bash</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curl http://localhost:9187/metrics | grep replication</w:t>
      </w:r>
    </w:p>
    <w:p w:rsidR="00000000" w:rsidDel="00000000" w:rsidP="00000000" w:rsidRDefault="00000000" w:rsidRPr="00000000" w14:paraId="000009FB">
      <w:pPr>
        <w:numPr>
          <w:ilvl w:val="0"/>
          <w:numId w:val="9"/>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If you don't see the replication metrics here, then the issue is definitively with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's configuration or the PostgreSQL setup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(not with Prometheus scraping it).</w:t>
      </w:r>
    </w:p>
    <w:p w:rsidR="00000000" w:rsidDel="00000000" w:rsidP="00000000" w:rsidRDefault="00000000" w:rsidRPr="00000000" w14:paraId="000009FC">
      <w:pPr>
        <w:spacing w:after="240" w:before="240" w:lineRule="auto"/>
        <w:rPr/>
      </w:pPr>
      <w:r w:rsidDel="00000000" w:rsidR="00000000" w:rsidRPr="00000000">
        <w:rPr>
          <w:rtl w:val="0"/>
        </w:rPr>
        <w:t xml:space="preserve">By systematically checking these points, you should be able to pinpoint why those specific replication metrics are not appearing in your job-filtered query results.</w:t>
      </w:r>
    </w:p>
    <w:p w:rsidR="00000000" w:rsidDel="00000000" w:rsidP="00000000" w:rsidRDefault="00000000" w:rsidRPr="00000000" w14:paraId="000009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p6nrayyf8dg0" w:id="122"/>
      <w:bookmarkEnd w:id="122"/>
      <w:r w:rsidDel="00000000" w:rsidR="00000000" w:rsidRPr="00000000">
        <w:rPr>
          <w:b w:val="1"/>
          <w:bCs w:val="1"/>
          <w:color w:val="000000"/>
          <w:sz w:val="26"/>
          <w:szCs w:val="26"/>
          <w:rtl w:val="0"/>
        </w:rPr>
        <w:t xml:space="preserve">Part 1: Generate and Verify pgBouncer Sample Log</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1. Create the pgBouncer log directory and file (if they don't exist):</w:t>
      </w:r>
    </w:p>
    <w:p w:rsidR="00000000" w:rsidDel="00000000" w:rsidP="00000000" w:rsidRDefault="00000000" w:rsidRPr="00000000" w14:paraId="00000A00">
      <w:pPr>
        <w:rPr/>
      </w:pPr>
      <w:r w:rsidDel="00000000" w:rsidR="00000000" w:rsidRPr="00000000">
        <w:rPr>
          <w:rtl w:val="0"/>
        </w:rPr>
        <w:t xml:space="preserve">Bash</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-p /var/log/pgbouncer/</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LOG_FILE_PGBOUNCER="/var/log/pgbouncer/pgbouncer.log"</w:t>
      </w:r>
    </w:p>
    <w:p w:rsidR="00000000" w:rsidDel="00000000" w:rsidP="00000000" w:rsidRDefault="00000000" w:rsidRPr="00000000" w14:paraId="00000A03">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2. Append a sample pgBouncer log message:</w:t>
      </w:r>
    </w:p>
    <w:p w:rsidR="00000000" w:rsidDel="00000000" w:rsidP="00000000" w:rsidRDefault="00000000" w:rsidRPr="00000000" w14:paraId="00000A04">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t xml:space="preserve">).</w:t>
      </w:r>
    </w:p>
    <w:p w:rsidR="00000000" w:rsidDel="00000000" w:rsidP="00000000" w:rsidRDefault="00000000" w:rsidRPr="00000000" w14:paraId="00000A05">
      <w:pPr>
        <w:rPr/>
      </w:pPr>
      <w:r w:rsidDel="00000000" w:rsidR="00000000" w:rsidRPr="00000000">
        <w:rPr>
          <w:rtl w:val="0"/>
        </w:rPr>
        <w:t xml:space="preserve">Bash</w:t>
      </w:r>
    </w:p>
    <w:p w:rsidR="00000000" w:rsidDel="00000000" w:rsidP="00000000" w:rsidRDefault="00000000" w:rsidRPr="00000000" w14:paraId="00000A0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echo "2025-07-23 23:00:00.123 UTC [12345] LOG @admin: pooler log message for test" | sudo tee -a "${LOG_FILE_PGBOUNCER}"</w:t>
      </w:r>
    </w:p>
    <w:p w:rsidR="00000000" w:rsidDel="00000000" w:rsidP="00000000" w:rsidRDefault="00000000" w:rsidRPr="00000000" w14:paraId="00000A07">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A08">
      <w:pPr>
        <w:spacing w:after="240" w:before="240" w:lineRule="auto"/>
        <w:rPr/>
      </w:pPr>
      <w:r w:rsidDel="00000000" w:rsidR="00000000" w:rsidRPr="00000000">
        <w:rPr>
          <w:rtl w:val="0"/>
        </w:rPr>
        <w:t xml:space="preserve">After appending the log, check your rsyslog journal for any errors or signs of activity:</w:t>
      </w:r>
    </w:p>
    <w:p w:rsidR="00000000" w:rsidDel="00000000" w:rsidP="00000000" w:rsidRDefault="00000000" w:rsidRPr="00000000" w14:paraId="00000A09">
      <w:pPr>
        <w:rPr/>
      </w:pPr>
      <w:r w:rsidDel="00000000" w:rsidR="00000000" w:rsidRPr="00000000">
        <w:rPr>
          <w:rtl w:val="0"/>
        </w:rPr>
        <w:t xml:space="preserve">Bash</w:t>
      </w:r>
    </w:p>
    <w:p w:rsidR="00000000" w:rsidDel="00000000" w:rsidP="00000000" w:rsidRDefault="00000000" w:rsidRPr="00000000" w14:paraId="00000A0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rsyslog -f</w:t>
      </w:r>
    </w:p>
    <w:p w:rsidR="00000000" w:rsidDel="00000000" w:rsidP="00000000" w:rsidRDefault="00000000" w:rsidRPr="00000000" w14:paraId="00000A0B">
      <w:pPr>
        <w:spacing w:after="240" w:before="240" w:lineRule="auto"/>
        <w:rPr/>
      </w:pPr>
      <w:r w:rsidDel="00000000" w:rsidR="00000000" w:rsidRPr="00000000">
        <w:rPr>
          <w:color w:val="188038"/>
          <w:rtl w:val="0"/>
        </w:rPr>
        <w:t xml:space="preserve"></w:t>
      </w:r>
      <w:r w:rsidDel="00000000" w:rsidR="00000000" w:rsidRPr="00000000">
        <w:rPr>
          <w:rtl w:val="0"/>
        </w:rPr>
        <w:t xml:space="preserve">You should not see any errors related to </w:t>
      </w:r>
      <w:r w:rsidDel="00000000" w:rsidR="00000000" w:rsidRPr="00000000">
        <w:rPr>
          <w:rFonts w:ascii="Roboto Mono" w:cs="Roboto Mono" w:eastAsia="Roboto Mono" w:hAnsi="Roboto Mono"/>
          <w:color w:val="188038"/>
          <w:rtl w:val="0"/>
        </w:rPr>
        <w:t xml:space="preserve">pgbouncer.log</w:t>
      </w:r>
      <w:r w:rsidDel="00000000" w:rsidR="00000000" w:rsidRPr="00000000">
        <w:rPr>
          <w:rtl w:val="0"/>
        </w:rPr>
        <w:t xml:space="preserve"> not existing.</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A0D">
      <w:pPr>
        <w:spacing w:after="240" w:before="240" w:lineRule="auto"/>
        <w:rPr/>
      </w:pPr>
      <w:r w:rsidDel="00000000" w:rsidR="00000000" w:rsidRPr="00000000">
        <w:rPr>
          <w:rtl w:val="0"/>
        </w:rPr>
        <w:t xml:space="preserve">In a new terminal on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and observe for traffic to Logstash:</w:t>
      </w:r>
    </w:p>
    <w:p w:rsidR="00000000" w:rsidDel="00000000" w:rsidP="00000000" w:rsidRDefault="00000000" w:rsidRPr="00000000" w14:paraId="00000A0E">
      <w:pPr>
        <w:rPr/>
      </w:pPr>
      <w:r w:rsidDel="00000000" w:rsidR="00000000" w:rsidRPr="00000000">
        <w:rPr>
          <w:rtl w:val="0"/>
        </w:rPr>
        <w:t xml:space="preserve">Bash</w:t>
      </w:r>
    </w:p>
    <w:p w:rsidR="00000000" w:rsidDel="00000000" w:rsidP="00000000" w:rsidRDefault="00000000" w:rsidRPr="00000000" w14:paraId="00000A0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tcpdump -i any host 10.1.0.5 and port 5044 -nn -vv</w:t>
      </w:r>
    </w:p>
    <w:p w:rsidR="00000000" w:rsidDel="00000000" w:rsidP="00000000" w:rsidRDefault="00000000" w:rsidRPr="00000000" w14:paraId="00000A10">
      <w:pPr>
        <w:spacing w:after="240" w:before="240" w:lineRule="auto"/>
        <w:rPr/>
      </w:pPr>
      <w:r w:rsidDel="00000000" w:rsidR="00000000" w:rsidRPr="00000000">
        <w:rPr>
          <w:color w:val="188038"/>
          <w:rtl w:val="0"/>
        </w:rPr>
        <w:t xml:space="preserve"></w:t>
      </w: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to generate new traffic. You should see packets flowing from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10.1.0.5:5044</w:t>
      </w:r>
      <w:r w:rsidDel="00000000" w:rsidR="00000000" w:rsidRPr="00000000">
        <w:rPr>
          <w:rtl w:val="0"/>
        </w:rPr>
        <w:t xml:space="preserve">.</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5. Query Elasticsearch for pgBouncer logs (on resilient-external1):</w:t>
      </w:r>
    </w:p>
    <w:p w:rsidR="00000000" w:rsidDel="00000000" w:rsidP="00000000" w:rsidRDefault="00000000" w:rsidRPr="00000000" w14:paraId="00000A12">
      <w:pPr>
        <w:spacing w:after="240" w:before="240" w:lineRule="auto"/>
        <w:rPr/>
      </w:pPr>
      <w:r w:rsidDel="00000000" w:rsidR="00000000" w:rsidRPr="00000000">
        <w:rPr>
          <w:rtl w:val="0"/>
        </w:rPr>
        <w:t xml:space="preserve">Wait about 30-60 seconds after generating the log to allow for forwarding and indexing. Then, query Elasticsearch.</w:t>
      </w:r>
    </w:p>
    <w:p w:rsidR="00000000" w:rsidDel="00000000" w:rsidP="00000000" w:rsidRDefault="00000000" w:rsidRPr="00000000" w14:paraId="00000A13">
      <w:pPr>
        <w:rPr/>
      </w:pPr>
      <w:r w:rsidDel="00000000" w:rsidR="00000000" w:rsidRPr="00000000">
        <w:rPr>
          <w:rtl w:val="0"/>
        </w:rPr>
        <w:t xml:space="preserve">Bash</w:t>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-s -X GET "http://localhost:9200/_all/_search?pretty" -H 'Content-Type: application/json' -d'</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"pgbouncer"</w:t>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A1D">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"pgbouncer"</w:t>
      </w:r>
      <w:r w:rsidDel="00000000" w:rsidR="00000000" w:rsidRPr="00000000">
        <w:rPr>
          <w:rtl w:val="0"/>
        </w:rPr>
        <w:t xml:space="preserve"> and the message you appended.</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xr3uulgl1xak" w:id="123"/>
      <w:bookmarkEnd w:id="123"/>
      <w:r w:rsidDel="00000000" w:rsidR="00000000" w:rsidRPr="00000000">
        <w:rPr>
          <w:b w:val="1"/>
          <w:bCs w:val="1"/>
          <w:color w:val="000000"/>
          <w:sz w:val="26"/>
          <w:szCs w:val="26"/>
          <w:rtl w:val="0"/>
        </w:rPr>
        <w:t xml:space="preserve">Part 2: Generate and Verify pgBackRest Sample Log</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1. Create the pgBackRest log directory and file (if they don't exist):</w:t>
      </w:r>
    </w:p>
    <w:p w:rsidR="00000000" w:rsidDel="00000000" w:rsidP="00000000" w:rsidRDefault="00000000" w:rsidRPr="00000000" w14:paraId="00000A21">
      <w:pPr>
        <w:rPr/>
      </w:pPr>
      <w:r w:rsidDel="00000000" w:rsidR="00000000" w:rsidRPr="00000000">
        <w:rPr>
          <w:rtl w:val="0"/>
        </w:rPr>
        <w:t xml:space="preserve">Bash</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mkdir -p /var/log/pgbackrest/</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LOG_FILE_PGBACKREST="/var/log/pgbackrest/2025-07-31_backup.log"</w:t>
      </w:r>
    </w:p>
    <w:p w:rsidR="00000000" w:rsidDel="00000000" w:rsidP="00000000" w:rsidRDefault="00000000" w:rsidRPr="00000000" w14:paraId="00000A24">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(Note: pgBackRest often creates dated log files, so we'll simulate that.)</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2. Append a sample pgBackRest log message:</w:t>
      </w:r>
    </w:p>
    <w:p w:rsidR="00000000" w:rsidDel="00000000" w:rsidP="00000000" w:rsidRDefault="00000000" w:rsidRPr="00000000" w14:paraId="00000A26">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tl w:val="0"/>
        </w:rPr>
        <w:t xml:space="preserve">).</w:t>
      </w:r>
    </w:p>
    <w:p w:rsidR="00000000" w:rsidDel="00000000" w:rsidP="00000000" w:rsidRDefault="00000000" w:rsidRPr="00000000" w14:paraId="00000A27">
      <w:pPr>
        <w:rPr/>
      </w:pPr>
      <w:r w:rsidDel="00000000" w:rsidR="00000000" w:rsidRPr="00000000">
        <w:rPr>
          <w:rtl w:val="0"/>
        </w:rPr>
        <w:t xml:space="preserve">Bash</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echo "P00 INFO: 2025-07-23 23:05:00.000Z: pgBackRest INFO: backup started" | sudo tee -a "${LOG_FILE_PGBACKREST}"</w:t>
      </w:r>
    </w:p>
    <w:p w:rsidR="00000000" w:rsidDel="00000000" w:rsidP="00000000" w:rsidRDefault="00000000" w:rsidRPr="00000000" w14:paraId="00000A29">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A2A">
      <w:pPr>
        <w:spacing w:after="240" w:before="240" w:lineRule="auto"/>
        <w:rPr/>
      </w:pPr>
      <w:r w:rsidDel="00000000" w:rsidR="00000000" w:rsidRPr="00000000">
        <w:rPr>
          <w:rtl w:val="0"/>
        </w:rPr>
        <w:t xml:space="preserve">Check your rsyslog journal again:</w:t>
      </w:r>
    </w:p>
    <w:p w:rsidR="00000000" w:rsidDel="00000000" w:rsidP="00000000" w:rsidRDefault="00000000" w:rsidRPr="00000000" w14:paraId="00000A2B">
      <w:pPr>
        <w:rPr/>
      </w:pPr>
      <w:r w:rsidDel="00000000" w:rsidR="00000000" w:rsidRPr="00000000">
        <w:rPr>
          <w:rtl w:val="0"/>
        </w:rPr>
        <w:t xml:space="preserve">Bash</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journalctl -u rsyslog -f</w:t>
      </w:r>
    </w:p>
    <w:p w:rsidR="00000000" w:rsidDel="00000000" w:rsidP="00000000" w:rsidRDefault="00000000" w:rsidRPr="00000000" w14:paraId="00000A2D">
      <w:pPr>
        <w:spacing w:after="240" w:before="240" w:lineRule="auto"/>
        <w:rPr/>
      </w:pPr>
      <w:r w:rsidDel="00000000" w:rsidR="00000000" w:rsidRPr="00000000">
        <w:rPr>
          <w:color w:val="188038"/>
          <w:rtl w:val="0"/>
        </w:rPr>
        <w:t xml:space="preserve"></w:t>
      </w:r>
      <w:r w:rsidDel="00000000" w:rsidR="00000000" w:rsidRPr="00000000">
        <w:rPr>
          <w:rtl w:val="0"/>
        </w:rPr>
        <w:t xml:space="preserve">Look for any new activity or errors related to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files.</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A2F">
      <w:pPr>
        <w:spacing w:after="240" w:before="240" w:lineRule="auto"/>
        <w:rPr/>
      </w:pPr>
      <w:r w:rsidDel="00000000" w:rsidR="00000000" w:rsidRPr="00000000">
        <w:rPr>
          <w:rtl w:val="0"/>
        </w:rPr>
        <w:t xml:space="preserve">Using the same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command as before, generate another log message:</w:t>
      </w:r>
    </w:p>
    <w:p w:rsidR="00000000" w:rsidDel="00000000" w:rsidP="00000000" w:rsidRDefault="00000000" w:rsidRPr="00000000" w14:paraId="00000A30">
      <w:pPr>
        <w:rPr/>
      </w:pPr>
      <w:r w:rsidDel="00000000" w:rsidR="00000000" w:rsidRPr="00000000">
        <w:rPr>
          <w:rtl w:val="0"/>
        </w:rPr>
        <w:t xml:space="preserve">Bash</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tcpdump -i any host 10.1.0.5 and port 5044 -nn -vv</w:t>
      </w:r>
    </w:p>
    <w:p w:rsidR="00000000" w:rsidDel="00000000" w:rsidP="00000000" w:rsidRDefault="00000000" w:rsidRPr="00000000" w14:paraId="00000A32">
      <w:pPr>
        <w:spacing w:after="240" w:before="240" w:lineRule="auto"/>
        <w:rPr/>
      </w:pPr>
      <w:r w:rsidDel="00000000" w:rsidR="00000000" w:rsidRPr="00000000">
        <w:rPr>
          <w:color w:val="188038"/>
          <w:rtl w:val="0"/>
        </w:rPr>
        <w:t xml:space="preserve"></w:t>
      </w: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for pgBackRest. Observe for packets flowing to Logstash.</w:t>
      </w:r>
    </w:p>
    <w:p w:rsidR="00000000" w:rsidDel="00000000" w:rsidP="00000000" w:rsidRDefault="00000000" w:rsidRPr="00000000" w14:paraId="00000A33">
      <w:pPr>
        <w:spacing w:after="240" w:before="240" w:lineRule="auto"/>
        <w:rPr>
          <w:b w:val="1"/>
          <w:bCs w:val="1"/>
        </w:rPr>
      </w:pPr>
      <w:r w:rsidDel="00000000" w:rsidR="00000000" w:rsidRPr="00000000">
        <w:rPr>
          <w:b w:val="1"/>
          <w:bCs w:val="1"/>
          <w:rtl w:val="0"/>
        </w:rPr>
        <w:t xml:space="preserve">5. Query Elasticsearch for pgBackRest logs (on resilient-external1):</w:t>
      </w:r>
    </w:p>
    <w:p w:rsidR="00000000" w:rsidDel="00000000" w:rsidP="00000000" w:rsidRDefault="00000000" w:rsidRPr="00000000" w14:paraId="00000A34">
      <w:pPr>
        <w:spacing w:after="240" w:before="240" w:lineRule="auto"/>
        <w:rPr/>
      </w:pPr>
      <w:r w:rsidDel="00000000" w:rsidR="00000000" w:rsidRPr="00000000">
        <w:rPr>
          <w:rtl w:val="0"/>
        </w:rPr>
        <w:t xml:space="preserve">Wait about 30-60 seconds. Then, query Elasticsearch:</w:t>
      </w:r>
    </w:p>
    <w:p w:rsidR="00000000" w:rsidDel="00000000" w:rsidP="00000000" w:rsidRDefault="00000000" w:rsidRPr="00000000" w14:paraId="00000A35">
      <w:pPr>
        <w:rPr/>
      </w:pPr>
      <w:r w:rsidDel="00000000" w:rsidR="00000000" w:rsidRPr="00000000">
        <w:rPr>
          <w:rtl w:val="0"/>
        </w:rPr>
        <w:t xml:space="preserve">Bash</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-s -X GET "http://localhost:9200/_all/_search?pretty" -H 'Content-Type: application/json' -d'</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"pgbackrest"</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A3F">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"pgbackrest"</w:t>
      </w:r>
      <w:r w:rsidDel="00000000" w:rsidR="00000000" w:rsidRPr="00000000">
        <w:rPr>
          <w:rtl w:val="0"/>
        </w:rPr>
        <w:t xml:space="preserve"> and the message you appended.</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it18b83betj0" w:id="124"/>
      <w:bookmarkEnd w:id="124"/>
      <w:r w:rsidDel="00000000" w:rsidR="00000000" w:rsidRPr="00000000">
        <w:rPr>
          <w:b w:val="1"/>
          <w:bCs w:val="1"/>
          <w:color w:val="000000"/>
          <w:sz w:val="26"/>
          <w:szCs w:val="26"/>
          <w:rtl w:val="0"/>
        </w:rPr>
        <w:t xml:space="preserve">Part 1: Send Sample Keepalived Log (from </w:t>
      </w:r>
      <w:r w:rsidDel="00000000" w:rsidR="00000000" w:rsidRPr="00000000">
        <w:rPr>
          <w:rFonts w:ascii="Roboto Mono" w:cs="Roboto Mono" w:eastAsia="Roboto Mono" w:hAnsi="Roboto Mono"/>
          <w:b w:val="1"/>
          <w:bCs w:val="1"/>
          <w:color w:val="188038"/>
          <w:sz w:val="26"/>
          <w:szCs w:val="26"/>
          <w:rtl w:val="0"/>
        </w:rPr>
        <w:t xml:space="preserve">scalable-haproxy1</w:t>
      </w:r>
      <w:r w:rsidDel="00000000" w:rsidR="00000000" w:rsidRPr="00000000">
        <w:rPr>
          <w:b w:val="1"/>
          <w:bCs w:val="1"/>
          <w:color w:val="000000"/>
          <w:sz w:val="26"/>
          <w:szCs w:val="26"/>
          <w:rtl w:val="0"/>
        </w:rPr>
        <w:t xml:space="preserve"> or </w:t>
      </w:r>
      <w:r w:rsidDel="00000000" w:rsidR="00000000" w:rsidRPr="00000000">
        <w:rPr>
          <w:rFonts w:ascii="Roboto Mono" w:cs="Roboto Mono" w:eastAsia="Roboto Mono" w:hAnsi="Roboto Mono"/>
          <w:b w:val="1"/>
          <w:bCs w:val="1"/>
          <w:color w:val="188038"/>
          <w:sz w:val="26"/>
          <w:szCs w:val="26"/>
          <w:rtl w:val="0"/>
        </w:rPr>
        <w:t xml:space="preserve">scalable-haproxy2</w:t>
      </w:r>
      <w:r w:rsidDel="00000000" w:rsidR="00000000" w:rsidRPr="00000000">
        <w:rPr>
          <w:b w:val="1"/>
          <w:bCs w:val="1"/>
          <w:color w:val="000000"/>
          <w:sz w:val="26"/>
          <w:szCs w:val="26"/>
          <w:rtl w:val="0"/>
        </w:rPr>
        <w:t xml:space="preserve">)</w:t>
      </w:r>
    </w:p>
    <w:p w:rsidR="00000000" w:rsidDel="00000000" w:rsidP="00000000" w:rsidRDefault="00000000" w:rsidRPr="00000000" w14:paraId="00000A42">
      <w:pPr>
        <w:spacing w:after="240" w:before="240" w:lineRule="auto"/>
        <w:rPr/>
      </w:pPr>
      <w:r w:rsidDel="00000000" w:rsidR="00000000" w:rsidRPr="00000000">
        <w:rPr>
          <w:rtl w:val="0"/>
        </w:rPr>
        <w:t xml:space="preserve">Keepalived logs are typically sent to </w:t>
      </w:r>
      <w:r w:rsidDel="00000000" w:rsidR="00000000" w:rsidRPr="00000000">
        <w:rPr>
          <w:rFonts w:ascii="Roboto Mono" w:cs="Roboto Mono" w:eastAsia="Roboto Mono" w:hAnsi="Roboto Mono"/>
          <w:color w:val="188038"/>
          <w:rtl w:val="0"/>
        </w:rPr>
        <w:t xml:space="preserve">systemd-journald</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picks them up via the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module. We can simulate a log entry with </w:t>
      </w:r>
      <w:r w:rsidDel="00000000" w:rsidR="00000000" w:rsidRPr="00000000">
        <w:rPr>
          <w:rFonts w:ascii="Roboto Mono" w:cs="Roboto Mono" w:eastAsia="Roboto Mono" w:hAnsi="Roboto Mono"/>
          <w:color w:val="188038"/>
          <w:rtl w:val="0"/>
        </w:rPr>
        <w:t xml:space="preserve">systemd-cat</w:t>
      </w:r>
      <w:r w:rsidDel="00000000" w:rsidR="00000000" w:rsidRPr="00000000">
        <w:rPr>
          <w:rtl w:val="0"/>
        </w:rPr>
        <w:t xml:space="preserve">.</w:t>
      </w:r>
    </w:p>
    <w:p w:rsidR="00000000" w:rsidDel="00000000" w:rsidP="00000000" w:rsidRDefault="00000000" w:rsidRPr="00000000" w14:paraId="00000A43">
      <w:pPr>
        <w:numPr>
          <w:ilvl w:val="0"/>
          <w:numId w:val="92"/>
        </w:numPr>
        <w:spacing w:after="0" w:afterAutospacing="0" w:before="240" w:lineRule="auto"/>
        <w:ind w:left="720" w:hanging="360"/>
      </w:pPr>
      <w:r w:rsidDel="00000000" w:rsidR="00000000" w:rsidRPr="00000000">
        <w:rPr>
          <w:b w:val="1"/>
          <w:bCs w:val="1"/>
          <w:rtl w:val="0"/>
        </w:rPr>
        <w:t xml:space="preserve">Connect to one of your HAProxy nodes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w:t>
      </w:r>
    </w:p>
    <w:p w:rsidR="00000000" w:rsidDel="00000000" w:rsidP="00000000" w:rsidRDefault="00000000" w:rsidRPr="00000000" w14:paraId="00000A44">
      <w:pPr>
        <w:numPr>
          <w:ilvl w:val="0"/>
          <w:numId w:val="92"/>
        </w:numPr>
        <w:spacing w:after="240" w:before="0" w:beforeAutospacing="0" w:lineRule="auto"/>
        <w:ind w:left="720" w:hanging="360"/>
      </w:pPr>
      <w:r w:rsidDel="00000000" w:rsidR="00000000" w:rsidRPr="00000000">
        <w:rPr>
          <w:b w:val="1"/>
          <w:bCs w:val="1"/>
          <w:rtl w:val="0"/>
        </w:rPr>
        <w:t xml:space="preserve">Send a simulated Keepalived log message:</w:t>
      </w:r>
      <w:r w:rsidDel="00000000" w:rsidR="00000000" w:rsidRPr="00000000">
        <w:rPr>
          <w:rtl w:val="0"/>
        </w:rPr>
        <w:t xml:space="preserve"> This command sends a message to the systemd journal, tagging it with </w:t>
      </w:r>
      <w:r w:rsidDel="00000000" w:rsidR="00000000" w:rsidRPr="00000000">
        <w:rPr>
          <w:rFonts w:ascii="Roboto Mono" w:cs="Roboto Mono" w:eastAsia="Roboto Mono" w:hAnsi="Roboto Mono"/>
          <w:color w:val="188038"/>
          <w:rtl w:val="0"/>
        </w:rPr>
        <w:t xml:space="preserve">Keepalived_vrrp</w:t>
      </w:r>
      <w:r w:rsidDel="00000000" w:rsidR="00000000" w:rsidRPr="00000000">
        <w:rPr>
          <w:rtl w:val="0"/>
        </w:rPr>
        <w:t xml:space="preserve"> as the program name, which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should then pick up.</w:t>
        <w:br w:type="textWrapping"/>
        <w:t xml:space="preserve">Bash</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echo "Keepalived test message: This is a simulated log from VRRP instance." | systemd-cat -t Keepalived_vrrp</w:t>
      </w:r>
    </w:p>
    <w:p w:rsidR="00000000" w:rsidDel="00000000" w:rsidP="00000000" w:rsidRDefault="00000000" w:rsidRPr="00000000" w14:paraId="00000A46">
      <w:pPr>
        <w:numPr>
          <w:ilvl w:val="0"/>
          <w:numId w:val="92"/>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i w:val="1"/>
          <w:iCs w:val="1"/>
          <w:rtl w:val="0"/>
        </w:rPr>
        <w:t xml:space="preserve">Expected behavior: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the HAProxy node will see this message from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(due to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identify it by </w:t>
      </w:r>
      <w:r w:rsidDel="00000000" w:rsidR="00000000" w:rsidRPr="00000000">
        <w:rPr>
          <w:rFonts w:ascii="Roboto Mono" w:cs="Roboto Mono" w:eastAsia="Roboto Mono" w:hAnsi="Roboto Mono"/>
          <w:color w:val="188038"/>
          <w:rtl w:val="0"/>
        </w:rPr>
        <w:t xml:space="preserve">programname startswith 'Keepalived'</w:t>
      </w:r>
      <w:r w:rsidDel="00000000" w:rsidR="00000000" w:rsidRPr="00000000">
        <w:rPr>
          <w:rtl w:val="0"/>
        </w:rPr>
        <w:t xml:space="preserve">, and forward it to Logstash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(10.1.0.4:5044).</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cd00185w7fzt" w:id="125"/>
      <w:bookmarkEnd w:id="125"/>
      <w:r w:rsidDel="00000000" w:rsidR="00000000" w:rsidRPr="00000000">
        <w:rPr>
          <w:b w:val="1"/>
          <w:bCs w:val="1"/>
          <w:color w:val="000000"/>
          <w:sz w:val="26"/>
          <w:szCs w:val="26"/>
          <w:rtl w:val="0"/>
        </w:rPr>
        <w:t xml:space="preserve">Part 2: Send Sample HAProxy Log (from </w:t>
      </w:r>
      <w:r w:rsidDel="00000000" w:rsidR="00000000" w:rsidRPr="00000000">
        <w:rPr>
          <w:rFonts w:ascii="Roboto Mono" w:cs="Roboto Mono" w:eastAsia="Roboto Mono" w:hAnsi="Roboto Mono"/>
          <w:b w:val="1"/>
          <w:bCs w:val="1"/>
          <w:color w:val="188038"/>
          <w:sz w:val="26"/>
          <w:szCs w:val="26"/>
          <w:rtl w:val="0"/>
        </w:rPr>
        <w:t xml:space="preserve">scalable-haproxy1</w:t>
      </w:r>
      <w:r w:rsidDel="00000000" w:rsidR="00000000" w:rsidRPr="00000000">
        <w:rPr>
          <w:b w:val="1"/>
          <w:bCs w:val="1"/>
          <w:color w:val="000000"/>
          <w:sz w:val="26"/>
          <w:szCs w:val="26"/>
          <w:rtl w:val="0"/>
        </w:rPr>
        <w:t xml:space="preserve"> or </w:t>
      </w:r>
      <w:r w:rsidDel="00000000" w:rsidR="00000000" w:rsidRPr="00000000">
        <w:rPr>
          <w:rFonts w:ascii="Roboto Mono" w:cs="Roboto Mono" w:eastAsia="Roboto Mono" w:hAnsi="Roboto Mono"/>
          <w:b w:val="1"/>
          <w:bCs w:val="1"/>
          <w:color w:val="188038"/>
          <w:sz w:val="26"/>
          <w:szCs w:val="26"/>
          <w:rtl w:val="0"/>
        </w:rPr>
        <w:t xml:space="preserve">scalable-haproxy2</w:t>
      </w:r>
      <w:r w:rsidDel="00000000" w:rsidR="00000000" w:rsidRPr="00000000">
        <w:rPr>
          <w:b w:val="1"/>
          <w:bCs w:val="1"/>
          <w:color w:val="000000"/>
          <w:sz w:val="26"/>
          <w:szCs w:val="26"/>
          <w:rtl w:val="0"/>
        </w:rPr>
        <w:t xml:space="preserve">)</w:t>
      </w:r>
    </w:p>
    <w:p w:rsidR="00000000" w:rsidDel="00000000" w:rsidP="00000000" w:rsidRDefault="00000000" w:rsidRPr="00000000" w14:paraId="00000A49">
      <w:pPr>
        <w:spacing w:after="240" w:before="240" w:lineRule="auto"/>
        <w:rPr/>
      </w:pPr>
      <w:r w:rsidDel="00000000" w:rsidR="00000000" w:rsidRPr="00000000">
        <w:rPr>
          <w:rtl w:val="0"/>
        </w:rPr>
        <w:t xml:space="preserve">HAProxy is configured to send logs via UDP to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We will use </w:t>
      </w:r>
      <w:r w:rsidDel="00000000" w:rsidR="00000000" w:rsidRPr="00000000">
        <w:rPr>
          <w:rFonts w:ascii="Roboto Mono" w:cs="Roboto Mono" w:eastAsia="Roboto Mono" w:hAnsi="Roboto Mono"/>
          <w:color w:val="188038"/>
          <w:rtl w:val="0"/>
        </w:rPr>
        <w:t xml:space="preserve">netcat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to send a raw UDP syslog message that simulates an HAProxy log.</w:t>
      </w:r>
    </w:p>
    <w:p w:rsidR="00000000" w:rsidDel="00000000" w:rsidP="00000000" w:rsidRDefault="00000000" w:rsidRPr="00000000" w14:paraId="00000A4A">
      <w:pPr>
        <w:numPr>
          <w:ilvl w:val="0"/>
          <w:numId w:val="43"/>
        </w:numPr>
        <w:spacing w:after="0" w:afterAutospacing="0" w:before="240" w:lineRule="auto"/>
        <w:ind w:left="720" w:hanging="360"/>
      </w:pPr>
      <w:r w:rsidDel="00000000" w:rsidR="00000000" w:rsidRPr="00000000">
        <w:rPr>
          <w:b w:val="1"/>
          <w:bCs w:val="1"/>
          <w:rtl w:val="0"/>
        </w:rPr>
        <w:t xml:space="preserve">Connect to one of your HAProxy nodes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w:t>
      </w:r>
    </w:p>
    <w:p w:rsidR="00000000" w:rsidDel="00000000" w:rsidP="00000000" w:rsidRDefault="00000000" w:rsidRPr="00000000" w14:paraId="00000A4B">
      <w:pPr>
        <w:numPr>
          <w:ilvl w:val="0"/>
          <w:numId w:val="43"/>
        </w:numPr>
        <w:spacing w:after="240" w:before="0" w:beforeAutospacing="0" w:lineRule="auto"/>
        <w:ind w:left="720" w:hanging="360"/>
      </w:pPr>
      <w:r w:rsidDel="00000000" w:rsidR="00000000" w:rsidRPr="00000000">
        <w:rPr>
          <w:b w:val="1"/>
          <w:bCs w:val="1"/>
          <w:rtl w:val="0"/>
        </w:rPr>
        <w:t xml:space="preserve">Send a simulated HAProxy log message:</w:t>
      </w:r>
      <w:r w:rsidDel="00000000" w:rsidR="00000000" w:rsidRPr="00000000">
        <w:rPr>
          <w:rtl w:val="0"/>
        </w:rPr>
        <w:t xml:space="preserve"> This command crafts a syslog message with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as the program name and sends it via UDP to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514</w:t>
      </w:r>
      <w:r w:rsidDel="00000000" w:rsidR="00000000" w:rsidRPr="00000000">
        <w:rPr>
          <w:rtl w:val="0"/>
        </w:rPr>
        <w:t xml:space="preserve">.</w:t>
        <w:br w:type="textWrapping"/>
        <w:t xml:space="preserve">Bash</w:t>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echo "&lt;134&gt;$(date '+%b %d %H:%M:%S') $(hostname) haproxy[9999]: This is a simulated log from HAProxy backend." | nc -u -w 1 127.0.0.1 514</w:t>
      </w:r>
    </w:p>
    <w:p w:rsidR="00000000" w:rsidDel="00000000" w:rsidP="00000000" w:rsidRDefault="00000000" w:rsidRPr="00000000" w14:paraId="00000A4D">
      <w:pPr>
        <w:numPr>
          <w:ilvl w:val="1"/>
          <w:numId w:val="43"/>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&lt;134&gt;</w:t>
      </w:r>
      <w:r w:rsidDel="00000000" w:rsidR="00000000" w:rsidRPr="00000000">
        <w:rPr>
          <w:rtl w:val="0"/>
        </w:rPr>
        <w:t xml:space="preserve">: Represents </w:t>
      </w:r>
      <w:r w:rsidDel="00000000" w:rsidR="00000000" w:rsidRPr="00000000">
        <w:rPr>
          <w:rFonts w:ascii="Roboto Mono" w:cs="Roboto Mono" w:eastAsia="Roboto Mono" w:hAnsi="Roboto Mono"/>
          <w:color w:val="188038"/>
          <w:rtl w:val="0"/>
        </w:rPr>
        <w:t xml:space="preserve">local0.info</w:t>
      </w:r>
      <w:r w:rsidDel="00000000" w:rsidR="00000000" w:rsidRPr="00000000">
        <w:rPr>
          <w:rtl w:val="0"/>
        </w:rPr>
        <w:t xml:space="preserve"> (Facility 16, Severity 6).</w:t>
      </w:r>
    </w:p>
    <w:p w:rsidR="00000000" w:rsidDel="00000000" w:rsidP="00000000" w:rsidRDefault="00000000" w:rsidRPr="00000000" w14:paraId="00000A4E">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 '+%b %d %H:%M:%S')</w:t>
      </w:r>
      <w:r w:rsidDel="00000000" w:rsidR="00000000" w:rsidRPr="00000000">
        <w:rPr>
          <w:rtl w:val="0"/>
        </w:rPr>
        <w:t xml:space="preserve">: Inserts the current timestamp.</w:t>
      </w:r>
    </w:p>
    <w:p w:rsidR="00000000" w:rsidDel="00000000" w:rsidP="00000000" w:rsidRDefault="00000000" w:rsidRPr="00000000" w14:paraId="00000A4F">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$(hostname)</w:t>
      </w:r>
      <w:r w:rsidDel="00000000" w:rsidR="00000000" w:rsidRPr="00000000">
        <w:rPr>
          <w:rtl w:val="0"/>
        </w:rPr>
        <w:t xml:space="preserve">: Inserts the hostname of the server.</w:t>
      </w:r>
    </w:p>
    <w:p w:rsidR="00000000" w:rsidDel="00000000" w:rsidP="00000000" w:rsidRDefault="00000000" w:rsidRPr="00000000" w14:paraId="00000A50">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haproxy[9999]:</w:t>
      </w:r>
      <w:r w:rsidDel="00000000" w:rsidR="00000000" w:rsidRPr="00000000">
        <w:rPr>
          <w:rtl w:val="0"/>
        </w:rPr>
        <w:t xml:space="preserve">: This is the program name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and a dummy PID (</w:t>
      </w:r>
      <w:r w:rsidDel="00000000" w:rsidR="00000000" w:rsidRPr="00000000">
        <w:rPr>
          <w:rFonts w:ascii="Roboto Mono" w:cs="Roboto Mono" w:eastAsia="Roboto Mono" w:hAnsi="Roboto Mono"/>
          <w:color w:val="188038"/>
          <w:rtl w:val="0"/>
        </w:rPr>
        <w:t xml:space="preserve">9999</w:t>
      </w:r>
      <w:r w:rsidDel="00000000" w:rsidR="00000000" w:rsidRPr="00000000">
        <w:rPr>
          <w:rtl w:val="0"/>
        </w:rPr>
        <w:t xml:space="preserve">) that rsyslog will parse.</w:t>
      </w:r>
    </w:p>
    <w:p w:rsidR="00000000" w:rsidDel="00000000" w:rsidP="00000000" w:rsidRDefault="00000000" w:rsidRPr="00000000" w14:paraId="00000A51">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127.0.0.1 514</w:t>
      </w:r>
      <w:r w:rsidDel="00000000" w:rsidR="00000000" w:rsidRPr="00000000">
        <w:rPr>
          <w:rtl w:val="0"/>
        </w:rPr>
        <w:t xml:space="preserve">: The local UDP address and port where rsyslog's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module is listening.</w:t>
      </w:r>
    </w:p>
    <w:p w:rsidR="00000000" w:rsidDel="00000000" w:rsidP="00000000" w:rsidRDefault="00000000" w:rsidRPr="00000000" w14:paraId="00000A52">
      <w:pPr>
        <w:numPr>
          <w:ilvl w:val="0"/>
          <w:numId w:val="43"/>
        </w:numPr>
        <w:spacing w:after="240" w:before="0" w:beforeAutospacing="0" w:lineRule="auto"/>
        <w:ind w:left="720" w:hanging="360"/>
      </w:pPr>
      <w:r w:rsidDel="00000000" w:rsidR="00000000" w:rsidRPr="00000000">
        <w:rPr>
          <w:i w:val="1"/>
          <w:iCs w:val="1"/>
          <w:rtl w:val="0"/>
        </w:rPr>
        <w:t xml:space="preserve">Expected behavior: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the HAProxy node will receive this UDP message (due to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identify it by </w:t>
      </w:r>
      <w:r w:rsidDel="00000000" w:rsidR="00000000" w:rsidRPr="00000000">
        <w:rPr>
          <w:rFonts w:ascii="Roboto Mono" w:cs="Roboto Mono" w:eastAsia="Roboto Mono" w:hAnsi="Roboto Mono"/>
          <w:color w:val="188038"/>
          <w:rtl w:val="0"/>
        </w:rPr>
        <w:t xml:space="preserve">programname == 'haproxy'</w:t>
      </w:r>
      <w:r w:rsidDel="00000000" w:rsidR="00000000" w:rsidRPr="00000000">
        <w:rPr>
          <w:rtl w:val="0"/>
        </w:rPr>
        <w:t xml:space="preserve">, and forward it to Logstash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(10.1.0.4:5044).</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tmpm4dfzlhre" w:id="126"/>
      <w:bookmarkEnd w:id="126"/>
      <w:r w:rsidDel="00000000" w:rsidR="00000000" w:rsidRPr="00000000">
        <w:rPr>
          <w:b w:val="1"/>
          <w:bCs w:val="1"/>
          <w:color w:val="000000"/>
          <w:sz w:val="26"/>
          <w:szCs w:val="26"/>
          <w:rtl w:val="0"/>
        </w:rPr>
        <w:t xml:space="preserve">Part 3: Verify Logs on the External VM (</w:t>
      </w:r>
      <w:r w:rsidDel="00000000" w:rsidR="00000000" w:rsidRPr="00000000">
        <w:rPr>
          <w:rFonts w:ascii="Roboto Mono" w:cs="Roboto Mono" w:eastAsia="Roboto Mono" w:hAnsi="Roboto Mono"/>
          <w:b w:val="1"/>
          <w:bCs w:val="1"/>
          <w:color w:val="188038"/>
          <w:sz w:val="26"/>
          <w:szCs w:val="26"/>
          <w:rtl w:val="0"/>
        </w:rPr>
        <w:t xml:space="preserve">scalable-external1</w:t>
      </w:r>
      <w:r w:rsidDel="00000000" w:rsidR="00000000" w:rsidRPr="00000000">
        <w:rPr>
          <w:b w:val="1"/>
          <w:bCs w:val="1"/>
          <w:color w:val="000000"/>
          <w:sz w:val="26"/>
          <w:szCs w:val="26"/>
          <w:rtl w:val="0"/>
        </w:rPr>
        <w:t xml:space="preserve">)</w:t>
      </w:r>
    </w:p>
    <w:p w:rsidR="00000000" w:rsidDel="00000000" w:rsidP="00000000" w:rsidRDefault="00000000" w:rsidRPr="00000000" w14:paraId="00000A55">
      <w:pPr>
        <w:spacing w:after="240" w:before="240" w:lineRule="auto"/>
        <w:rPr/>
      </w:pPr>
      <w:r w:rsidDel="00000000" w:rsidR="00000000" w:rsidRPr="00000000">
        <w:rPr>
          <w:rtl w:val="0"/>
        </w:rPr>
        <w:t xml:space="preserve">Now, let's check if these simulated logs have made it to your Elasticsearch instance.</w:t>
      </w:r>
    </w:p>
    <w:p w:rsidR="00000000" w:rsidDel="00000000" w:rsidP="00000000" w:rsidRDefault="00000000" w:rsidRPr="00000000" w14:paraId="00000A56">
      <w:pPr>
        <w:numPr>
          <w:ilvl w:val="0"/>
          <w:numId w:val="42"/>
        </w:numPr>
        <w:spacing w:after="0" w:afterAutospacing="0" w:before="240" w:lineRule="auto"/>
        <w:ind w:left="720" w:hanging="360"/>
      </w:pPr>
      <w:r w:rsidDel="00000000" w:rsidR="00000000" w:rsidRPr="00000000">
        <w:rPr>
          <w:b w:val="1"/>
          <w:bCs w:val="1"/>
          <w:rtl w:val="0"/>
        </w:rPr>
        <w:t xml:space="preserve">Connect to your external VM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w:t>
      </w:r>
    </w:p>
    <w:p w:rsidR="00000000" w:rsidDel="00000000" w:rsidP="00000000" w:rsidRDefault="00000000" w:rsidRPr="00000000" w14:paraId="00000A57">
      <w:pPr>
        <w:numPr>
          <w:ilvl w:val="0"/>
          <w:numId w:val="42"/>
        </w:numPr>
        <w:spacing w:after="240" w:before="0" w:beforeAutospacing="0" w:lineRule="auto"/>
        <w:ind w:left="720" w:hanging="360"/>
      </w:pPr>
      <w:r w:rsidDel="00000000" w:rsidR="00000000" w:rsidRPr="00000000">
        <w:rPr>
          <w:b w:val="1"/>
          <w:bCs w:val="1"/>
          <w:rtl w:val="0"/>
        </w:rPr>
        <w:t xml:space="preserve">Query Elasticsearch for the logs:</w:t>
      </w:r>
      <w:r w:rsidDel="00000000" w:rsidR="00000000" w:rsidRPr="00000000">
        <w:rPr>
          <w:rtl w:val="0"/>
        </w:rPr>
        <w:t xml:space="preserve"> Since your Logstash configuration uses an index like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you'll query the index for today's date.</w:t>
        <w:br w:type="textWrapping"/>
        <w:t xml:space="preserve">Bash</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ELASTICSEARCH_INDEX="logstash-syslog-$(date +%Y.%m.%d)"</w:t>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GET "http://localhost:9200/${ELASTICSEARCH_INDEX}/_search?pretty" -H 'Content-Type: application/json' -d'</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"should": [</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 "message": "simulated log from VRRP instance" } },</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 "message": "simulated log from HAProxy backend" } }</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65">
      <w:pPr>
        <w:numPr>
          <w:ilvl w:val="0"/>
          <w:numId w:val="42"/>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Expected Output:</w:t>
      </w:r>
      <w:r w:rsidDel="00000000" w:rsidR="00000000" w:rsidRPr="00000000">
        <w:rPr>
          <w:rtl w:val="0"/>
        </w:rPr>
        <w:t xml:space="preserve"> You should see JSON output with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greater than 0, and within the </w:t>
      </w:r>
      <w:r w:rsidDel="00000000" w:rsidR="00000000" w:rsidRPr="00000000">
        <w:rPr>
          <w:rFonts w:ascii="Roboto Mono" w:cs="Roboto Mono" w:eastAsia="Roboto Mono" w:hAnsi="Roboto Mono"/>
          <w:color w:val="188038"/>
          <w:rtl w:val="0"/>
        </w:rPr>
        <w:t xml:space="preserve">hits.hits</w:t>
      </w:r>
      <w:r w:rsidDel="00000000" w:rsidR="00000000" w:rsidRPr="00000000">
        <w:rPr>
          <w:rtl w:val="0"/>
        </w:rPr>
        <w:t xml:space="preserve"> array, you should find documents containing your simulated Keepalived and HAProxy messages.</w:t>
        <w:br w:type="textWrapping"/>
        <w:t xml:space="preserve">Look specifically for:</w:t>
      </w:r>
    </w:p>
    <w:p w:rsidR="00000000" w:rsidDel="00000000" w:rsidP="00000000" w:rsidRDefault="00000000" w:rsidRPr="00000000" w14:paraId="00000A66">
      <w:pPr>
        <w:numPr>
          <w:ilvl w:val="1"/>
          <w:numId w:val="42"/>
        </w:numPr>
        <w:spacing w:after="0" w:afterAutospacing="0" w:before="0" w:beforeAutospacing="0" w:lineRule="auto"/>
        <w:ind w:left="1440" w:hanging="360"/>
      </w:pPr>
      <w:r w:rsidDel="00000000" w:rsidR="00000000" w:rsidRPr="00000000">
        <w:rPr>
          <w:rtl w:val="0"/>
        </w:rPr>
        <w:t xml:space="preserve">The message containing "simulated log from VRRP instance". Its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should be </w:t>
      </w:r>
      <w:r w:rsidDel="00000000" w:rsidR="00000000" w:rsidRPr="00000000">
        <w:rPr>
          <w:rFonts w:ascii="Roboto Mono" w:cs="Roboto Mono" w:eastAsia="Roboto Mono" w:hAnsi="Roboto Mono"/>
          <w:color w:val="188038"/>
          <w:rtl w:val="0"/>
        </w:rPr>
        <w:t xml:space="preserve">Keepalived_vrrp</w:t>
      </w:r>
      <w:r w:rsidDel="00000000" w:rsidR="00000000" w:rsidRPr="00000000">
        <w:rPr>
          <w:rtl w:val="0"/>
        </w:rPr>
        <w:t xml:space="preserve"> (or similar, depending on how </w:t>
      </w:r>
      <w:r w:rsidDel="00000000" w:rsidR="00000000" w:rsidRPr="00000000">
        <w:rPr>
          <w:rFonts w:ascii="Roboto Mono" w:cs="Roboto Mono" w:eastAsia="Roboto Mono" w:hAnsi="Roboto Mono"/>
          <w:color w:val="188038"/>
          <w:rtl w:val="0"/>
        </w:rPr>
        <w:t xml:space="preserve">systemd-cat</w:t>
      </w:r>
      <w:r w:rsidDel="00000000" w:rsidR="00000000" w:rsidRPr="00000000">
        <w:rPr>
          <w:rtl w:val="0"/>
        </w:rPr>
        <w:t xml:space="preserve"> formats it and how Logstash processes it, but it should be clearly identifiable as Keepalived).</w:t>
      </w:r>
    </w:p>
    <w:p w:rsidR="00000000" w:rsidDel="00000000" w:rsidP="00000000" w:rsidRDefault="00000000" w:rsidRPr="00000000" w14:paraId="00000A67">
      <w:pPr>
        <w:numPr>
          <w:ilvl w:val="1"/>
          <w:numId w:val="42"/>
        </w:numPr>
        <w:spacing w:after="240" w:before="0" w:beforeAutospacing="0" w:lineRule="auto"/>
        <w:ind w:left="1440" w:hanging="360"/>
      </w:pPr>
      <w:r w:rsidDel="00000000" w:rsidR="00000000" w:rsidRPr="00000000">
        <w:rPr>
          <w:rtl w:val="0"/>
        </w:rPr>
        <w:t xml:space="preserve">The message containing "simulated log from HAProxy backend". Its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should be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w:t>
      </w:r>
    </w:p>
    <w:p w:rsidR="00000000" w:rsidDel="00000000" w:rsidP="00000000" w:rsidRDefault="00000000" w:rsidRPr="00000000" w14:paraId="00000A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1  sudo useradd --no-create-home --shell /bin/false prometheus</w:t>
      </w:r>
    </w:p>
    <w:p w:rsidR="00000000" w:rsidDel="00000000" w:rsidP="00000000" w:rsidRDefault="00000000" w:rsidRPr="00000000" w14:paraId="00000A6A">
      <w:pPr>
        <w:rPr/>
      </w:pPr>
      <w:r w:rsidDel="00000000" w:rsidR="00000000" w:rsidRPr="00000000">
        <w:rPr>
          <w:rtl w:val="0"/>
        </w:rPr>
        <w:t xml:space="preserve">    2  sudo mkdir /etc/prometheus /var/lib/prometheus</w:t>
      </w:r>
    </w:p>
    <w:p w:rsidR="00000000" w:rsidDel="00000000" w:rsidP="00000000" w:rsidRDefault="00000000" w:rsidRPr="00000000" w14:paraId="00000A6B">
      <w:pPr>
        <w:rPr/>
      </w:pPr>
      <w:r w:rsidDel="00000000" w:rsidR="00000000" w:rsidRPr="00000000">
        <w:rPr>
          <w:rtl w:val="0"/>
        </w:rPr>
        <w:t xml:space="preserve">    3  sudo chown prometheus:prometheus /etc/prometheus /var/lib/prometheus</w:t>
      </w:r>
    </w:p>
    <w:p w:rsidR="00000000" w:rsidDel="00000000" w:rsidP="00000000" w:rsidRDefault="00000000" w:rsidRPr="00000000" w14:paraId="00000A6C">
      <w:pPr>
        <w:rPr/>
      </w:pPr>
      <w:r w:rsidDel="00000000" w:rsidR="00000000" w:rsidRPr="00000000">
        <w:rPr>
          <w:rtl w:val="0"/>
        </w:rPr>
        <w:t xml:space="preserve">    4  cd /tmp</w:t>
      </w:r>
    </w:p>
    <w:p w:rsidR="00000000" w:rsidDel="00000000" w:rsidP="00000000" w:rsidRDefault="00000000" w:rsidRPr="00000000" w14:paraId="00000A6D">
      <w:pPr>
        <w:rPr/>
      </w:pPr>
      <w:r w:rsidDel="00000000" w:rsidR="00000000" w:rsidRPr="00000000">
        <w:rPr>
          <w:rtl w:val="0"/>
        </w:rPr>
        <w:t xml:space="preserve">    5  wget https://github.com/prometheus/prometheus/releases/download/v2.53.0/prometheus-2.53.0.linux-amd64.tar.gz</w:t>
      </w:r>
    </w:p>
    <w:p w:rsidR="00000000" w:rsidDel="00000000" w:rsidP="00000000" w:rsidRDefault="00000000" w:rsidRPr="00000000" w14:paraId="00000A6E">
      <w:pPr>
        <w:rPr/>
      </w:pPr>
      <w:r w:rsidDel="00000000" w:rsidR="00000000" w:rsidRPr="00000000">
        <w:rPr>
          <w:rtl w:val="0"/>
        </w:rPr>
        <w:t xml:space="preserve">    6  sudo dnf install wget</w:t>
      </w:r>
    </w:p>
    <w:p w:rsidR="00000000" w:rsidDel="00000000" w:rsidP="00000000" w:rsidRDefault="00000000" w:rsidRPr="00000000" w14:paraId="00000A6F">
      <w:pPr>
        <w:rPr/>
      </w:pPr>
      <w:r w:rsidDel="00000000" w:rsidR="00000000" w:rsidRPr="00000000">
        <w:rPr>
          <w:rtl w:val="0"/>
        </w:rPr>
        <w:t xml:space="preserve">    7  cd /tmp</w:t>
      </w:r>
    </w:p>
    <w:p w:rsidR="00000000" w:rsidDel="00000000" w:rsidP="00000000" w:rsidRDefault="00000000" w:rsidRPr="00000000" w14:paraId="00000A70">
      <w:pPr>
        <w:rPr/>
      </w:pPr>
      <w:r w:rsidDel="00000000" w:rsidR="00000000" w:rsidRPr="00000000">
        <w:rPr>
          <w:rtl w:val="0"/>
        </w:rPr>
        <w:t xml:space="preserve">    8  wget https://github.com/prometheus/prometheus/releases/download/v2.53.0/prometheus-2.53.0.linux-amd64.tar.gz</w:t>
      </w:r>
    </w:p>
    <w:p w:rsidR="00000000" w:rsidDel="00000000" w:rsidP="00000000" w:rsidRDefault="00000000" w:rsidRPr="00000000" w14:paraId="00000A71">
      <w:pPr>
        <w:rPr/>
      </w:pPr>
      <w:r w:rsidDel="00000000" w:rsidR="00000000" w:rsidRPr="00000000">
        <w:rPr>
          <w:rtl w:val="0"/>
        </w:rPr>
        <w:t xml:space="preserve">    9  tar -xvf prometheus-2.53.0.linux-amd64.tar.gz</w:t>
      </w:r>
    </w:p>
    <w:p w:rsidR="00000000" w:rsidDel="00000000" w:rsidP="00000000" w:rsidRDefault="00000000" w:rsidRPr="00000000" w14:paraId="00000A72">
      <w:pPr>
        <w:rPr/>
      </w:pPr>
      <w:r w:rsidDel="00000000" w:rsidR="00000000" w:rsidRPr="00000000">
        <w:rPr>
          <w:rtl w:val="0"/>
        </w:rPr>
        <w:t xml:space="preserve">   10  sudo cp prometheus-2.53.0.linux-amd64/prometheus /usr/local/bin/</w:t>
      </w:r>
    </w:p>
    <w:p w:rsidR="00000000" w:rsidDel="00000000" w:rsidP="00000000" w:rsidRDefault="00000000" w:rsidRPr="00000000" w14:paraId="00000A73">
      <w:pPr>
        <w:rPr/>
      </w:pPr>
      <w:r w:rsidDel="00000000" w:rsidR="00000000" w:rsidRPr="00000000">
        <w:rPr>
          <w:rtl w:val="0"/>
        </w:rPr>
        <w:t xml:space="preserve">   11  sudo cp prometheus-2.53.0.linux-amd64/promtool /usr/local/bin/</w:t>
      </w:r>
    </w:p>
    <w:p w:rsidR="00000000" w:rsidDel="00000000" w:rsidP="00000000" w:rsidRDefault="00000000" w:rsidRPr="00000000" w14:paraId="00000A74">
      <w:pPr>
        <w:rPr/>
      </w:pPr>
      <w:r w:rsidDel="00000000" w:rsidR="00000000" w:rsidRPr="00000000">
        <w:rPr>
          <w:rtl w:val="0"/>
        </w:rPr>
        <w:t xml:space="preserve">   12  sudo chown prometheus:prometheus /usr/local/bin/prometheus</w:t>
      </w:r>
    </w:p>
    <w:p w:rsidR="00000000" w:rsidDel="00000000" w:rsidP="00000000" w:rsidRDefault="00000000" w:rsidRPr="00000000" w14:paraId="00000A75">
      <w:pPr>
        <w:rPr/>
      </w:pPr>
      <w:r w:rsidDel="00000000" w:rsidR="00000000" w:rsidRPr="00000000">
        <w:rPr>
          <w:rtl w:val="0"/>
        </w:rPr>
        <w:t xml:space="preserve">   13  sudo chown prometheus:prometheus /usr/local/bin/promtool</w:t>
      </w:r>
    </w:p>
    <w:p w:rsidR="00000000" w:rsidDel="00000000" w:rsidP="00000000" w:rsidRDefault="00000000" w:rsidRPr="00000000" w14:paraId="00000A76">
      <w:pPr>
        <w:rPr/>
      </w:pPr>
      <w:r w:rsidDel="00000000" w:rsidR="00000000" w:rsidRPr="00000000">
        <w:rPr>
          <w:rtl w:val="0"/>
        </w:rPr>
        <w:t xml:space="preserve">   14  sudo cp -r prometheus-2.53.0.linux-amd64/consoles /etc/prometheus</w:t>
      </w:r>
    </w:p>
    <w:p w:rsidR="00000000" w:rsidDel="00000000" w:rsidP="00000000" w:rsidRDefault="00000000" w:rsidRPr="00000000" w14:paraId="00000A77">
      <w:pPr>
        <w:rPr/>
      </w:pPr>
      <w:r w:rsidDel="00000000" w:rsidR="00000000" w:rsidRPr="00000000">
        <w:rPr>
          <w:rtl w:val="0"/>
        </w:rPr>
        <w:t xml:space="preserve">   15  sudo cp -r prometheus-2.53.0.linux-amd64/console_libraries /etc/prometheus</w:t>
      </w:r>
    </w:p>
    <w:p w:rsidR="00000000" w:rsidDel="00000000" w:rsidP="00000000" w:rsidRDefault="00000000" w:rsidRPr="00000000" w14:paraId="00000A78">
      <w:pPr>
        <w:rPr/>
      </w:pPr>
      <w:r w:rsidDel="00000000" w:rsidR="00000000" w:rsidRPr="00000000">
        <w:rPr>
          <w:rtl w:val="0"/>
        </w:rPr>
        <w:t xml:space="preserve">   16  sudo chown -R prometheus:prometheus /etc/prometheus/consoles</w:t>
      </w:r>
    </w:p>
    <w:p w:rsidR="00000000" w:rsidDel="00000000" w:rsidP="00000000" w:rsidRDefault="00000000" w:rsidRPr="00000000" w14:paraId="00000A79">
      <w:pPr>
        <w:rPr/>
      </w:pPr>
      <w:r w:rsidDel="00000000" w:rsidR="00000000" w:rsidRPr="00000000">
        <w:rPr>
          <w:rtl w:val="0"/>
        </w:rPr>
        <w:t xml:space="preserve">   17  sudo chown -R prometheus:prometheus /etc/prometheus/console_libraries</w:t>
      </w:r>
    </w:p>
    <w:p w:rsidR="00000000" w:rsidDel="00000000" w:rsidP="00000000" w:rsidRDefault="00000000" w:rsidRPr="00000000" w14:paraId="00000A7A">
      <w:pPr>
        <w:rPr/>
      </w:pPr>
      <w:r w:rsidDel="00000000" w:rsidR="00000000" w:rsidRPr="00000000">
        <w:rPr>
          <w:rtl w:val="0"/>
        </w:rPr>
        <w:t xml:space="preserve">   18  sudo vi /etc/prometheus/prometheus.yml</w:t>
      </w:r>
    </w:p>
    <w:p w:rsidR="00000000" w:rsidDel="00000000" w:rsidP="00000000" w:rsidRDefault="00000000" w:rsidRPr="00000000" w14:paraId="00000A7B">
      <w:pPr>
        <w:rPr/>
      </w:pPr>
      <w:r w:rsidDel="00000000" w:rsidR="00000000" w:rsidRPr="00000000">
        <w:rPr>
          <w:rtl w:val="0"/>
        </w:rPr>
        <w:t xml:space="preserve">   19  sudo chown prometheus:prometheus /etc/prometheus/prometheus.yml</w:t>
      </w:r>
    </w:p>
    <w:p w:rsidR="00000000" w:rsidDel="00000000" w:rsidP="00000000" w:rsidRDefault="00000000" w:rsidRPr="00000000" w14:paraId="00000A7C">
      <w:pPr>
        <w:rPr/>
      </w:pPr>
      <w:r w:rsidDel="00000000" w:rsidR="00000000" w:rsidRPr="00000000">
        <w:rPr>
          <w:rtl w:val="0"/>
        </w:rPr>
        <w:t xml:space="preserve">   20  sudo vi /etc/systemd/system/prometheus.service</w:t>
      </w:r>
    </w:p>
    <w:p w:rsidR="00000000" w:rsidDel="00000000" w:rsidP="00000000" w:rsidRDefault="00000000" w:rsidRPr="00000000" w14:paraId="00000A7D">
      <w:pPr>
        <w:rPr/>
      </w:pPr>
      <w:r w:rsidDel="00000000" w:rsidR="00000000" w:rsidRPr="00000000">
        <w:rPr>
          <w:rtl w:val="0"/>
        </w:rPr>
        <w:t xml:space="preserve">   21  sudo systemctl daemon-reload</w:t>
      </w:r>
    </w:p>
    <w:p w:rsidR="00000000" w:rsidDel="00000000" w:rsidP="00000000" w:rsidRDefault="00000000" w:rsidRPr="00000000" w14:paraId="00000A7E">
      <w:pPr>
        <w:rPr/>
      </w:pPr>
      <w:r w:rsidDel="00000000" w:rsidR="00000000" w:rsidRPr="00000000">
        <w:rPr>
          <w:rtl w:val="0"/>
        </w:rPr>
        <w:t xml:space="preserve">   22  sudo systemctl enable prometheus</w:t>
      </w:r>
    </w:p>
    <w:p w:rsidR="00000000" w:rsidDel="00000000" w:rsidP="00000000" w:rsidRDefault="00000000" w:rsidRPr="00000000" w14:paraId="00000A7F">
      <w:pPr>
        <w:rPr/>
      </w:pPr>
      <w:r w:rsidDel="00000000" w:rsidR="00000000" w:rsidRPr="00000000">
        <w:rPr>
          <w:rtl w:val="0"/>
        </w:rPr>
        <w:t xml:space="preserve">   23  sudo systemctl start prometheus</w:t>
      </w:r>
    </w:p>
    <w:p w:rsidR="00000000" w:rsidDel="00000000" w:rsidP="00000000" w:rsidRDefault="00000000" w:rsidRPr="00000000" w14:paraId="00000A80">
      <w:pPr>
        <w:rPr/>
      </w:pPr>
      <w:r w:rsidDel="00000000" w:rsidR="00000000" w:rsidRPr="00000000">
        <w:rPr>
          <w:rtl w:val="0"/>
        </w:rPr>
        <w:t xml:space="preserve">   24  sudo firewall-cmd --permanent --add-port=9090/tcp</w:t>
      </w:r>
    </w:p>
    <w:p w:rsidR="00000000" w:rsidDel="00000000" w:rsidP="00000000" w:rsidRDefault="00000000" w:rsidRPr="00000000" w14:paraId="00000A81">
      <w:pPr>
        <w:rPr/>
      </w:pPr>
      <w:r w:rsidDel="00000000" w:rsidR="00000000" w:rsidRPr="00000000">
        <w:rPr>
          <w:rtl w:val="0"/>
        </w:rPr>
        <w:t xml:space="preserve">   25  sudo firewall-cmd --reload</w:t>
      </w:r>
    </w:p>
    <w:p w:rsidR="00000000" w:rsidDel="00000000" w:rsidP="00000000" w:rsidRDefault="00000000" w:rsidRPr="00000000" w14:paraId="00000A82">
      <w:pPr>
        <w:rPr/>
      </w:pPr>
      <w:r w:rsidDel="00000000" w:rsidR="00000000" w:rsidRPr="00000000">
        <w:rPr>
          <w:rtl w:val="0"/>
        </w:rPr>
        <w:t xml:space="preserve">   26  sudo systemctl status prometheus</w:t>
      </w:r>
    </w:p>
    <w:p w:rsidR="00000000" w:rsidDel="00000000" w:rsidP="00000000" w:rsidRDefault="00000000" w:rsidRPr="00000000" w14:paraId="00000A83">
      <w:pPr>
        <w:rPr/>
      </w:pPr>
      <w:r w:rsidDel="00000000" w:rsidR="00000000" w:rsidRPr="00000000">
        <w:rPr>
          <w:rtl w:val="0"/>
        </w:rPr>
        <w:t xml:space="preserve">   27  sudo journalctl -xeu prometheus.service</w:t>
      </w:r>
    </w:p>
    <w:p w:rsidR="00000000" w:rsidDel="00000000" w:rsidP="00000000" w:rsidRDefault="00000000" w:rsidRPr="00000000" w14:paraId="00000A84">
      <w:pPr>
        <w:rPr/>
      </w:pPr>
      <w:r w:rsidDel="00000000" w:rsidR="00000000" w:rsidRPr="00000000">
        <w:rPr>
          <w:rtl w:val="0"/>
        </w:rPr>
        <w:t xml:space="preserve">   28  curl http://10.1.0.4:9090/metrics  jq</w:t>
      </w:r>
    </w:p>
    <w:p w:rsidR="00000000" w:rsidDel="00000000" w:rsidP="00000000" w:rsidRDefault="00000000" w:rsidRPr="00000000" w14:paraId="00000A85">
      <w:pPr>
        <w:rPr/>
      </w:pPr>
      <w:r w:rsidDel="00000000" w:rsidR="00000000" w:rsidRPr="00000000">
        <w:rPr>
          <w:rtl w:val="0"/>
        </w:rPr>
        <w:t xml:space="preserve">   29  curl http://10.1.0.4:9090/metrics | jq</w:t>
      </w:r>
    </w:p>
    <w:p w:rsidR="00000000" w:rsidDel="00000000" w:rsidP="00000000" w:rsidRDefault="00000000" w:rsidRPr="00000000" w14:paraId="00000A86">
      <w:pPr>
        <w:rPr/>
      </w:pPr>
      <w:r w:rsidDel="00000000" w:rsidR="00000000" w:rsidRPr="00000000">
        <w:rPr>
          <w:rtl w:val="0"/>
        </w:rPr>
        <w:t xml:space="preserve">   30  curl http://10.1.0.4:9090/metrics</w:t>
      </w:r>
    </w:p>
    <w:p w:rsidR="00000000" w:rsidDel="00000000" w:rsidP="00000000" w:rsidRDefault="00000000" w:rsidRPr="00000000" w14:paraId="00000A87">
      <w:pPr>
        <w:rPr/>
      </w:pPr>
      <w:r w:rsidDel="00000000" w:rsidR="00000000" w:rsidRPr="00000000">
        <w:rPr>
          <w:rtl w:val="0"/>
        </w:rPr>
        <w:t xml:space="preserve">   31  curl http://10.1.0.4:9090/metrics | grep "alloydb"</w:t>
      </w:r>
    </w:p>
    <w:p w:rsidR="00000000" w:rsidDel="00000000" w:rsidP="00000000" w:rsidRDefault="00000000" w:rsidRPr="00000000" w14:paraId="00000A88">
      <w:pPr>
        <w:rPr/>
      </w:pPr>
      <w:r w:rsidDel="00000000" w:rsidR="00000000" w:rsidRPr="00000000">
        <w:rPr>
          <w:rtl w:val="0"/>
        </w:rPr>
        <w:t xml:space="preserve">   32  curl 'http://10.1.0.4:9090/api/v1/query?query=up{instance="10.1.0.6:9187"}'</w:t>
      </w:r>
    </w:p>
    <w:p w:rsidR="00000000" w:rsidDel="00000000" w:rsidP="00000000" w:rsidRDefault="00000000" w:rsidRPr="00000000" w14:paraId="00000A89">
      <w:pPr>
        <w:rPr/>
      </w:pPr>
      <w:r w:rsidDel="00000000" w:rsidR="00000000" w:rsidRPr="00000000">
        <w:rPr>
          <w:rtl w:val="0"/>
        </w:rPr>
        <w:t xml:space="preserve">   33  curl -g --get 'http://10.1.0.4:9090/api/v1/query' --data-urlencode 'query=up{instance="10.1.0.6:9187"}'</w:t>
      </w:r>
    </w:p>
    <w:p w:rsidR="00000000" w:rsidDel="00000000" w:rsidP="00000000" w:rsidRDefault="00000000" w:rsidRPr="00000000" w14:paraId="00000A8A">
      <w:pPr>
        <w:rPr/>
      </w:pPr>
      <w:r w:rsidDel="00000000" w:rsidR="00000000" w:rsidRPr="00000000">
        <w:rPr>
          <w:rtl w:val="0"/>
        </w:rPr>
        <w:t xml:space="preserve">   34  curl -g --get 'http://10.1.0.4:9090/api/v1/query' --data-urlencode 'query=up{instance="10.1.0.6:9187"}' | jq</w:t>
      </w:r>
    </w:p>
    <w:p w:rsidR="00000000" w:rsidDel="00000000" w:rsidP="00000000" w:rsidRDefault="00000000" w:rsidRPr="00000000" w14:paraId="00000A8B">
      <w:pPr>
        <w:rPr/>
      </w:pPr>
      <w:r w:rsidDel="00000000" w:rsidR="00000000" w:rsidRPr="00000000">
        <w:rPr>
          <w:rtl w:val="0"/>
        </w:rPr>
        <w:t xml:space="preserve">   35  curl -g --get 'http://10.1.0.4:9090/api/v1/query' --data-urlencode 'query={job="alloydb_omni_monitor_db1", __name__=~".+"}'</w:t>
      </w:r>
    </w:p>
    <w:p w:rsidR="00000000" w:rsidDel="00000000" w:rsidP="00000000" w:rsidRDefault="00000000" w:rsidRPr="00000000" w14:paraId="00000A8C">
      <w:pPr>
        <w:rPr/>
      </w:pPr>
      <w:r w:rsidDel="00000000" w:rsidR="00000000" w:rsidRPr="00000000">
        <w:rPr>
          <w:rtl w:val="0"/>
        </w:rPr>
        <w:t xml:space="preserve">   36  curl -g --get 'http://10.1.0.4:9090/api/v1/query' --data-urlencode 'query={job="alloydb_omni_monitor_db1", __name__=~".+"}' | jq</w:t>
      </w:r>
    </w:p>
    <w:p w:rsidR="00000000" w:rsidDel="00000000" w:rsidP="00000000" w:rsidRDefault="00000000" w:rsidRPr="00000000" w14:paraId="00000A8D">
      <w:pPr>
        <w:rPr/>
      </w:pPr>
      <w:r w:rsidDel="00000000" w:rsidR="00000000" w:rsidRPr="00000000">
        <w:rPr>
          <w:rtl w:val="0"/>
        </w:rPr>
        <w:t xml:space="preserve">   37  clear</w:t>
      </w:r>
    </w:p>
    <w:p w:rsidR="00000000" w:rsidDel="00000000" w:rsidP="00000000" w:rsidRDefault="00000000" w:rsidRPr="00000000" w14:paraId="00000A8E">
      <w:pPr>
        <w:rPr/>
      </w:pPr>
      <w:r w:rsidDel="00000000" w:rsidR="00000000" w:rsidRPr="00000000">
        <w:rPr>
          <w:rtl w:val="0"/>
        </w:rPr>
        <w:t xml:space="preserve">   38  curl -g --get 'http://10.1.0.4:9090/api/v1/query' --data-urlencode 'query={job="alloydb_omni_monitor_db1", __name__=~".+"}' | jq</w:t>
      </w:r>
    </w:p>
    <w:p w:rsidR="00000000" w:rsidDel="00000000" w:rsidP="00000000" w:rsidRDefault="00000000" w:rsidRPr="00000000" w14:paraId="00000A8F">
      <w:pPr>
        <w:rPr/>
      </w:pPr>
      <w:r w:rsidDel="00000000" w:rsidR="00000000" w:rsidRPr="00000000">
        <w:rPr>
          <w:rtl w:val="0"/>
        </w:rPr>
        <w:t xml:space="preserve">   39  Command: curl -g --get 'http://10.1.0.4:9090/api/v1/query' --data-urlencode 'query={job="alloydb_omni_monitor_db2", __name__=~".+"}' | jq</w:t>
      </w:r>
    </w:p>
    <w:p w:rsidR="00000000" w:rsidDel="00000000" w:rsidP="00000000" w:rsidRDefault="00000000" w:rsidRPr="00000000" w14:paraId="00000A90">
      <w:pPr>
        <w:rPr/>
      </w:pPr>
      <w:r w:rsidDel="00000000" w:rsidR="00000000" w:rsidRPr="00000000">
        <w:rPr>
          <w:rtl w:val="0"/>
        </w:rPr>
        <w:t xml:space="preserve">   40  curl -g --get 'http://10.1.0.4:9090/api/v1/query' --data-urlencode 'query={job="alloydb_omni_monitor_db2", __name__=~".+"}' | jq</w:t>
      </w:r>
    </w:p>
    <w:p w:rsidR="00000000" w:rsidDel="00000000" w:rsidP="00000000" w:rsidRDefault="00000000" w:rsidRPr="00000000" w14:paraId="00000A91">
      <w:pPr>
        <w:rPr/>
      </w:pPr>
      <w:r w:rsidDel="00000000" w:rsidR="00000000" w:rsidRPr="00000000">
        <w:rPr>
          <w:rtl w:val="0"/>
        </w:rPr>
        <w:t xml:space="preserve">   41  curl -g --get 'http://10.1.0.4:9090/api/v1/query' --data-urlencode 'query={job="alloydb_omni_monitor_db3", __name__=~".+"}' | jq</w:t>
      </w:r>
    </w:p>
    <w:p w:rsidR="00000000" w:rsidDel="00000000" w:rsidP="00000000" w:rsidRDefault="00000000" w:rsidRPr="00000000" w14:paraId="00000A92">
      <w:pPr>
        <w:rPr/>
      </w:pPr>
      <w:r w:rsidDel="00000000" w:rsidR="00000000" w:rsidRPr="00000000">
        <w:rPr>
          <w:rtl w:val="0"/>
        </w:rPr>
        <w:t xml:space="preserve">   42  dnf list --installed alloydbomni_monitor</w:t>
      </w:r>
    </w:p>
    <w:p w:rsidR="00000000" w:rsidDel="00000000" w:rsidP="00000000" w:rsidRDefault="00000000" w:rsidRPr="00000000" w14:paraId="00000A93">
      <w:pPr>
        <w:rPr/>
      </w:pPr>
      <w:r w:rsidDel="00000000" w:rsidR="00000000" w:rsidRPr="00000000">
        <w:rPr>
          <w:rtl w:val="0"/>
        </w:rPr>
        <w:t xml:space="preserve">   43  curl http://10.1.0.4:9090/metrics | jq</w:t>
      </w:r>
    </w:p>
    <w:p w:rsidR="00000000" w:rsidDel="00000000" w:rsidP="00000000" w:rsidRDefault="00000000" w:rsidRPr="00000000" w14:paraId="00000A94">
      <w:pPr>
        <w:rPr/>
      </w:pPr>
      <w:r w:rsidDel="00000000" w:rsidR="00000000" w:rsidRPr="00000000">
        <w:rPr>
          <w:rtl w:val="0"/>
        </w:rPr>
        <w:t xml:space="preserve">   44  curl http://10.1.0.4:9090/metrics</w:t>
      </w:r>
    </w:p>
    <w:p w:rsidR="00000000" w:rsidDel="00000000" w:rsidP="00000000" w:rsidRDefault="00000000" w:rsidRPr="00000000" w14:paraId="00000A95">
      <w:pPr>
        <w:rPr/>
      </w:pPr>
      <w:r w:rsidDel="00000000" w:rsidR="00000000" w:rsidRPr="00000000">
        <w:rPr>
          <w:rtl w:val="0"/>
        </w:rPr>
        <w:t xml:space="preserve">   45  curl -g --get 'http://10.1.0.4:9090/api/v1/query' --data-urlencode 'query={job="alloydb_omni_monitor_db1", __name__=~".+"}' | jq</w:t>
      </w:r>
    </w:p>
    <w:p w:rsidR="00000000" w:rsidDel="00000000" w:rsidP="00000000" w:rsidRDefault="00000000" w:rsidRPr="00000000" w14:paraId="00000A96">
      <w:pPr>
        <w:rPr/>
      </w:pPr>
      <w:r w:rsidDel="00000000" w:rsidR="00000000" w:rsidRPr="00000000">
        <w:rPr>
          <w:rtl w:val="0"/>
        </w:rPr>
        <w:t xml:space="preserve">   46  curl -g --get 'http://10.1.0.4:9090/api/v1/query' --data-urlencode 'query={job="alloydb_omni_monitor_db2", __name__=~".+"}' | jq -r '.data.result[].metric.__name__' | sort -u</w:t>
      </w:r>
    </w:p>
    <w:p w:rsidR="00000000" w:rsidDel="00000000" w:rsidP="00000000" w:rsidRDefault="00000000" w:rsidRPr="00000000" w14:paraId="00000A97">
      <w:pPr>
        <w:rPr/>
      </w:pPr>
      <w:r w:rsidDel="00000000" w:rsidR="00000000" w:rsidRPr="00000000">
        <w:rPr>
          <w:rtl w:val="0"/>
        </w:rPr>
        <w:t xml:space="preserve">   47  curl -g --get 'http://10.1.0.4:9090/api/v1/query' --data-urlencode 'query={job="alloydb_omni_monitor_db2", __name__=~".+"}' | jq -r '.data.result[].metric.__name__' | sort -u | grep alloydb_omni</w:t>
      </w:r>
    </w:p>
    <w:p w:rsidR="00000000" w:rsidDel="00000000" w:rsidP="00000000" w:rsidRDefault="00000000" w:rsidRPr="00000000" w14:paraId="00000A98">
      <w:pPr>
        <w:rPr/>
      </w:pPr>
      <w:r w:rsidDel="00000000" w:rsidR="00000000" w:rsidRPr="00000000">
        <w:rPr>
          <w:rtl w:val="0"/>
        </w:rPr>
        <w:t xml:space="preserve">   48  curl -g --get 'http://10.1.0.4:9090/api/v1/query' --data-urlencode 'query={job="alloydb_omni_monitor_db1", __name__=~".+"}' | jq</w:t>
      </w:r>
    </w:p>
    <w:p w:rsidR="00000000" w:rsidDel="00000000" w:rsidP="00000000" w:rsidRDefault="00000000" w:rsidRPr="00000000" w14:paraId="00000A99">
      <w:pPr>
        <w:rPr/>
      </w:pPr>
      <w:r w:rsidDel="00000000" w:rsidR="00000000" w:rsidRPr="00000000">
        <w:rPr>
          <w:rtl w:val="0"/>
        </w:rPr>
        <w:t xml:space="preserve">   49  curl -s 'http://localhost:9090/api/v1/label/__name__/values'</w:t>
      </w:r>
    </w:p>
    <w:p w:rsidR="00000000" w:rsidDel="00000000" w:rsidP="00000000" w:rsidRDefault="00000000" w:rsidRPr="00000000" w14:paraId="00000A9A">
      <w:pPr>
        <w:rPr/>
      </w:pPr>
      <w:r w:rsidDel="00000000" w:rsidR="00000000" w:rsidRPr="00000000">
        <w:rPr>
          <w:rtl w:val="0"/>
        </w:rPr>
        <w:t xml:space="preserve">   50  curl -s 'http://localhost:9090/api/v1/label/__name__/values' | jq</w:t>
      </w:r>
    </w:p>
    <w:p w:rsidR="00000000" w:rsidDel="00000000" w:rsidP="00000000" w:rsidRDefault="00000000" w:rsidRPr="00000000" w14:paraId="00000A9B">
      <w:pPr>
        <w:rPr/>
      </w:pPr>
      <w:r w:rsidDel="00000000" w:rsidR="00000000" w:rsidRPr="00000000">
        <w:rPr>
          <w:rtl w:val="0"/>
        </w:rPr>
        <w:t xml:space="preserve">   51  curl -g --get 'http://10.1.0.4:9090/api/v1/query' --data-urlencode 'query={job="alloydb_omni_monitor_db2", __name__=~".+"}' | jq -r '.data.result[].metric.__name__' | sort -u | grep alloydb_omni</w:t>
      </w:r>
    </w:p>
    <w:p w:rsidR="00000000" w:rsidDel="00000000" w:rsidP="00000000" w:rsidRDefault="00000000" w:rsidRPr="00000000" w14:paraId="00000A9C">
      <w:pPr>
        <w:rPr/>
      </w:pPr>
      <w:r w:rsidDel="00000000" w:rsidR="00000000" w:rsidRPr="00000000">
        <w:rPr>
          <w:rtl w:val="0"/>
        </w:rPr>
        <w:t xml:space="preserve">   52  curl -s 'http://localhost:9090/api/v1/label/__name__/values' | jq</w:t>
      </w:r>
    </w:p>
    <w:p w:rsidR="00000000" w:rsidDel="00000000" w:rsidP="00000000" w:rsidRDefault="00000000" w:rsidRPr="00000000" w14:paraId="00000A9D">
      <w:pPr>
        <w:rPr/>
      </w:pPr>
      <w:r w:rsidDel="00000000" w:rsidR="00000000" w:rsidRPr="00000000">
        <w:rPr>
          <w:rtl w:val="0"/>
        </w:rPr>
        <w:t xml:space="preserve">   53  curl -s 'http://localhost:9090/api/v1/label/__name__/values' | jq | grep "alloydb"</w:t>
      </w:r>
    </w:p>
    <w:p w:rsidR="00000000" w:rsidDel="00000000" w:rsidP="00000000" w:rsidRDefault="00000000" w:rsidRPr="00000000" w14:paraId="00000A9E">
      <w:pPr>
        <w:rPr/>
      </w:pPr>
      <w:r w:rsidDel="00000000" w:rsidR="00000000" w:rsidRPr="00000000">
        <w:rPr>
          <w:rtl w:val="0"/>
        </w:rPr>
        <w:t xml:space="preserve">   54  curl -s 'http://localhost:9090/' | grep "replication"</w:t>
      </w:r>
    </w:p>
    <w:p w:rsidR="00000000" w:rsidDel="00000000" w:rsidP="00000000" w:rsidRDefault="00000000" w:rsidRPr="00000000" w14:paraId="00000A9F">
      <w:pPr>
        <w:rPr/>
      </w:pPr>
      <w:r w:rsidDel="00000000" w:rsidR="00000000" w:rsidRPr="00000000">
        <w:rPr>
          <w:rtl w:val="0"/>
        </w:rPr>
        <w:t xml:space="preserve">   55  curl -s 'http://localhost:9090/' | grep "alloydb"</w:t>
      </w:r>
    </w:p>
    <w:p w:rsidR="00000000" w:rsidDel="00000000" w:rsidP="00000000" w:rsidRDefault="00000000" w:rsidRPr="00000000" w14:paraId="00000AA0">
      <w:pPr>
        <w:rPr/>
      </w:pPr>
      <w:r w:rsidDel="00000000" w:rsidR="00000000" w:rsidRPr="00000000">
        <w:rPr>
          <w:rtl w:val="0"/>
        </w:rPr>
        <w:t xml:space="preserve">   56  curl -s http://localhost:9090/</w:t>
      </w:r>
    </w:p>
    <w:p w:rsidR="00000000" w:rsidDel="00000000" w:rsidP="00000000" w:rsidRDefault="00000000" w:rsidRPr="00000000" w14:paraId="00000AA1">
      <w:pPr>
        <w:rPr/>
      </w:pPr>
      <w:r w:rsidDel="00000000" w:rsidR="00000000" w:rsidRPr="00000000">
        <w:rPr>
          <w:rtl w:val="0"/>
        </w:rPr>
        <w:t xml:space="preserve">   57  curl http://localhost:9090/</w:t>
      </w:r>
    </w:p>
    <w:p w:rsidR="00000000" w:rsidDel="00000000" w:rsidP="00000000" w:rsidRDefault="00000000" w:rsidRPr="00000000" w14:paraId="00000AA2">
      <w:pPr>
        <w:rPr/>
      </w:pPr>
      <w:r w:rsidDel="00000000" w:rsidR="00000000" w:rsidRPr="00000000">
        <w:rPr>
          <w:rtl w:val="0"/>
        </w:rPr>
        <w:t xml:space="preserve">   58  curl http://localhost:9090/metrics</w:t>
      </w:r>
    </w:p>
    <w:p w:rsidR="00000000" w:rsidDel="00000000" w:rsidP="00000000" w:rsidRDefault="00000000" w:rsidRPr="00000000" w14:paraId="00000AA3">
      <w:pPr>
        <w:rPr/>
      </w:pPr>
      <w:r w:rsidDel="00000000" w:rsidR="00000000" w:rsidRPr="00000000">
        <w:rPr>
          <w:rtl w:val="0"/>
        </w:rPr>
        <w:t xml:space="preserve">   59  curl http://localhost:9090/metrics | grep "replication"</w:t>
      </w:r>
    </w:p>
    <w:p w:rsidR="00000000" w:rsidDel="00000000" w:rsidP="00000000" w:rsidRDefault="00000000" w:rsidRPr="00000000" w14:paraId="00000AA4">
      <w:pPr>
        <w:rPr/>
      </w:pPr>
      <w:r w:rsidDel="00000000" w:rsidR="00000000" w:rsidRPr="00000000">
        <w:rPr>
          <w:rtl w:val="0"/>
        </w:rPr>
        <w:t xml:space="preserve">   60  curl http://localhost:9090/metrics | grep "alloydb"</w:t>
      </w:r>
    </w:p>
    <w:p w:rsidR="00000000" w:rsidDel="00000000" w:rsidP="00000000" w:rsidRDefault="00000000" w:rsidRPr="00000000" w14:paraId="00000AA5">
      <w:pPr>
        <w:rPr/>
      </w:pPr>
      <w:r w:rsidDel="00000000" w:rsidR="00000000" w:rsidRPr="00000000">
        <w:rPr>
          <w:rtl w:val="0"/>
        </w:rPr>
        <w:t xml:space="preserve">   61  curl -g --get 'http://10.1.0.4:9090/api/v1/query' --data-urlencode 'query={job="alloydb_omni_monitor_db2", __name__=~".+"}' | jq -r '.data.result[].metric.__name__' | sort -u | grep alloydb_omni</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reenshot.googleplex.com/4eudnUASGvH44ys" TargetMode="External"/><Relationship Id="rId42" Type="http://schemas.openxmlformats.org/officeDocument/2006/relationships/hyperlink" Target="https://screenshot.googleplex.com/PM3sEZR86wTCXrV" TargetMode="External"/><Relationship Id="rId41" Type="http://schemas.openxmlformats.org/officeDocument/2006/relationships/hyperlink" Target="https://screenshot.googleplex.com/9LqqTKj6oSf5MM8" TargetMode="External"/><Relationship Id="rId44" Type="http://schemas.openxmlformats.org/officeDocument/2006/relationships/hyperlink" Target="https://github.com/prometheus/prometheus/releases/tag/v2.53.0" TargetMode="External"/><Relationship Id="rId43" Type="http://schemas.openxmlformats.org/officeDocument/2006/relationships/hyperlink" Target="https://storage.googleapis.com/alloydb-omni-custom-releases/vm-automation/0.2.2/images/bitnami-prometheus-2.53.0.tar" TargetMode="External"/><Relationship Id="rId46" Type="http://schemas.openxmlformats.org/officeDocument/2006/relationships/hyperlink" Target="https://screenshot.googleplex.com/mSbZmdGL5XwzJWN" TargetMode="External"/><Relationship Id="rId45" Type="http://schemas.openxmlformats.org/officeDocument/2006/relationships/hyperlink" Target="https://github.com/prometheus/prometheus/releases/download/v2.53.0/prometheus-2.53.0.linux-arm64.tar.g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rometheus/prometheus/releases/tag/v2.53.0" TargetMode="External"/><Relationship Id="rId48" Type="http://schemas.openxmlformats.org/officeDocument/2006/relationships/hyperlink" Target="https://screenshot.googleplex.com/8Wm5Td5HrgkQ7J6" TargetMode="External"/><Relationship Id="rId47" Type="http://schemas.openxmlformats.org/officeDocument/2006/relationships/hyperlink" Target="https://screenshot.googleplex.com/3YnSmoVgGchqRoS" TargetMode="External"/><Relationship Id="rId49" Type="http://schemas.openxmlformats.org/officeDocument/2006/relationships/hyperlink" Target="https://screenshot.googleplex.com/7z2UkMGQFV52VgV" TargetMode="External"/><Relationship Id="rId5" Type="http://schemas.openxmlformats.org/officeDocument/2006/relationships/styles" Target="styles.xml"/><Relationship Id="rId6" Type="http://schemas.openxmlformats.org/officeDocument/2006/relationships/hyperlink" Target="https://artifacts.elastic.co/downloads/logstash/logstash-7.17.25-x86_64.rpm" TargetMode="External"/><Relationship Id="rId7" Type="http://schemas.openxmlformats.org/officeDocument/2006/relationships/hyperlink" Target="https://artifacts.elastic.co/downloads/elasticsearch/elasticsearch-7.17.25-x86_64.rpm" TargetMode="External"/><Relationship Id="rId8" Type="http://schemas.openxmlformats.org/officeDocument/2006/relationships/hyperlink" Target="https://storage.googleapis.com/alloydb-omni-custom-releases/vm-automation/0.2.2/images/bitnami-prometheus-2.53.0.tar" TargetMode="External"/><Relationship Id="rId73" Type="http://schemas.openxmlformats.org/officeDocument/2006/relationships/hyperlink" Target="https://screenshot.googleplex.com/BX4Gob32d4os8wC" TargetMode="External"/><Relationship Id="rId72" Type="http://schemas.openxmlformats.org/officeDocument/2006/relationships/hyperlink" Target="https://screenshot.googleplex.com/8oiomz2McBTLX5Q" TargetMode="External"/><Relationship Id="rId31" Type="http://schemas.openxmlformats.org/officeDocument/2006/relationships/hyperlink" Target="https://screenshot.googleplex.com/5Tcv2cyeQppjF7C" TargetMode="External"/><Relationship Id="rId30" Type="http://schemas.openxmlformats.org/officeDocument/2006/relationships/hyperlink" Target="https://screenshot.googleplex.com/3hxF9ZV4TNFhbf5" TargetMode="External"/><Relationship Id="rId33" Type="http://schemas.openxmlformats.org/officeDocument/2006/relationships/hyperlink" Target="https://screenshot.googleplex.com/XdKYAUBdkdhHrjq" TargetMode="External"/><Relationship Id="rId32" Type="http://schemas.openxmlformats.org/officeDocument/2006/relationships/hyperlink" Target="https://screenshot.googleplex.com/8ecmMSirE7MkSFt" TargetMode="External"/><Relationship Id="rId35" Type="http://schemas.openxmlformats.org/officeDocument/2006/relationships/hyperlink" Target="https://screenshot.googleplex.com/5LBTjG3ZnQPGhk3" TargetMode="External"/><Relationship Id="rId34" Type="http://schemas.openxmlformats.org/officeDocument/2006/relationships/hyperlink" Target="https://screenshot.googleplex.com/9fZNcaFgm7fYRVj" TargetMode="External"/><Relationship Id="rId71" Type="http://schemas.openxmlformats.org/officeDocument/2006/relationships/hyperlink" Target="https://screenshot.googleplex.com/6YgdELYyQMnb58h" TargetMode="External"/><Relationship Id="rId70" Type="http://schemas.openxmlformats.org/officeDocument/2006/relationships/hyperlink" Target="https://screenshot.googleplex.com/BGHuWkxzYCQmuxo" TargetMode="External"/><Relationship Id="rId37" Type="http://schemas.openxmlformats.org/officeDocument/2006/relationships/hyperlink" Target="https://screenshot.googleplex.com/CQgEdWcL76p3fFS" TargetMode="External"/><Relationship Id="rId36" Type="http://schemas.openxmlformats.org/officeDocument/2006/relationships/hyperlink" Target="https://screenshot.googleplex.com/5qpdUXE8gq6NVna" TargetMode="External"/><Relationship Id="rId39" Type="http://schemas.openxmlformats.org/officeDocument/2006/relationships/hyperlink" Target="https://screenshot.googleplex.com/Ai3K89NYjMCPH6n" TargetMode="External"/><Relationship Id="rId38" Type="http://schemas.openxmlformats.org/officeDocument/2006/relationships/hyperlink" Target="https://screenshot.googleplex.com/7rmVNVApREvgZvg" TargetMode="External"/><Relationship Id="rId62" Type="http://schemas.openxmlformats.org/officeDocument/2006/relationships/hyperlink" Target="https://screenshot.googleplex.com/7JgfoYTopChLqAu" TargetMode="External"/><Relationship Id="rId61" Type="http://schemas.openxmlformats.org/officeDocument/2006/relationships/hyperlink" Target="https://screenshot.googleplex.com/3p6rYNf6ERQAUAG" TargetMode="External"/><Relationship Id="rId20" Type="http://schemas.openxmlformats.org/officeDocument/2006/relationships/hyperlink" Target="about:blank" TargetMode="External"/><Relationship Id="rId64" Type="http://schemas.openxmlformats.org/officeDocument/2006/relationships/hyperlink" Target="https://screenshot.googleplex.com/A3z2Vay7t2vHQHV" TargetMode="External"/><Relationship Id="rId63" Type="http://schemas.openxmlformats.org/officeDocument/2006/relationships/hyperlink" Target="https://screenshot.googleplex.com/PAFarQA9HvumA2T" TargetMode="External"/><Relationship Id="rId22" Type="http://schemas.openxmlformats.org/officeDocument/2006/relationships/hyperlink" Target="https://artifacts.elastic.co/downloads/elasticsearch/elasticsearch-7.17.25-x86_64.rpm" TargetMode="External"/><Relationship Id="rId66" Type="http://schemas.openxmlformats.org/officeDocument/2006/relationships/hyperlink" Target="https://screenshot.googleplex.com/XeprfFXPcWQn5et" TargetMode="External"/><Relationship Id="rId21" Type="http://schemas.openxmlformats.org/officeDocument/2006/relationships/hyperlink" Target="https://artifacts.elastic.co/downloads/logstash/logstash-7.17.25-x86_64.rpm" TargetMode="External"/><Relationship Id="rId65" Type="http://schemas.openxmlformats.org/officeDocument/2006/relationships/hyperlink" Target="https://screenshot.googleplex.com/C2SRJ6dnnaJYZZ2" TargetMode="External"/><Relationship Id="rId24" Type="http://schemas.openxmlformats.org/officeDocument/2006/relationships/hyperlink" Target="https://github.com/prometheus/prometheus/releases/tag/v2.53.0" TargetMode="External"/><Relationship Id="rId68" Type="http://schemas.openxmlformats.org/officeDocument/2006/relationships/hyperlink" Target="https://screenshot.googleplex.com/APWC9KwFycwAnKZ" TargetMode="External"/><Relationship Id="rId23" Type="http://schemas.openxmlformats.org/officeDocument/2006/relationships/hyperlink" Target="https://storage.googleapis.com/alloydb-omni-custom-releases/vm-automation/0.2.2/images/bitnami-prometheus-2.53.0.tar" TargetMode="External"/><Relationship Id="rId67" Type="http://schemas.openxmlformats.org/officeDocument/2006/relationships/hyperlink" Target="https://screenshot.googleplex.com/AhVhttH58KzxHPx" TargetMode="External"/><Relationship Id="rId60" Type="http://schemas.openxmlformats.org/officeDocument/2006/relationships/hyperlink" Target="https://screenshot.googleplex.com/5gpc2opq6YgKQhf" TargetMode="External"/><Relationship Id="rId26" Type="http://schemas.openxmlformats.org/officeDocument/2006/relationships/hyperlink" Target="https://grafana.com/grafana/dashboards/" TargetMode="External"/><Relationship Id="rId25" Type="http://schemas.openxmlformats.org/officeDocument/2006/relationships/hyperlink" Target="https://github.com/prometheus/prometheus/releases/download/v2.53.0/prometheus-2.53.0.linux-arm64.tar.gz" TargetMode="External"/><Relationship Id="rId69" Type="http://schemas.openxmlformats.org/officeDocument/2006/relationships/hyperlink" Target="https://screenshot.googleplex.com/42265zSqijp983y" TargetMode="External"/><Relationship Id="rId28" Type="http://schemas.openxmlformats.org/officeDocument/2006/relationships/hyperlink" Target="http://localhost:9090/api/v1/label/__name__/values" TargetMode="External"/><Relationship Id="rId27" Type="http://schemas.openxmlformats.org/officeDocument/2006/relationships/hyperlink" Target="https://grafana.com/grafana/dashboards/" TargetMode="External"/><Relationship Id="rId29" Type="http://schemas.openxmlformats.org/officeDocument/2006/relationships/hyperlink" Target="https://screenshot.googleplex.com/8FhtWHSz82JKoxL" TargetMode="External"/><Relationship Id="rId51" Type="http://schemas.openxmlformats.org/officeDocument/2006/relationships/hyperlink" Target="https://screenshot.googleplex.com/5m3Da9LQiQTbP7C" TargetMode="External"/><Relationship Id="rId50" Type="http://schemas.openxmlformats.org/officeDocument/2006/relationships/hyperlink" Target="https://screenshot.googleplex.com/3KuDTSCwVEBxB9j" TargetMode="External"/><Relationship Id="rId53" Type="http://schemas.openxmlformats.org/officeDocument/2006/relationships/hyperlink" Target="https://screenshot.googleplex.com/AEDA8ZCEesxVRoG" TargetMode="External"/><Relationship Id="rId52" Type="http://schemas.openxmlformats.org/officeDocument/2006/relationships/hyperlink" Target="http://localhost:9090/api/v1/label/__name__/values" TargetMode="External"/><Relationship Id="rId11" Type="http://schemas.openxmlformats.org/officeDocument/2006/relationships/hyperlink" Target="https://grafana.com/grafana/dashboards/" TargetMode="External"/><Relationship Id="rId55" Type="http://schemas.openxmlformats.org/officeDocument/2006/relationships/hyperlink" Target="https://screenshot.googleplex.com/33mGCeBFwwJuogE" TargetMode="External"/><Relationship Id="rId10" Type="http://schemas.openxmlformats.org/officeDocument/2006/relationships/hyperlink" Target="https://github.com/prometheus/prometheus/releases/download/v2.53.0/prometheus-2.53.0.linux-arm64.tar.gz" TargetMode="External"/><Relationship Id="rId54" Type="http://schemas.openxmlformats.org/officeDocument/2006/relationships/hyperlink" Target="https://screenshot.googleplex.com/3vca2tCASMo5xTR" TargetMode="External"/><Relationship Id="rId13" Type="http://schemas.openxmlformats.org/officeDocument/2006/relationships/hyperlink" Target="https://screenshot.googleplex.com/6rLiVjyHaxJ69GL" TargetMode="External"/><Relationship Id="rId57" Type="http://schemas.openxmlformats.org/officeDocument/2006/relationships/hyperlink" Target="https://screenshot.googleplex.com/4j8oxksuyn9uBGx" TargetMode="External"/><Relationship Id="rId12" Type="http://schemas.openxmlformats.org/officeDocument/2006/relationships/hyperlink" Target="https://grafana.com/grafana/dashboards/" TargetMode="External"/><Relationship Id="rId56" Type="http://schemas.openxmlformats.org/officeDocument/2006/relationships/hyperlink" Target="https://screenshot.googleplex.com/9hd8UZiAkJbiVbp" TargetMode="External"/><Relationship Id="rId15" Type="http://schemas.openxmlformats.org/officeDocument/2006/relationships/hyperlink" Target="https://screenshot.googleplex.com/4nvThTYRk5bd8ta" TargetMode="External"/><Relationship Id="rId59" Type="http://schemas.openxmlformats.org/officeDocument/2006/relationships/hyperlink" Target="https://screenshot.googleplex.com/4UeCqAgFVuuDqha" TargetMode="External"/><Relationship Id="rId14" Type="http://schemas.openxmlformats.org/officeDocument/2006/relationships/hyperlink" Target="https://paste.googleplex.com/4644018998476800" TargetMode="External"/><Relationship Id="rId58" Type="http://schemas.openxmlformats.org/officeDocument/2006/relationships/hyperlink" Target="https://screenshot.googleplex.com/4j8oxksuyn9uBGx" TargetMode="External"/><Relationship Id="rId17" Type="http://schemas.openxmlformats.org/officeDocument/2006/relationships/hyperlink" Target="http://localhost:9200/_all/_search?q=program.name=pgbouncer" TargetMode="External"/><Relationship Id="rId16" Type="http://schemas.openxmlformats.org/officeDocument/2006/relationships/hyperlink" Target="https://screenshot.googleplex.com/8qLSsrP7vtQQbDH"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