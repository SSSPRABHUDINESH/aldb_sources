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lf5bdtktrb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Observability: Log Management</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30"/>
          <w:szCs w:val="30"/>
        </w:rPr>
      </w:pPr>
      <w:bookmarkStart w:colFirst="0" w:colLast="0" w:name="_to1kovw6bgm7" w:id="1"/>
      <w:bookmarkEnd w:id="1"/>
      <w:r w:rsidDel="00000000" w:rsidR="00000000" w:rsidRPr="00000000">
        <w:rPr>
          <w:b w:val="1"/>
          <w:bCs w:val="1"/>
          <w:color w:val="000000"/>
          <w:sz w:val="30"/>
          <w:szCs w:val="30"/>
          <w:rtl w:val="0"/>
        </w:rPr>
        <w:t xml:space="preserve">Observability: Setting up ELK Stack for Log Management</w:t>
      </w:r>
    </w:p>
    <w:p w:rsidR="00000000" w:rsidDel="00000000" w:rsidP="00000000" w:rsidRDefault="00000000" w:rsidRPr="00000000" w14:paraId="00000003">
      <w:pPr>
        <w:spacing w:after="240" w:before="240" w:lineRule="auto"/>
        <w:rPr/>
      </w:pPr>
      <w:r w:rsidDel="00000000" w:rsidR="00000000" w:rsidRPr="00000000">
        <w:rPr>
          <w:rtl w:val="0"/>
        </w:rPr>
        <w:t xml:space="preserve">This guide outlines the steps to set up Elasticsearch and Logstash for centralized log management, including configuring rsyslog to forward specific logs. </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g4n0iw4bvnp5" w:id="2"/>
      <w:bookmarkEnd w:id="2"/>
      <w:r w:rsidDel="00000000" w:rsidR="00000000" w:rsidRPr="00000000">
        <w:rPr>
          <w:b w:val="1"/>
          <w:bCs w:val="1"/>
          <w:color w:val="000000"/>
          <w:sz w:val="22"/>
          <w:szCs w:val="22"/>
          <w:rtl w:val="0"/>
        </w:rPr>
        <w:t xml:space="preserve">1. Prerequisites (on </w:t>
      </w:r>
      <w:r w:rsidDel="00000000" w:rsidR="00000000" w:rsidRPr="00000000">
        <w:rPr>
          <w:rFonts w:ascii="Roboto Mono" w:cs="Roboto Mono" w:eastAsia="Roboto Mono" w:hAnsi="Roboto Mono"/>
          <w:b w:val="1"/>
          <w:bCs w:val="1"/>
          <w:color w:val="188038"/>
          <w:sz w:val="22"/>
          <w:szCs w:val="22"/>
          <w:rtl w:val="0"/>
        </w:rPr>
        <w:t xml:space="preserve">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005">
      <w:pPr>
        <w:numPr>
          <w:ilvl w:val="0"/>
          <w:numId w:val="63"/>
        </w:numPr>
        <w:spacing w:after="240" w:before="240" w:lineRule="auto"/>
        <w:ind w:left="720" w:hanging="360"/>
      </w:pPr>
      <w:r w:rsidDel="00000000" w:rsidR="00000000" w:rsidRPr="00000000">
        <w:rPr>
          <w:b w:val="1"/>
          <w:bCs w:val="1"/>
          <w:rtl w:val="0"/>
        </w:rPr>
        <w:t xml:space="preserve">Java Development Kit (JDK):</w:t>
      </w:r>
      <w:r w:rsidDel="00000000" w:rsidR="00000000" w:rsidRPr="00000000">
        <w:rPr>
          <w:rtl w:val="0"/>
        </w:rPr>
        <w:t xml:space="preserve"> Elasticsearch and Logstash require Java. Kibana includes its own Node.js binary.</w:t>
      </w:r>
    </w:p>
    <w:p w:rsidR="00000000" w:rsidDel="00000000" w:rsidP="00000000" w:rsidRDefault="00000000" w:rsidRPr="00000000" w14:paraId="00000006">
      <w:pPr>
        <w:rPr>
          <w:rFonts w:ascii="Roboto Mono" w:cs="Roboto Mono" w:eastAsia="Roboto Mono" w:hAnsi="Roboto Mono"/>
        </w:rPr>
      </w:pPr>
      <w:r w:rsidDel="00000000" w:rsidR="00000000" w:rsidRPr="00000000">
        <w:rPr>
          <w:rtl w:val="0"/>
        </w:rPr>
        <w:t xml:space="preserve"></w:t>
      </w:r>
      <w:del w:author="Yeswanth Kolaparthi" w:id="0" w:date="2025-07-17T15:06:03Z">
        <w:r w:rsidDel="00000000" w:rsidR="00000000" w:rsidRPr="00000000">
          <w:rPr>
            <w:rFonts w:ascii="Roboto Mono" w:cs="Roboto Mono" w:eastAsia="Roboto Mono" w:hAnsi="Roboto Mono"/>
            <w:rtl w:val="0"/>
          </w:rPr>
          <w:br w:type="textWrapping"/>
        </w:r>
      </w:del>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java-11-openjdk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java-11-openjdk-devel</w:t>
      </w:r>
      <w:r w:rsidDel="00000000" w:rsidR="00000000" w:rsidRPr="00000000">
        <w:rPr>
          <w:rtl w:val="0"/>
        </w:rPr>
      </w:r>
    </w:p>
    <w:p w:rsidR="00000000" w:rsidDel="00000000" w:rsidP="00000000" w:rsidRDefault="00000000" w:rsidRPr="00000000" w14:paraId="00000007">
      <w:pPr>
        <w:numPr>
          <w:ilvl w:val="0"/>
          <w:numId w:val="61"/>
        </w:numPr>
        <w:spacing w:after="240" w:before="240" w:lineRule="auto"/>
        <w:ind w:left="720" w:hanging="360"/>
        <w:rPr>
          <w:b w:val="1"/>
          <w:bCs w:val="1"/>
        </w:rPr>
      </w:pPr>
      <w:r w:rsidDel="00000000" w:rsidR="00000000" w:rsidRPr="00000000">
        <w:rPr>
          <w:rtl w:val="0"/>
        </w:rPr>
        <w:t xml:space="preserve"></w:t>
      </w:r>
      <w:r w:rsidDel="00000000" w:rsidR="00000000" w:rsidRPr="00000000">
        <w:rPr>
          <w:b w:val="1"/>
          <w:bCs w:val="1"/>
          <w:rtl w:val="0"/>
        </w:rPr>
        <w:t xml:space="preserve">Verify Java Installation:</w:t>
      </w:r>
      <w:r w:rsidDel="00000000" w:rsidR="00000000" w:rsidRPr="00000000">
        <w:rPr>
          <w:rtl w:val="0"/>
        </w:rPr>
      </w:r>
    </w:p>
    <w:p w:rsidR="00000000" w:rsidDel="00000000" w:rsidP="00000000" w:rsidRDefault="00000000" w:rsidRPr="00000000" w14:paraId="00000008">
      <w:pPr>
        <w:rPr>
          <w:rFonts w:ascii="Roboto Mono" w:cs="Roboto Mono" w:eastAsia="Roboto Mono" w:hAnsi="Roboto Mono"/>
        </w:rPr>
      </w:pPr>
      <w:r w:rsidDel="00000000" w:rsidR="00000000" w:rsidRPr="00000000">
        <w:rPr>
          <w:rtl w:val="0"/>
        </w:rPr>
        <w:t xml:space="preserve"></w:t>
      </w:r>
      <w:del w:author="Yeswanth Kolaparthi" w:id="1" w:date="2025-07-17T15:06:05Z">
        <w:r w:rsidDel="00000000" w:rsidR="00000000" w:rsidRPr="00000000">
          <w:rPr>
            <w:rFonts w:ascii="Roboto Mono" w:cs="Roboto Mono" w:eastAsia="Roboto Mono" w:hAnsi="Roboto Mono"/>
            <w:rtl w:val="0"/>
          </w:rPr>
          <w:br w:type="textWrapping"/>
        </w:r>
      </w:del>
      <w:r w:rsidDel="00000000" w:rsidR="00000000" w:rsidRPr="00000000">
        <w:rPr>
          <w:rFonts w:ascii="Roboto Mono" w:cs="Roboto Mono" w:eastAsia="Roboto Mono" w:hAnsi="Roboto Mono"/>
          <w:color w:val="188038"/>
          <w:rtl w:val="0"/>
        </w:rPr>
        <w:t xml:space="preserve">java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-version</w:t>
      </w:r>
      <w:r w:rsidDel="00000000" w:rsidR="00000000" w:rsidRPr="00000000">
        <w:rPr>
          <w:rtl w:val="0"/>
        </w:rPr>
      </w:r>
    </w:p>
    <w:p w:rsidR="00000000" w:rsidDel="00000000" w:rsidP="00000000" w:rsidRDefault="00000000" w:rsidRPr="00000000" w14:paraId="00000009">
      <w:pPr>
        <w:numPr>
          <w:ilvl w:val="0"/>
          <w:numId w:val="80"/>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Wget</w:t>
      </w:r>
      <w:ins w:author="Yeswanth Kolaparthi" w:id="2" w:date="2025-07-17T15:07:36Z">
        <w:r w:rsidDel="00000000" w:rsidR="00000000" w:rsidRPr="00000000">
          <w:rPr>
            <w:b w:val="1"/>
            <w:bCs w:val="1"/>
            <w:rtl w:val="0"/>
          </w:rPr>
          <w:t xml:space="preserve">, nano</w:t>
        </w:r>
      </w:ins>
      <w:r w:rsidDel="00000000" w:rsidR="00000000" w:rsidRPr="00000000">
        <w:rPr>
          <w:b w:val="1"/>
          <w:bCs w:val="1"/>
          <w:rtl w:val="0"/>
        </w:rPr>
        <w:t xml:space="preserve"> (if not already installed):</w:t>
      </w:r>
      <w:r w:rsidDel="00000000" w:rsidR="00000000" w:rsidRPr="00000000">
        <w:rPr>
          <w:rtl w:val="0"/>
        </w:rPr>
      </w:r>
    </w:p>
    <w:p w:rsidR="00000000" w:rsidDel="00000000" w:rsidP="00000000" w:rsidRDefault="00000000" w:rsidRPr="00000000" w14:paraId="0000000A">
      <w:pPr>
        <w:rPr>
          <w:ins w:author="Yeswanth Kolaparthi" w:id="4" w:date="2025-07-17T15:07:28Z"/>
          <w:rFonts w:ascii="Roboto Mono" w:cs="Roboto Mono" w:eastAsia="Roboto Mono" w:hAnsi="Roboto Mono"/>
          <w:color w:val="188038"/>
        </w:rPr>
      </w:pPr>
      <w:r w:rsidDel="00000000" w:rsidR="00000000" w:rsidRPr="00000000">
        <w:rPr>
          <w:rtl w:val="0"/>
        </w:rPr>
        <w:t xml:space="preserve"></w:t>
      </w:r>
      <w:del w:author="Yeswanth Kolaparthi" w:id="3" w:date="2025-07-17T15:06:08Z">
        <w:r w:rsidDel="00000000" w:rsidR="00000000" w:rsidRPr="00000000">
          <w:rPr>
            <w:rFonts w:ascii="Roboto Mono" w:cs="Roboto Mono" w:eastAsia="Roboto Mono" w:hAnsi="Roboto Mono"/>
            <w:rtl w:val="0"/>
          </w:rPr>
          <w:br w:type="textWrapping"/>
        </w:r>
      </w:del>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wget</w:t>
      </w:r>
      <w:ins w:author="Yeswanth Kolaparthi" w:id="4" w:date="2025-07-17T15:07:28Z">
        <w:r w:rsidDel="00000000" w:rsidR="00000000" w:rsidRPr="00000000">
          <w:rPr>
            <w:rtl w:val="0"/>
          </w:rPr>
        </w:r>
      </w:ins>
    </w:p>
    <w:p w:rsidR="00000000" w:rsidDel="00000000" w:rsidP="00000000" w:rsidRDefault="00000000" w:rsidRPr="00000000" w14:paraId="0000000B">
      <w:pPr>
        <w:rPr>
          <w:rFonts w:ascii="Roboto Mono" w:cs="Roboto Mono" w:eastAsia="Roboto Mono" w:hAnsi="Roboto Mono"/>
          <w:color w:val="188038"/>
        </w:rPr>
      </w:pPr>
      <w:ins w:author="Yeswanth Kolaparthi" w:id="4" w:date="2025-07-17T15:07:28Z">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 nano</w:t>
        </w:r>
      </w:ins>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hqkcqosadabv" w:id="3"/>
      <w:bookmarkEnd w:id="3"/>
      <w:r w:rsidDel="00000000" w:rsidR="00000000" w:rsidRPr="00000000">
        <w:rPr>
          <w:b w:val="1"/>
          <w:bCs w:val="1"/>
          <w:color w:val="000000"/>
          <w:sz w:val="22"/>
          <w:szCs w:val="22"/>
          <w:rtl w:val="0"/>
        </w:rPr>
        <w:t xml:space="preserve">2. Download RPMs (on </w:t>
      </w:r>
      <w:r w:rsidDel="00000000" w:rsidR="00000000" w:rsidRPr="00000000">
        <w:rPr>
          <w:rFonts w:ascii="Roboto Mono" w:cs="Roboto Mono" w:eastAsia="Roboto Mono" w:hAnsi="Roboto Mono"/>
          <w:b w:val="1"/>
          <w:bCs w:val="1"/>
          <w:color w:val="188038"/>
          <w:sz w:val="22"/>
          <w:szCs w:val="22"/>
          <w:rtl w:val="0"/>
        </w:rPr>
        <w:t xml:space="preserve">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Navigate to the </w:t>
      </w:r>
      <w:r w:rsidDel="00000000" w:rsidR="00000000" w:rsidRPr="00000000">
        <w:rPr>
          <w:rFonts w:ascii="Roboto Mono" w:cs="Roboto Mono" w:eastAsia="Roboto Mono" w:hAnsi="Roboto Mono"/>
          <w:color w:val="188038"/>
          <w:rtl w:val="0"/>
        </w:rPr>
        <w:t xml:space="preserve">/tmp</w:t>
      </w:r>
      <w:r w:rsidDel="00000000" w:rsidR="00000000" w:rsidRPr="00000000">
        <w:rPr>
          <w:rtl w:val="0"/>
        </w:rPr>
        <w:t xml:space="preserve"> directory and download the Logstash RPM package.</w:t>
      </w:r>
    </w:p>
    <w:p w:rsidR="00000000" w:rsidDel="00000000" w:rsidP="00000000" w:rsidRDefault="00000000" w:rsidRPr="00000000" w14:paraId="0000000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/tmp</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wget</w:t>
      </w:r>
      <w:r w:rsidDel="00000000" w:rsidR="00000000" w:rsidRPr="00000000">
        <w:rPr>
          <w:rFonts w:ascii="Roboto Mono" w:cs="Roboto Mono" w:eastAsia="Roboto Mono" w:hAnsi="Roboto Mono"/>
          <w:rtl w:val="0"/>
        </w:rPr>
        <w:t xml:space="preserve"> </w:t>
      </w:r>
      <w:hyperlink r:id="rId6">
        <w:r w:rsidDel="00000000" w:rsidR="00000000" w:rsidRPr="00000000">
          <w:rPr>
            <w:rFonts w:ascii="Roboto Mono" w:cs="Roboto Mono" w:eastAsia="Roboto Mono" w:hAnsi="Roboto Mono"/>
            <w:color w:val="188038"/>
            <w:u w:val="single"/>
            <w:rtl w:val="0"/>
          </w:rPr>
          <w:t xml:space="preserve">https://artifacts.elastic.co/downloads/logstash/logstash-7.17.25-x86_64.rpm</w:t>
        </w:r>
      </w:hyperlink>
      <w:r w:rsidDel="00000000" w:rsidR="00000000" w:rsidRPr="00000000">
        <w:rPr>
          <w:rtl w:val="0"/>
        </w:rPr>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wget </w:t>
      </w:r>
      <w:hyperlink r:id="rId7">
        <w:r w:rsidDel="00000000" w:rsidR="00000000" w:rsidRPr="00000000">
          <w:rPr>
            <w:rFonts w:ascii="Roboto Mono" w:cs="Roboto Mono" w:eastAsia="Roboto Mono" w:hAnsi="Roboto Mono"/>
            <w:color w:val="188038"/>
            <w:u w:val="single"/>
            <w:rtl w:val="0"/>
          </w:rPr>
          <w:t xml:space="preserve">https://artifacts.elastic.co/downloads/elasticsearch/elasticsearch-7.17.25-x86_64.rpm</w:t>
        </w:r>
      </w:hyperlink>
      <w:r w:rsidDel="00000000" w:rsidR="00000000" w:rsidRPr="00000000">
        <w:rPr>
          <w:rtl w:val="0"/>
        </w:rPr>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s9mfdd5zu32q" w:id="4"/>
      <w:bookmarkEnd w:id="4"/>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3. Install RPMs (on </w:t>
      </w:r>
      <w:r w:rsidDel="00000000" w:rsidR="00000000" w:rsidRPr="00000000">
        <w:rPr>
          <w:rFonts w:ascii="Roboto Mono" w:cs="Roboto Mono" w:eastAsia="Roboto Mono" w:hAnsi="Roboto Mono"/>
          <w:b w:val="1"/>
          <w:bCs w:val="1"/>
          <w:color w:val="188038"/>
          <w:sz w:val="22"/>
          <w:szCs w:val="22"/>
          <w:rtl w:val="0"/>
        </w:rPr>
        <w:t xml:space="preserve">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Install the downloaded RPM packages. This process will also create default users and groups for each service.</w:t>
      </w:r>
    </w:p>
    <w:p w:rsidR="00000000" w:rsidDel="00000000" w:rsidP="00000000" w:rsidRDefault="00000000" w:rsidRPr="00000000" w14:paraId="00000014">
      <w:pPr>
        <w:numPr>
          <w:ilvl w:val="0"/>
          <w:numId w:val="71"/>
        </w:numPr>
        <w:spacing w:after="240" w:before="240" w:lineRule="auto"/>
        <w:ind w:left="720" w:hanging="360"/>
      </w:pPr>
      <w:r w:rsidDel="00000000" w:rsidR="00000000" w:rsidRPr="00000000">
        <w:rPr>
          <w:b w:val="1"/>
          <w:bCs w:val="1"/>
          <w:rtl w:val="0"/>
        </w:rPr>
        <w:t xml:space="preserve">Logstash:</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rPr>
      </w:pPr>
      <w:r w:rsidDel="00000000" w:rsidR="00000000" w:rsidRPr="00000000">
        <w:rPr>
          <w:rtl w:val="0"/>
        </w:rPr>
        <w:t xml:space="preserve"></w:t>
      </w:r>
      <w:del w:author="Yeswanth Kolaparthi" w:id="5" w:date="2025-07-17T15:06:32Z">
        <w:r w:rsidDel="00000000" w:rsidR="00000000" w:rsidRPr="00000000">
          <w:rPr>
            <w:rFonts w:ascii="Roboto Mono" w:cs="Roboto Mono" w:eastAsia="Roboto Mono" w:hAnsi="Roboto Mono"/>
            <w:rtl w:val="0"/>
          </w:rPr>
          <w:br w:type="textWrapping"/>
        </w:r>
      </w:del>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./logstash-7.17.25-x86_64.rpm</w:t>
      </w:r>
      <w:r w:rsidDel="00000000" w:rsidR="00000000" w:rsidRPr="00000000">
        <w:rPr>
          <w:rtl w:val="0"/>
        </w:rPr>
      </w:r>
    </w:p>
    <w:p w:rsidR="00000000" w:rsidDel="00000000" w:rsidP="00000000" w:rsidRDefault="00000000" w:rsidRPr="00000000" w14:paraId="00000016">
      <w:pPr>
        <w:numPr>
          <w:ilvl w:val="0"/>
          <w:numId w:val="20"/>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Elasticsearch:</w:t>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rPr>
      </w:pPr>
      <w:r w:rsidDel="00000000" w:rsidR="00000000" w:rsidRPr="00000000">
        <w:rPr>
          <w:rtl w:val="0"/>
        </w:rPr>
        <w:t xml:space="preserve"></w:t>
      </w:r>
      <w:del w:author="Yeswanth Kolaparthi" w:id="6" w:date="2025-07-17T15:06:36Z">
        <w:r w:rsidDel="00000000" w:rsidR="00000000" w:rsidRPr="00000000">
          <w:rPr>
            <w:rFonts w:ascii="Roboto Mono" w:cs="Roboto Mono" w:eastAsia="Roboto Mono" w:hAnsi="Roboto Mono"/>
            <w:rtl w:val="0"/>
          </w:rPr>
          <w:br w:type="textWrapping"/>
        </w:r>
      </w:del>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./elasticsearch-7.17.25-x86_64.rpm</w:t>
      </w:r>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oyvlqyvrb90w" w:id="5"/>
      <w:bookmarkEnd w:id="5"/>
      <w:r w:rsidDel="00000000" w:rsidR="00000000" w:rsidRPr="00000000">
        <w:rPr>
          <w:rtl w:val="0"/>
        </w:rPr>
        <w:t xml:space="preserve"></w:t>
      </w:r>
      <w:r w:rsidDel="00000000" w:rsidR="00000000" w:rsidRPr="00000000">
        <w:rPr>
          <w:b w:val="1"/>
          <w:bCs w:val="1"/>
          <w:color w:val="000000"/>
          <w:sz w:val="22"/>
          <w:szCs w:val="22"/>
          <w:rtl w:val="0"/>
        </w:rPr>
        <w:t xml:space="preserve">4. Configure Logstash Pipeline (on </w:t>
      </w:r>
      <w:r w:rsidDel="00000000" w:rsidR="00000000" w:rsidRPr="00000000">
        <w:rPr>
          <w:rFonts w:ascii="Roboto Mono" w:cs="Roboto Mono" w:eastAsia="Roboto Mono" w:hAnsi="Roboto Mono"/>
          <w:b w:val="1"/>
          <w:bCs w:val="1"/>
          <w:color w:val="188038"/>
          <w:sz w:val="22"/>
          <w:szCs w:val="22"/>
          <w:rtl w:val="0"/>
        </w:rPr>
        <w:t xml:space="preserve">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Create a configuration file for the input (syslog) and output (Elasticsearch).</w:t>
      </w:r>
    </w:p>
    <w:p w:rsidR="00000000" w:rsidDel="00000000" w:rsidP="00000000" w:rsidRDefault="00000000" w:rsidRPr="00000000" w14:paraId="0000001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/etc/logstash/conf.d/logstash.conf</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Add the following content to the file:</w:t>
      </w:r>
    </w:p>
    <w:p w:rsidR="00000000" w:rsidDel="00000000" w:rsidP="00000000" w:rsidRDefault="00000000" w:rsidRPr="00000000" w14:paraId="0000001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input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5044</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output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elasticsearch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hosts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["http://localhost:9200"]</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index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"logstash-syslog-%{+YYYY.MM.dd}"</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w:t>
      </w:r>
      <w:r w:rsidDel="00000000" w:rsidR="00000000" w:rsidRPr="00000000">
        <w:rPr>
          <w:b w:val="1"/>
          <w:bCs w:val="1"/>
          <w:rtl w:val="0"/>
        </w:rPr>
        <w:t xml:space="preserve">Optional:</w:t>
      </w:r>
      <w:r w:rsidDel="00000000" w:rsidR="00000000" w:rsidRPr="00000000">
        <w:rPr>
          <w:rtl w:val="0"/>
        </w:rPr>
        <w:t xml:space="preserve"> Adjust the Logstash JVM heap size in </w:t>
      </w:r>
      <w:r w:rsidDel="00000000" w:rsidR="00000000" w:rsidRPr="00000000">
        <w:rPr>
          <w:rFonts w:ascii="Roboto Mono" w:cs="Roboto Mono" w:eastAsia="Roboto Mono" w:hAnsi="Roboto Mono"/>
          <w:color w:val="188038"/>
          <w:rtl w:val="0"/>
        </w:rPr>
        <w:t xml:space="preserve">/etc/logstash/jvm.options</w:t>
      </w:r>
      <w:r w:rsidDel="00000000" w:rsidR="00000000" w:rsidRPr="00000000">
        <w:rPr>
          <w:rtl w:val="0"/>
        </w:rPr>
        <w:t xml:space="preserve">.</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3ygew52gge6u" w:id="6"/>
      <w:bookmarkEnd w:id="6"/>
      <w:r w:rsidDel="00000000" w:rsidR="00000000" w:rsidRPr="00000000">
        <w:rPr>
          <w:b w:val="1"/>
          <w:bCs w:val="1"/>
          <w:color w:val="000000"/>
          <w:sz w:val="22"/>
          <w:szCs w:val="22"/>
          <w:rtl w:val="0"/>
        </w:rPr>
        <w:t xml:space="preserve">5. Firewall Configuration (on </w:t>
      </w:r>
      <w:r w:rsidDel="00000000" w:rsidR="00000000" w:rsidRPr="00000000">
        <w:rPr>
          <w:rFonts w:ascii="Roboto Mono" w:cs="Roboto Mono" w:eastAsia="Roboto Mono" w:hAnsi="Roboto Mono"/>
          <w:b w:val="1"/>
          <w:bCs w:val="1"/>
          <w:color w:val="188038"/>
          <w:sz w:val="22"/>
          <w:szCs w:val="22"/>
          <w:rtl w:val="0"/>
        </w:rPr>
        <w:t xml:space="preserve">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Open the default ports in the firewall for Logstash and Elasticsearch.</w:t>
      </w:r>
    </w:p>
    <w:p w:rsidR="00000000" w:rsidDel="00000000" w:rsidP="00000000" w:rsidRDefault="00000000" w:rsidRPr="00000000" w14:paraId="0000002B">
      <w:pPr>
        <w:numPr>
          <w:ilvl w:val="0"/>
          <w:numId w:val="74"/>
        </w:numPr>
        <w:spacing w:after="240" w:before="240" w:lineRule="auto"/>
        <w:ind w:left="720" w:hanging="360"/>
      </w:pPr>
      <w:r w:rsidDel="00000000" w:rsidR="00000000" w:rsidRPr="00000000">
        <w:rPr>
          <w:b w:val="1"/>
          <w:bCs w:val="1"/>
          <w:rtl w:val="0"/>
        </w:rPr>
        <w:t xml:space="preserve">Logstash Syslog Input (Port 5044):</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sz w:val="14"/>
          <w:szCs w:val="14"/>
        </w:rPr>
      </w:pPr>
      <w:r w:rsidDel="00000000" w:rsidR="00000000" w:rsidRPr="00000000">
        <w:rPr>
          <w:rtl w:val="0"/>
        </w:rPr>
        <w:t xml:space="preserve"></w:t>
      </w:r>
      <w:del w:author="Yeswanth Kolaparthi" w:id="7" w:date="2025-07-17T15:07:59Z">
        <w:r w:rsidDel="00000000" w:rsidR="00000000" w:rsidRPr="00000000">
          <w:rPr>
            <w:rFonts w:ascii="Roboto Mono" w:cs="Roboto Mono" w:eastAsia="Roboto Mono" w:hAnsi="Roboto Mono"/>
            <w:rtl w:val="0"/>
          </w:rPr>
          <w:br w:type="textWrapping"/>
        </w:r>
      </w:del>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--permanent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--add-port=5044/tcp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sz w:val="14"/>
          <w:szCs w:val="14"/>
          <w:rtl w:val="0"/>
        </w:rPr>
        <w:t xml:space="preserve">#</w:t>
      </w:r>
      <w:r w:rsidDel="00000000" w:rsidR="00000000" w:rsidRPr="00000000">
        <w:rPr>
          <w:rFonts w:ascii="Roboto Mono" w:cs="Roboto Mono" w:eastAsia="Roboto Mono" w:hAnsi="Roboto Mono"/>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Logstash</w:t>
      </w:r>
      <w:r w:rsidDel="00000000" w:rsidR="00000000" w:rsidRPr="00000000">
        <w:rPr>
          <w:rFonts w:ascii="Roboto Mono" w:cs="Roboto Mono" w:eastAsia="Roboto Mono" w:hAnsi="Roboto Mono"/>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Syslog</w:t>
      </w:r>
      <w:r w:rsidDel="00000000" w:rsidR="00000000" w:rsidRPr="00000000">
        <w:rPr>
          <w:rFonts w:ascii="Roboto Mono" w:cs="Roboto Mono" w:eastAsia="Roboto Mono" w:hAnsi="Roboto Mono"/>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Input</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--reload</w:t>
      </w:r>
      <w:r w:rsidDel="00000000" w:rsidR="00000000" w:rsidRPr="00000000">
        <w:rPr>
          <w:rtl w:val="0"/>
        </w:rPr>
      </w:r>
    </w:p>
    <w:p w:rsidR="00000000" w:rsidDel="00000000" w:rsidP="00000000" w:rsidRDefault="00000000" w:rsidRPr="00000000" w14:paraId="0000002E">
      <w:pPr>
        <w:numPr>
          <w:ilvl w:val="0"/>
          <w:numId w:val="31"/>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Elasticsearch (Port 9200):</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tl w:val="0"/>
        </w:rPr>
        <w:t xml:space="preserve"></w:t>
      </w:r>
      <w:del w:author="Yeswanth Kolaparthi" w:id="8" w:date="2025-07-17T15:07:56Z">
        <w:r w:rsidDel="00000000" w:rsidR="00000000" w:rsidRPr="00000000">
          <w:rPr>
            <w:rFonts w:ascii="Roboto Mono" w:cs="Roboto Mono" w:eastAsia="Roboto Mono" w:hAnsi="Roboto Mono"/>
            <w:rtl w:val="0"/>
          </w:rPr>
          <w:br w:type="textWrapping"/>
        </w:r>
      </w:del>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--permanent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--add-port=9200/tcp</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--reload</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sh41ec41d0r6" w:id="7"/>
      <w:bookmarkEnd w:id="7"/>
      <w:r w:rsidDel="00000000" w:rsidR="00000000" w:rsidRPr="00000000">
        <w:rPr>
          <w:b w:val="1"/>
          <w:bCs w:val="1"/>
          <w:color w:val="000000"/>
          <w:sz w:val="22"/>
          <w:szCs w:val="22"/>
          <w:rtl w:val="0"/>
        </w:rPr>
        <w:t xml:space="preserve">6. Enable and Start Services (on </w:t>
      </w:r>
      <w:r w:rsidDel="00000000" w:rsidR="00000000" w:rsidRPr="00000000">
        <w:rPr>
          <w:rFonts w:ascii="Roboto Mono" w:cs="Roboto Mono" w:eastAsia="Roboto Mono" w:hAnsi="Roboto Mono"/>
          <w:b w:val="1"/>
          <w:bCs w:val="1"/>
          <w:color w:val="188038"/>
          <w:sz w:val="22"/>
          <w:szCs w:val="22"/>
          <w:rtl w:val="0"/>
        </w:rPr>
        <w:t xml:space="preserve">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Reload systemd daemon, then enable and start Elasticsearch and Logstash services to ensure they begin on boot.</w:t>
      </w:r>
    </w:p>
    <w:p w:rsidR="00000000" w:rsidDel="00000000" w:rsidP="00000000" w:rsidRDefault="00000000" w:rsidRPr="00000000" w14:paraId="0000003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daemon-reload</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Elasticsearch</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elasticsearch.service</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elasticsearch.service</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elasticsearch.service</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logstash.service</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logstash.service</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logstash.service</w:t>
      </w:r>
      <w:r w:rsidDel="00000000" w:rsidR="00000000" w:rsidRPr="00000000">
        <w:rPr>
          <w:rtl w:val="0"/>
        </w:rPr>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38x3vty1230d" w:id="8"/>
      <w:bookmarkEnd w:id="8"/>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7. Verify ELK Stack Connectivity (on </w:t>
      </w:r>
      <w:r w:rsidDel="00000000" w:rsidR="00000000" w:rsidRPr="00000000">
        <w:rPr>
          <w:rFonts w:ascii="Roboto Mono" w:cs="Roboto Mono" w:eastAsia="Roboto Mono" w:hAnsi="Roboto Mono"/>
          <w:b w:val="1"/>
          <w:bCs w:val="1"/>
          <w:color w:val="188038"/>
          <w:sz w:val="22"/>
          <w:szCs w:val="22"/>
          <w:rtl w:val="0"/>
        </w:rPr>
        <w:t xml:space="preserve">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040">
      <w:pPr>
        <w:numPr>
          <w:ilvl w:val="0"/>
          <w:numId w:val="7"/>
        </w:numPr>
        <w:spacing w:after="240" w:before="240" w:lineRule="auto"/>
        <w:ind w:left="720" w:hanging="360"/>
      </w:pPr>
      <w:r w:rsidDel="00000000" w:rsidR="00000000" w:rsidRPr="00000000">
        <w:rPr>
          <w:b w:val="1"/>
          <w:bCs w:val="1"/>
          <w:rtl w:val="0"/>
        </w:rPr>
        <w:t xml:space="preserve">Check Elasticsearch Status:</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tl w:val="0"/>
        </w:rPr>
        <w:t xml:space="preserve"></w:t>
      </w:r>
      <w:del w:author="Yeswanth Kolaparthi" w:id="9" w:date="2025-07-17T15:08:27Z">
        <w:r w:rsidDel="00000000" w:rsidR="00000000" w:rsidRPr="00000000">
          <w:rPr>
            <w:rFonts w:ascii="Roboto Mono" w:cs="Roboto Mono" w:eastAsia="Roboto Mono" w:hAnsi="Roboto Mono"/>
            <w:rtl w:val="0"/>
          </w:rPr>
          <w:br w:type="textWrapping"/>
        </w:r>
      </w:del>
      <w:r w:rsidDel="00000000" w:rsidR="00000000" w:rsidRPr="00000000">
        <w:rPr>
          <w:rFonts w:ascii="Roboto Mono" w:cs="Roboto Mono" w:eastAsia="Roboto Mono" w:hAnsi="Roboto Mono"/>
          <w:color w:val="188038"/>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http://localhost:9200</w:t>
      </w:r>
      <w:r w:rsidDel="00000000" w:rsidR="00000000" w:rsidRPr="00000000">
        <w:rPr>
          <w:rtl w:val="0"/>
        </w:rPr>
      </w:r>
    </w:p>
    <w:p w:rsidR="00000000" w:rsidDel="00000000" w:rsidP="00000000" w:rsidRDefault="00000000" w:rsidRPr="00000000" w14:paraId="00000042">
      <w:pPr>
        <w:numPr>
          <w:ilvl w:val="0"/>
          <w:numId w:val="103"/>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Confirm Logstash is running and connected to Elasticsearch:</w:t>
      </w:r>
      <w:r w:rsidDel="00000000" w:rsidR="00000000" w:rsidRPr="00000000">
        <w:rPr>
          <w:rtl w:val="0"/>
        </w:rPr>
        <w:t xml:space="preserve"> Keep monitoring Logstash logs for any errors.</w:t>
      </w:r>
    </w:p>
    <w:p w:rsidR="00000000" w:rsidDel="00000000" w:rsidP="00000000" w:rsidRDefault="00000000" w:rsidRPr="00000000" w14:paraId="00000043">
      <w:pPr>
        <w:rPr>
          <w:rFonts w:ascii="Roboto Mono" w:cs="Roboto Mono" w:eastAsia="Roboto Mono" w:hAnsi="Roboto Mono"/>
        </w:rPr>
      </w:pPr>
      <w:r w:rsidDel="00000000" w:rsidR="00000000" w:rsidRPr="00000000">
        <w:rPr>
          <w:rtl w:val="0"/>
        </w:rPr>
        <w:t xml:space="preserve"></w:t>
      </w:r>
      <w:del w:author="Yeswanth Kolaparthi" w:id="10" w:date="2025-07-17T15:08:30Z">
        <w:r w:rsidDel="00000000" w:rsidR="00000000" w:rsidRPr="00000000">
          <w:rPr>
            <w:rFonts w:ascii="Roboto Mono" w:cs="Roboto Mono" w:eastAsia="Roboto Mono" w:hAnsi="Roboto Mono"/>
            <w:rtl w:val="0"/>
          </w:rPr>
          <w:br w:type="textWrapping"/>
        </w:r>
      </w:del>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044">
      <w:pPr>
        <w:numPr>
          <w:ilvl w:val="0"/>
          <w:numId w:val="7"/>
        </w:numPr>
        <w:spacing w:after="240" w:before="240" w:lineRule="auto"/>
        <w:ind w:left="720" w:hanging="360"/>
      </w:pPr>
      <w:r w:rsidDel="00000000" w:rsidR="00000000" w:rsidRPr="00000000">
        <w:rPr>
          <w:rtl w:val="0"/>
        </w:rPr>
        <w:t xml:space="preserve">It should remain quiet unless new syslog messages are processed.</w:t>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achmc6kuiwzr" w:id="9"/>
      <w:bookmarkEnd w:id="9"/>
      <w:r w:rsidDel="00000000" w:rsidR="00000000" w:rsidRPr="00000000">
        <w:rPr>
          <w:b w:val="1"/>
          <w:bCs w:val="1"/>
          <w:color w:val="000000"/>
          <w:sz w:val="22"/>
          <w:szCs w:val="22"/>
          <w:rtl w:val="0"/>
        </w:rPr>
        <w:t xml:space="preserve">8. Send a Test Syslog Message (on </w:t>
      </w:r>
      <w:del w:author="Yeswanth Kolaparthi" w:id="11" w:date="2025-07-17T15:09:00Z">
        <w:r w:rsidDel="00000000" w:rsidR="00000000" w:rsidRPr="00000000">
          <w:rPr>
            <w:b w:val="1"/>
            <w:bCs w:val="1"/>
            <w:color w:val="000000"/>
            <w:sz w:val="22"/>
            <w:szCs w:val="22"/>
            <w:rtl w:val="0"/>
          </w:rPr>
          <w:delText xml:space="preserve">dinesh</w:delText>
        </w:r>
      </w:del>
      <w:r w:rsidDel="00000000" w:rsidR="00000000" w:rsidRPr="00000000">
        <w:rPr>
          <w:b w:val="1"/>
          <w:bCs w:val="1"/>
          <w:color w:val="000000"/>
          <w:sz w:val="22"/>
          <w:szCs w:val="22"/>
          <w:rtl w:val="0"/>
        </w:rPr>
        <w:t xml:space="preserve">-</w:t>
      </w:r>
      <w:r w:rsidDel="00000000" w:rsidR="00000000" w:rsidRPr="00000000">
        <w:rPr>
          <w:rFonts w:ascii="Roboto Mono" w:cs="Roboto Mono" w:eastAsia="Roboto Mono" w:hAnsi="Roboto Mono"/>
          <w:b w:val="1"/>
          <w:bCs w:val="1"/>
          <w:color w:val="188038"/>
          <w:sz w:val="22"/>
          <w:szCs w:val="22"/>
          <w:rtl w:val="0"/>
        </w:rPr>
        <w:t xml:space="preserve">db1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Send a test syslog message to Logstash to verify the input configuration.</w:t>
      </w:r>
    </w:p>
    <w:p w:rsidR="00000000" w:rsidDel="00000000" w:rsidP="00000000" w:rsidRDefault="00000000" w:rsidRPr="00000000" w14:paraId="0000004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echo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"&lt;34&gt;Jul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17</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00:30:00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myhost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myapp: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after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10.1.0.2(Logstash Server 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5044</w:t>
      </w:r>
      <w:r w:rsidDel="00000000" w:rsidR="00000000" w:rsidRPr="00000000">
        <w:rPr>
          <w:rtl w:val="0"/>
        </w:rPr>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9yy46twrxp4p" w:id="10"/>
      <w:bookmarkEnd w:id="10"/>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9. Verify Data in Elasticsearch (on </w:t>
      </w:r>
      <w:r w:rsidDel="00000000" w:rsidR="00000000" w:rsidRPr="00000000">
        <w:rPr>
          <w:rFonts w:ascii="Roboto Mono" w:cs="Roboto Mono" w:eastAsia="Roboto Mono" w:hAnsi="Roboto Mono"/>
          <w:b w:val="1"/>
          <w:bCs w:val="1"/>
          <w:color w:val="188038"/>
          <w:sz w:val="22"/>
          <w:szCs w:val="22"/>
          <w:rtl w:val="0"/>
        </w:rPr>
        <w:t xml:space="preserve">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Query Elasticsearch to confirm that the test message was indexed. The index name will be based on today's date, July 17, 2025.</w:t>
      </w:r>
    </w:p>
    <w:p w:rsidR="00000000" w:rsidDel="00000000" w:rsidP="00000000" w:rsidRDefault="00000000" w:rsidRPr="00000000" w14:paraId="0000004A">
      <w:pPr>
        <w:rPr/>
      </w:pPr>
      <w:r w:rsidDel="00000000" w:rsidR="00000000" w:rsidRPr="00000000">
        <w:rPr>
          <w:rtl w:val="0"/>
        </w:rPr>
        <w:t xml:space="preserve">Bash</w:t>
      </w:r>
    </w:p>
    <w:p w:rsidR="00000000" w:rsidDel="00000000" w:rsidP="00000000" w:rsidRDefault="00000000" w:rsidRPr="00000000" w14:paraId="0000004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"http://localhost:9200/logstash-syslog-$(date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+%Y.%m.%d)/_search?pretty"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application/json'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after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reinstall"</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w:t>
      </w:r>
      <w:r w:rsidDel="00000000" w:rsidR="00000000" w:rsidRPr="00000000">
        <w:rPr>
          <w:b w:val="1"/>
          <w:bCs w:val="1"/>
          <w:rtl w:val="0"/>
        </w:rPr>
        <w:t xml:space="preserve">Expected Output:</w:t>
      </w:r>
      <w:r w:rsidDel="00000000" w:rsidR="00000000" w:rsidRPr="00000000">
        <w:rPr>
          <w:rtl w:val="0"/>
        </w:rPr>
        <w:t xml:space="preserve"> Look for </w:t>
      </w:r>
      <w:r w:rsidDel="00000000" w:rsidR="00000000" w:rsidRPr="00000000">
        <w:rPr>
          <w:rFonts w:ascii="Roboto Mono" w:cs="Roboto Mono" w:eastAsia="Roboto Mono" w:hAnsi="Roboto Mono"/>
          <w:color w:val="188038"/>
          <w:rtl w:val="0"/>
        </w:rPr>
        <w:t xml:space="preserve">hits.total.value</w:t>
      </w:r>
      <w:r w:rsidDel="00000000" w:rsidR="00000000" w:rsidRPr="00000000">
        <w:rPr>
          <w:rtl w:val="0"/>
        </w:rPr>
        <w:t xml:space="preserve"> to be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(or more if multiple tests were sent) and inspect the </w:t>
      </w:r>
      <w:r w:rsidDel="00000000" w:rsidR="00000000" w:rsidRPr="00000000">
        <w:rPr>
          <w:rFonts w:ascii="Roboto Mono" w:cs="Roboto Mono" w:eastAsia="Roboto Mono" w:hAnsi="Roboto Mono"/>
          <w:color w:val="188038"/>
          <w:rtl w:val="0"/>
        </w:rPr>
        <w:t xml:space="preserve">_source</w:t>
      </w:r>
      <w:r w:rsidDel="00000000" w:rsidR="00000000" w:rsidRPr="00000000">
        <w:rPr>
          <w:rtl w:val="0"/>
        </w:rPr>
        <w:t xml:space="preserve"> to confirm your message is present.</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Example Output:</w:t>
      </w:r>
    </w:p>
    <w:p w:rsidR="00000000" w:rsidDel="00000000" w:rsidP="00000000" w:rsidRDefault="00000000" w:rsidRPr="00000000" w14:paraId="00000056">
      <w:pPr>
        <w:rPr/>
      </w:pPr>
      <w:r w:rsidDel="00000000" w:rsidR="00000000" w:rsidRPr="00000000">
        <w:rPr>
          <w:rtl w:val="0"/>
        </w:rPr>
        <w:t xml:space="preserve">JSON</w:t>
      </w:r>
    </w:p>
    <w:p w:rsidR="00000000" w:rsidDel="00000000" w:rsidP="00000000" w:rsidRDefault="00000000" w:rsidRPr="00000000" w14:paraId="0000005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"took"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13,</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"timed_out"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"_shards"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"successful"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"skipped"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"failed"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"eq"</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"max_score"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1.3442136,</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"_index"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"logstash-syslog-2025.07.16",</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"_doc",</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"SlSbFJgB9DXMZFRbWHhW",</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1.3442136,</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"_source"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"Jul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23:25:00",</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"severity_label"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"Critical",</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"priority"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34,</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"facility_label"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"security/authorization",</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"0:0:0:0:0:0:0:1",</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"severity"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"logsource"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"myhost",</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netcat.\n",</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"myapp",</w:t>
      </w:r>
      <w:r w:rsidDel="00000000" w:rsidR="00000000" w:rsidRPr="00000000">
        <w:rPr>
          <w:rtl w:val="0"/>
        </w:rPr>
      </w:r>
    </w:p>
    <w:p w:rsidR="00000000" w:rsidDel="00000000" w:rsidP="00000000" w:rsidRDefault="00000000" w:rsidRPr="00000000" w14:paraId="0000007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"2025-07-16T23:25:00.000Z",</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"facility"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E">
      <w:pPr>
        <w:pStyle w:val="Heading4"/>
        <w:keepNext w:val="0"/>
        <w:keepLines w:val="0"/>
        <w:spacing w:after="40" w:before="240" w:lineRule="auto"/>
        <w:rPr>
          <w:b w:val="1"/>
          <w:bCs w:val="1"/>
          <w:color w:val="000000"/>
          <w:sz w:val="22"/>
          <w:szCs w:val="22"/>
        </w:rPr>
      </w:pPr>
      <w:bookmarkStart w:colFirst="0" w:colLast="0" w:name="_gmxae78t9hqz" w:id="11"/>
      <w:bookmarkEnd w:id="11"/>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7F">
      <w:pPr>
        <w:pStyle w:val="Heading4"/>
        <w:keepNext w:val="0"/>
        <w:keepLines w:val="0"/>
        <w:spacing w:after="40" w:before="240" w:lineRule="auto"/>
        <w:rPr>
          <w:b w:val="1"/>
          <w:bCs w:val="1"/>
          <w:color w:val="000000"/>
          <w:sz w:val="28"/>
          <w:szCs w:val="28"/>
        </w:rPr>
      </w:pPr>
      <w:bookmarkStart w:colFirst="0" w:colLast="0" w:name="_u6xkkcz0v79c" w:id="12"/>
      <w:bookmarkEnd w:id="12"/>
      <w:r w:rsidDel="00000000" w:rsidR="00000000" w:rsidRPr="00000000">
        <w:rPr>
          <w:b w:val="1"/>
          <w:bCs w:val="1"/>
          <w:color w:val="000000"/>
          <w:sz w:val="28"/>
          <w:szCs w:val="28"/>
          <w:rtl w:val="0"/>
        </w:rPr>
        <w:t xml:space="preserve">Log Routing (using Rsyslog)</w:t>
      </w:r>
    </w:p>
    <w:p w:rsidR="00000000" w:rsidDel="00000000" w:rsidP="00000000" w:rsidRDefault="00000000" w:rsidRPr="00000000" w14:paraId="00000080">
      <w:pPr>
        <w:spacing w:after="240" w:before="240" w:lineRule="auto"/>
        <w:rPr/>
      </w:pPr>
      <w:r w:rsidDel="00000000" w:rsidR="00000000" w:rsidRPr="00000000">
        <w:rPr>
          <w:rtl w:val="0"/>
        </w:rPr>
        <w:t xml:space="preserve">This section details how to configure rsyslog to forward logs from client systems to the Logstash server.</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Phase 1: Configure Log Forwarding Rule Set (on </w:t>
      </w:r>
      <w:r w:rsidDel="00000000" w:rsidR="00000000" w:rsidRPr="00000000">
        <w:rPr>
          <w:rFonts w:ascii="Roboto Mono" w:cs="Roboto Mono" w:eastAsia="Roboto Mono" w:hAnsi="Roboto Mono"/>
          <w:b w:val="1"/>
          <w:bCs w:val="1"/>
          <w:color w:val="188038"/>
          <w:rtl w:val="0"/>
        </w:rPr>
        <w:t xml:space="preserve">db1 </w:t>
      </w:r>
      <w:r w:rsidDel="00000000" w:rsidR="00000000" w:rsidRPr="00000000">
        <w:rPr>
          <w:rFonts w:ascii="Roboto Mono" w:cs="Roboto Mono" w:eastAsia="Roboto Mono" w:hAnsi="Roboto Mono"/>
          <w:b w:val="1"/>
          <w:bCs w:val="1"/>
          <w:rtl w:val="0"/>
        </w:rPr>
        <w:t xml:space="preserve">vm)</w: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We'll create a new configuration file in </w:t>
      </w:r>
      <w:r w:rsidDel="00000000" w:rsidR="00000000" w:rsidRPr="00000000">
        <w:rPr>
          <w:rFonts w:ascii="Roboto Mono" w:cs="Roboto Mono" w:eastAsia="Roboto Mono" w:hAnsi="Roboto Mono"/>
          <w:color w:val="188038"/>
          <w:rtl w:val="0"/>
        </w:rPr>
        <w:t xml:space="preserve">/etc/rsyslog.d/</w:t>
      </w:r>
      <w:r w:rsidDel="00000000" w:rsidR="00000000" w:rsidRPr="00000000">
        <w:rPr>
          <w:rtl w:val="0"/>
        </w:rPr>
        <w:t xml:space="preserve"> to keep your changes organized and separate from the main </w:t>
      </w:r>
      <w:r w:rsidDel="00000000" w:rsidR="00000000" w:rsidRPr="00000000">
        <w:rPr>
          <w:rFonts w:ascii="Roboto Mono" w:cs="Roboto Mono" w:eastAsia="Roboto Mono" w:hAnsi="Roboto Mono"/>
          <w:color w:val="188038"/>
          <w:rtl w:val="0"/>
        </w:rPr>
        <w:t xml:space="preserve">rsyslog.conf</w:t>
      </w:r>
      <w:r w:rsidDel="00000000" w:rsidR="00000000" w:rsidRPr="00000000">
        <w:rPr>
          <w:rtl w:val="0"/>
        </w:rPr>
        <w:t xml:space="preserve">.</w:t>
      </w:r>
    </w:p>
    <w:p w:rsidR="00000000" w:rsidDel="00000000" w:rsidP="00000000" w:rsidRDefault="00000000" w:rsidRPr="00000000" w14:paraId="00000083">
      <w:pPr>
        <w:spacing w:after="240" w:before="240" w:lineRule="auto"/>
        <w:rPr/>
      </w:pPr>
      <w:r w:rsidDel="00000000" w:rsidR="00000000" w:rsidRPr="00000000">
        <w:rPr>
          <w:rtl w:val="0"/>
        </w:rPr>
        <w:t xml:space="preserve">Create a new Rsyslog configuration file: Use </w:t>
      </w:r>
      <w:r w:rsidDel="00000000" w:rsidR="00000000" w:rsidRPr="00000000">
        <w:rPr>
          <w:rFonts w:ascii="Roboto Mono" w:cs="Roboto Mono" w:eastAsia="Roboto Mono" w:hAnsi="Roboto Mono"/>
          <w:color w:val="188038"/>
          <w:rtl w:val="0"/>
        </w:rPr>
        <w:t xml:space="preserve">sudo vi</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sudo nano</w:t>
      </w:r>
      <w:r w:rsidDel="00000000" w:rsidR="00000000" w:rsidRPr="00000000">
        <w:rPr>
          <w:rtl w:val="0"/>
        </w:rPr>
        <w:t xml:space="preserve">) to create a file, for example, </w:t>
      </w:r>
      <w:r w:rsidDel="00000000" w:rsidR="00000000" w:rsidRPr="00000000">
        <w:rPr>
          <w:rFonts w:ascii="Roboto Mono" w:cs="Roboto Mono" w:eastAsia="Roboto Mono" w:hAnsi="Roboto Mono"/>
          <w:color w:val="188038"/>
          <w:rtl w:val="0"/>
        </w:rPr>
        <w:t xml:space="preserve">30-log-forwarding.conf</w:t>
      </w:r>
      <w:r w:rsidDel="00000000" w:rsidR="00000000" w:rsidRPr="00000000">
        <w:rPr>
          <w:rtl w:val="0"/>
        </w:rPr>
        <w:t xml:space="preserve">.</w:t>
      </w:r>
    </w:p>
    <w:p w:rsidR="00000000" w:rsidDel="00000000" w:rsidP="00000000" w:rsidRDefault="00000000" w:rsidRPr="00000000" w14:paraId="0000008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/etc/rsyslog.d/30-log-forwarding.conf</w:t>
      </w: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Add the following content to the file:</w:t>
      </w:r>
    </w:p>
    <w:p w:rsidR="00000000" w:rsidDel="00000000" w:rsidP="00000000" w:rsidRDefault="00000000" w:rsidRPr="00000000" w14:paraId="0000008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ruleset(name="send_to_gateway")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action(type="omfwd"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Target="10.1.0.3"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Port="5044")</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9">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Note: Replace </w:t>
      </w:r>
      <w:r w:rsidDel="00000000" w:rsidR="00000000" w:rsidRPr="00000000">
        <w:rPr>
          <w:rFonts w:ascii="Roboto Mono" w:cs="Roboto Mono" w:eastAsia="Roboto Mono" w:hAnsi="Roboto Mono"/>
          <w:i w:val="1"/>
          <w:iCs w:val="1"/>
          <w:color w:val="188038"/>
          <w:rtl w:val="0"/>
        </w:rPr>
        <w:t xml:space="preserve">10.1.0.3</w:t>
      </w:r>
      <w:r w:rsidDel="00000000" w:rsidR="00000000" w:rsidRPr="00000000">
        <w:rPr>
          <w:i w:val="1"/>
          <w:iCs w:val="1"/>
          <w:rtl w:val="0"/>
        </w:rPr>
        <w:t xml:space="preserve"> with the actual IP address of your Logstash server.</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Phase 2: Configure Log Filtering and Forwarding for Specific Services (on </w:t>
      </w:r>
      <w:r w:rsidDel="00000000" w:rsidR="00000000" w:rsidRPr="00000000">
        <w:rPr>
          <w:rFonts w:ascii="Roboto Mono" w:cs="Roboto Mono" w:eastAsia="Roboto Mono" w:hAnsi="Roboto Mono"/>
          <w:b w:val="1"/>
          <w:bCs w:val="1"/>
          <w:color w:val="188038"/>
          <w:rtl w:val="0"/>
        </w:rPr>
        <w:t xml:space="preserve">db1 </w:t>
      </w:r>
      <w:r w:rsidDel="00000000" w:rsidR="00000000" w:rsidRPr="00000000">
        <w:rPr>
          <w:rFonts w:ascii="Roboto Mono" w:cs="Roboto Mono" w:eastAsia="Roboto Mono" w:hAnsi="Roboto Mono"/>
          <w:b w:val="1"/>
          <w:bCs w:val="1"/>
          <w:rtl w:val="0"/>
        </w:rPr>
        <w:t xml:space="preserve">vm)</w:t>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Now, you'll create separate configuration files in </w:t>
      </w:r>
      <w:r w:rsidDel="00000000" w:rsidR="00000000" w:rsidRPr="00000000">
        <w:rPr>
          <w:rFonts w:ascii="Roboto Mono" w:cs="Roboto Mono" w:eastAsia="Roboto Mono" w:hAnsi="Roboto Mono"/>
          <w:color w:val="188038"/>
          <w:rtl w:val="0"/>
        </w:rPr>
        <w:t xml:space="preserve">/etc/rsyslog.d/</w:t>
      </w:r>
      <w:r w:rsidDel="00000000" w:rsidR="00000000" w:rsidRPr="00000000">
        <w:rPr>
          <w:rtl w:val="0"/>
        </w:rPr>
        <w:t xml:space="preserve"> for each service you want to monitor.</w:t>
      </w:r>
    </w:p>
    <w:p w:rsidR="00000000" w:rsidDel="00000000" w:rsidP="00000000" w:rsidRDefault="00000000" w:rsidRPr="00000000" w14:paraId="0000008C">
      <w:pPr>
        <w:spacing w:after="240" w:before="240" w:lineRule="auto"/>
        <w:rPr/>
      </w:pPr>
      <w:r w:rsidDel="00000000" w:rsidR="00000000" w:rsidRPr="00000000">
        <w:rPr>
          <w:rtl w:val="0"/>
        </w:rPr>
        <w:t xml:space="preserve">Forwarding logs from a specific log file (e.g., PostgreSQL logs like in your example). This uses the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 module to read a plain text log file as an input.</w:t>
      </w:r>
    </w:p>
    <w:p w:rsidR="00000000" w:rsidDel="00000000" w:rsidP="00000000" w:rsidRDefault="00000000" w:rsidRPr="00000000" w14:paraId="0000008D">
      <w:pPr>
        <w:spacing w:after="240" w:before="240" w:lineRule="auto"/>
        <w:rPr/>
      </w:pPr>
      <w:r w:rsidDel="00000000" w:rsidR="00000000" w:rsidRPr="00000000">
        <w:rPr>
          <w:rtl w:val="0"/>
        </w:rPr>
        <w:t xml:space="preserve">Create a new configuration file for the service (e.g., </w:t>
      </w:r>
      <w:r w:rsidDel="00000000" w:rsidR="00000000" w:rsidRPr="00000000">
        <w:rPr>
          <w:rFonts w:ascii="Roboto Mono" w:cs="Roboto Mono" w:eastAsia="Roboto Mono" w:hAnsi="Roboto Mono"/>
          <w:color w:val="188038"/>
          <w:rtl w:val="0"/>
        </w:rPr>
        <w:t xml:space="preserve">51-postgresql.conf</w:t>
      </w:r>
      <w:r w:rsidDel="00000000" w:rsidR="00000000" w:rsidRPr="00000000">
        <w:rPr>
          <w:rtl w:val="0"/>
        </w:rPr>
        <w:t xml:space="preserve">):</w:t>
      </w:r>
    </w:p>
    <w:p w:rsidR="00000000" w:rsidDel="00000000" w:rsidP="00000000" w:rsidRDefault="00000000" w:rsidRPr="00000000" w14:paraId="0000008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/etc/rsyslog.d/51-postgresql.conf</w:t>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Add the following content to read and forward PostgreSQL logs:</w:t>
      </w:r>
    </w:p>
    <w:p w:rsidR="00000000" w:rsidDel="00000000" w:rsidP="00000000" w:rsidRDefault="00000000" w:rsidRPr="00000000" w14:paraId="0000009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module(load="imfile")</w:t>
      </w:r>
      <w:r w:rsidDel="00000000" w:rsidR="00000000" w:rsidRPr="00000000">
        <w:rPr>
          <w:rtl w:val="0"/>
        </w:rPr>
      </w:r>
    </w:p>
    <w:p w:rsidR="00000000" w:rsidDel="00000000" w:rsidP="00000000" w:rsidRDefault="00000000" w:rsidRPr="00000000" w14:paraId="0000009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input(type="imfile"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file="/var/lib/postgresql/16/data/log/*.internal"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tag="alloydb-internal-logs")</w:t>
      </w:r>
      <w:r w:rsidDel="00000000" w:rsidR="00000000" w:rsidRPr="00000000">
        <w:rPr>
          <w:rtl w:val="0"/>
        </w:rPr>
      </w:r>
    </w:p>
    <w:p w:rsidR="00000000" w:rsidDel="00000000" w:rsidP="00000000" w:rsidRDefault="00000000" w:rsidRPr="00000000" w14:paraId="0000009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input(type="imfile"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file="/var/lib/postgresql/16/data/log/*.audit"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tag="alloydb-audit-logs")</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'alloydb-internal-logs'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09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'alloydb-audit-logs'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09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Logs are observed at </w:t>
      </w:r>
      <w:r w:rsidDel="00000000" w:rsidR="00000000" w:rsidRPr="00000000">
        <w:rPr>
          <w:rFonts w:ascii="Roboto Mono" w:cs="Roboto Mono" w:eastAsia="Roboto Mono" w:hAnsi="Roboto Mono"/>
          <w:color w:val="188038"/>
          <w:rtl w:val="0"/>
        </w:rPr>
        <w:t xml:space="preserve">/var/lib/postgresql/16/data/log</w:t>
      </w:r>
      <w:r w:rsidDel="00000000" w:rsidR="00000000" w:rsidRPr="00000000">
        <w:rPr>
          <w:rtl w:val="0"/>
        </w:rPr>
        <w:t xml:space="preserve">.</w:t>
      </w:r>
    </w:p>
    <w:p w:rsidR="00000000" w:rsidDel="00000000" w:rsidP="00000000" w:rsidRDefault="00000000" w:rsidRPr="00000000" w14:paraId="0000009C">
      <w:pPr>
        <w:pStyle w:val="Heading4"/>
        <w:keepNext w:val="0"/>
        <w:keepLines w:val="0"/>
        <w:spacing w:after="40" w:before="240" w:lineRule="auto"/>
        <w:rPr>
          <w:b w:val="1"/>
          <w:bCs w:val="1"/>
          <w:color w:val="000000"/>
          <w:sz w:val="22"/>
          <w:szCs w:val="22"/>
        </w:rPr>
      </w:pPr>
      <w:bookmarkStart w:colFirst="0" w:colLast="0" w:name="_6ytq1b7iwv5h" w:id="13"/>
      <w:bookmarkEnd w:id="13"/>
      <w:r w:rsidDel="00000000" w:rsidR="00000000" w:rsidRPr="00000000">
        <w:rPr>
          <w:b w:val="1"/>
          <w:bCs w:val="1"/>
          <w:color w:val="000000"/>
          <w:sz w:val="22"/>
          <w:szCs w:val="22"/>
          <w:rtl w:val="0"/>
        </w:rPr>
        <w:t xml:space="preserve">Configure pgBouncer Log Forwarding </w:t>
      </w:r>
    </w:p>
    <w:p w:rsidR="00000000" w:rsidDel="00000000" w:rsidP="00000000" w:rsidRDefault="00000000" w:rsidRPr="00000000" w14:paraId="0000009D">
      <w:pPr>
        <w:numPr>
          <w:ilvl w:val="0"/>
          <w:numId w:val="89"/>
        </w:numPr>
        <w:spacing w:after="240" w:before="240" w:lineRule="auto"/>
        <w:ind w:left="720" w:hanging="360"/>
      </w:pPr>
      <w:r w:rsidDel="00000000" w:rsidR="00000000" w:rsidRPr="00000000">
        <w:rPr>
          <w:b w:val="1"/>
          <w:bCs w:val="1"/>
          <w:rtl w:val="0"/>
        </w:rPr>
        <w:t xml:space="preserve">Create a new Rsyslog configuration file for pgBouncer:</w:t>
      </w:r>
      <w:r w:rsidDel="00000000" w:rsidR="00000000" w:rsidRPr="00000000">
        <w:rPr>
          <w:rtl w:val="0"/>
        </w:rPr>
        <w:t xml:space="preserve"> We'll name it </w:t>
      </w:r>
      <w:r w:rsidDel="00000000" w:rsidR="00000000" w:rsidRPr="00000000">
        <w:rPr>
          <w:rFonts w:ascii="Roboto Mono" w:cs="Roboto Mono" w:eastAsia="Roboto Mono" w:hAnsi="Roboto Mono"/>
          <w:color w:val="188038"/>
          <w:rtl w:val="0"/>
        </w:rPr>
        <w:t xml:space="preserve">53-pgbouncer.conf</w:t>
      </w:r>
      <w:r w:rsidDel="00000000" w:rsidR="00000000" w:rsidRPr="00000000">
        <w:rPr>
          <w:rtl w:val="0"/>
        </w:rPr>
        <w:t xml:space="preserve"> to keep it organized after </w:t>
      </w:r>
      <w:r w:rsidDel="00000000" w:rsidR="00000000" w:rsidRPr="00000000">
        <w:rPr>
          <w:rFonts w:ascii="Roboto Mono" w:cs="Roboto Mono" w:eastAsia="Roboto Mono" w:hAnsi="Roboto Mono"/>
          <w:color w:val="188038"/>
          <w:rtl w:val="0"/>
        </w:rPr>
        <w:t xml:space="preserve">51-postgresql.conf</w:t>
      </w:r>
      <w:r w:rsidDel="00000000" w:rsidR="00000000" w:rsidRPr="00000000">
        <w:rPr>
          <w:rtl w:val="0"/>
        </w:rPr>
        <w:t xml:space="preserve">.</w:t>
        <w:br w:type="textWrapping"/>
        <w:t xml:space="preserve">Bash</w:t>
      </w:r>
    </w:p>
    <w:p w:rsidR="00000000" w:rsidDel="00000000" w:rsidP="00000000" w:rsidRDefault="00000000" w:rsidRPr="00000000" w14:paraId="0000009E">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/etc/rsyslog.d/53-pgbouncer.conf</w:t>
      </w:r>
      <w:r w:rsidDel="00000000" w:rsidR="00000000" w:rsidRPr="00000000">
        <w:rPr>
          <w:rtl w:val="0"/>
        </w:rPr>
      </w:r>
    </w:p>
    <w:p w:rsidR="00000000" w:rsidDel="00000000" w:rsidP="00000000" w:rsidRDefault="00000000" w:rsidRPr="00000000" w14:paraId="0000009F">
      <w:pPr>
        <w:numPr>
          <w:ilvl w:val="0"/>
          <w:numId w:val="89"/>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Add the following content to </w:t>
      </w:r>
      <w:r w:rsidDel="00000000" w:rsidR="00000000" w:rsidRPr="00000000">
        <w:rPr>
          <w:rFonts w:ascii="Roboto Mono" w:cs="Roboto Mono" w:eastAsia="Roboto Mono" w:hAnsi="Roboto Mono"/>
          <w:b w:val="1"/>
          <w:bCs w:val="1"/>
          <w:color w:val="188038"/>
          <w:rtl w:val="0"/>
        </w:rPr>
        <w:t xml:space="preserve">53-pgbouncer.conf</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0">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/etc/rsyslog.d/53-pgbouncer.conf</w:t>
      </w:r>
      <w:r w:rsidDel="00000000" w:rsidR="00000000" w:rsidRPr="00000000">
        <w:rPr>
          <w:rtl w:val="0"/>
        </w:rPr>
      </w:r>
    </w:p>
    <w:p w:rsidR="00000000" w:rsidDel="00000000" w:rsidP="00000000" w:rsidRDefault="00000000" w:rsidRPr="00000000" w14:paraId="000000A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pgBouncer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tl w:val="0"/>
        </w:rPr>
      </w:r>
    </w:p>
    <w:p w:rsidR="00000000" w:rsidDel="00000000" w:rsidP="00000000" w:rsidRDefault="00000000" w:rsidRPr="00000000" w14:paraId="000000A2">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(optional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already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loaded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another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w:t>
      </w:r>
      <w:r w:rsidDel="00000000" w:rsidR="00000000" w:rsidRPr="00000000">
        <w:rPr>
          <w:rtl w:val="0"/>
        </w:rPr>
      </w:r>
    </w:p>
    <w:p w:rsidR="00000000" w:rsidDel="00000000" w:rsidP="00000000" w:rsidRDefault="00000000" w:rsidRPr="00000000" w14:paraId="000000A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module(load="imfile")</w:t>
      </w:r>
      <w:r w:rsidDel="00000000" w:rsidR="00000000" w:rsidRPr="00000000">
        <w:rPr>
          <w:rtl w:val="0"/>
        </w:rPr>
      </w:r>
    </w:p>
    <w:p w:rsidR="00000000" w:rsidDel="00000000" w:rsidP="00000000" w:rsidRDefault="00000000" w:rsidRPr="00000000" w14:paraId="000000A5">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input(type="imfile"</w:t>
      </w:r>
      <w:r w:rsidDel="00000000" w:rsidR="00000000" w:rsidRPr="00000000">
        <w:rPr>
          <w:rtl w:val="0"/>
        </w:rPr>
      </w:r>
    </w:p>
    <w:p w:rsidR="00000000" w:rsidDel="00000000" w:rsidP="00000000" w:rsidRDefault="00000000" w:rsidRPr="00000000" w14:paraId="000000A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file="/var/log/pgbouncer/pgbouncer.log"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Ensure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correct</w:t>
      </w:r>
      <w:r w:rsidDel="00000000" w:rsidR="00000000" w:rsidRPr="00000000">
        <w:rPr>
          <w:rtl w:val="0"/>
        </w:rPr>
      </w:r>
    </w:p>
    <w:p w:rsidR="00000000" w:rsidDel="00000000" w:rsidP="00000000" w:rsidRDefault="00000000" w:rsidRPr="00000000" w14:paraId="000000A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tag="pgbouncer"</w:t>
      </w:r>
      <w:r w:rsidDel="00000000" w:rsidR="00000000" w:rsidRPr="00000000">
        <w:rPr>
          <w:rtl w:val="0"/>
        </w:rPr>
      </w:r>
    </w:p>
    <w:p w:rsidR="00000000" w:rsidDel="00000000" w:rsidP="00000000" w:rsidRDefault="00000000" w:rsidRPr="00000000" w14:paraId="000000A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A">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based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assigned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tl w:val="0"/>
        </w:rPr>
      </w:r>
    </w:p>
    <w:p w:rsidR="00000000" w:rsidDel="00000000" w:rsidP="00000000" w:rsidRDefault="00000000" w:rsidRPr="00000000" w14:paraId="000000A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'pgbouncer'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br w:type="textWrapping"/>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0A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E">
      <w:pPr>
        <w:numPr>
          <w:ilvl w:val="1"/>
          <w:numId w:val="89"/>
        </w:numPr>
        <w:spacing w:after="0" w:afterAutospacing="0" w:before="240" w:lineRule="auto"/>
        <w:ind w:left="1440" w:hanging="360"/>
      </w:pPr>
      <w:r w:rsidDel="00000000" w:rsidR="00000000" w:rsidRPr="00000000">
        <w:rPr>
          <w:rtl w:val="0"/>
        </w:rPr>
        <w:t xml:space="preserve"></w:t>
      </w:r>
      <w:r w:rsidDel="00000000" w:rsidR="00000000" w:rsidRPr="00000000">
        <w:rPr>
          <w:b w:val="1"/>
          <w:bCs w:val="1"/>
          <w:rtl w:val="0"/>
        </w:rPr>
        <w:t xml:space="preserve">Important Note:</w:t>
      </w:r>
      <w:r w:rsidDel="00000000" w:rsidR="00000000" w:rsidRPr="00000000">
        <w:rPr>
          <w:rtl w:val="0"/>
        </w:rPr>
        <w:t xml:space="preserve"> Ensure </w:t>
      </w:r>
      <w:r w:rsidDel="00000000" w:rsidR="00000000" w:rsidRPr="00000000">
        <w:rPr>
          <w:rFonts w:ascii="Roboto Mono" w:cs="Roboto Mono" w:eastAsia="Roboto Mono" w:hAnsi="Roboto Mono"/>
          <w:color w:val="188038"/>
          <w:rtl w:val="0"/>
        </w:rPr>
        <w:t xml:space="preserve">pgBouncer</w:t>
      </w:r>
      <w:r w:rsidDel="00000000" w:rsidR="00000000" w:rsidRPr="00000000">
        <w:rPr>
          <w:rtl w:val="0"/>
        </w:rPr>
        <w:t xml:space="preserve"> is actually configured to write its logs to </w:t>
      </w:r>
      <w:r w:rsidDel="00000000" w:rsidR="00000000" w:rsidRPr="00000000">
        <w:rPr>
          <w:rFonts w:ascii="Roboto Mono" w:cs="Roboto Mono" w:eastAsia="Roboto Mono" w:hAnsi="Roboto Mono"/>
          <w:color w:val="188038"/>
          <w:rtl w:val="0"/>
        </w:rPr>
        <w:t xml:space="preserve">/var/log/pgbouncer/pgbouncer.log</w:t>
      </w:r>
      <w:r w:rsidDel="00000000" w:rsidR="00000000" w:rsidRPr="00000000">
        <w:rPr>
          <w:rtl w:val="0"/>
        </w:rPr>
        <w:t xml:space="preserve">. This is usually configured in </w:t>
      </w:r>
      <w:r w:rsidDel="00000000" w:rsidR="00000000" w:rsidRPr="00000000">
        <w:rPr>
          <w:rFonts w:ascii="Roboto Mono" w:cs="Roboto Mono" w:eastAsia="Roboto Mono" w:hAnsi="Roboto Mono"/>
          <w:color w:val="188038"/>
          <w:rtl w:val="0"/>
        </w:rPr>
        <w:t xml:space="preserve">pgbouncer.ini</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logfile = /var/log/pgbouncer/pgbouncer.log</w:t>
      </w:r>
      <w:r w:rsidDel="00000000" w:rsidR="00000000" w:rsidRPr="00000000">
        <w:rPr>
          <w:rtl w:val="0"/>
        </w:rPr>
        <w:t xml:space="preserve">).</w:t>
      </w:r>
    </w:p>
    <w:p w:rsidR="00000000" w:rsidDel="00000000" w:rsidP="00000000" w:rsidRDefault="00000000" w:rsidRPr="00000000" w14:paraId="000000AF">
      <w:pPr>
        <w:numPr>
          <w:ilvl w:val="0"/>
          <w:numId w:val="89"/>
        </w:numPr>
        <w:spacing w:after="240" w:before="0" w:beforeAutospacing="0" w:lineRule="auto"/>
        <w:ind w:left="720" w:hanging="360"/>
      </w:pPr>
      <w:r w:rsidDel="00000000" w:rsidR="00000000" w:rsidRPr="00000000">
        <w:rPr>
          <w:rtl w:val="0"/>
        </w:rPr>
        <w:t xml:space="preserve">Save and exit the file.</w:t>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gh2fqbcsqn2k" w:id="14"/>
      <w:bookmarkEnd w:id="14"/>
      <w:r w:rsidDel="00000000" w:rsidR="00000000" w:rsidRPr="00000000">
        <w:rPr>
          <w:b w:val="1"/>
          <w:bCs w:val="1"/>
          <w:color w:val="000000"/>
          <w:sz w:val="22"/>
          <w:szCs w:val="22"/>
          <w:rtl w:val="0"/>
        </w:rPr>
        <w:t xml:space="preserve">Configure pgBackRest Log Forwarding</w:t>
      </w:r>
    </w:p>
    <w:p w:rsidR="00000000" w:rsidDel="00000000" w:rsidP="00000000" w:rsidRDefault="00000000" w:rsidRPr="00000000" w14:paraId="000000B1">
      <w:pPr>
        <w:numPr>
          <w:ilvl w:val="0"/>
          <w:numId w:val="73"/>
        </w:numPr>
        <w:spacing w:after="240" w:before="240" w:lineRule="auto"/>
        <w:ind w:left="720" w:hanging="360"/>
      </w:pPr>
      <w:r w:rsidDel="00000000" w:rsidR="00000000" w:rsidRPr="00000000">
        <w:rPr>
          <w:b w:val="1"/>
          <w:bCs w:val="1"/>
          <w:rtl w:val="0"/>
        </w:rPr>
        <w:t xml:space="preserve">Create a new Rsyslog configuration file for pgBackRest:</w:t>
      </w:r>
      <w:r w:rsidDel="00000000" w:rsidR="00000000" w:rsidRPr="00000000">
        <w:rPr>
          <w:rtl w:val="0"/>
        </w:rPr>
        <w:t xml:space="preserve"> Let's name it </w:t>
      </w:r>
      <w:r w:rsidDel="00000000" w:rsidR="00000000" w:rsidRPr="00000000">
        <w:rPr>
          <w:rFonts w:ascii="Roboto Mono" w:cs="Roboto Mono" w:eastAsia="Roboto Mono" w:hAnsi="Roboto Mono"/>
          <w:color w:val="188038"/>
          <w:rtl w:val="0"/>
        </w:rPr>
        <w:t xml:space="preserve">54-pgbackrest.conf</w:t>
      </w:r>
      <w:r w:rsidDel="00000000" w:rsidR="00000000" w:rsidRPr="00000000">
        <w:rPr>
          <w:rtl w:val="0"/>
        </w:rPr>
        <w:t xml:space="preserve">.</w:t>
      </w:r>
    </w:p>
    <w:p w:rsidR="00000000" w:rsidDel="00000000" w:rsidP="00000000" w:rsidRDefault="00000000" w:rsidRPr="00000000" w14:paraId="000000B2">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/etc/rsyslog.d/54-pgbackrest.conf</w:t>
      </w:r>
      <w:r w:rsidDel="00000000" w:rsidR="00000000" w:rsidRPr="00000000">
        <w:rPr>
          <w:rtl w:val="0"/>
        </w:rPr>
      </w:r>
    </w:p>
    <w:p w:rsidR="00000000" w:rsidDel="00000000" w:rsidP="00000000" w:rsidRDefault="00000000" w:rsidRPr="00000000" w14:paraId="000000B3">
      <w:pPr>
        <w:numPr>
          <w:ilvl w:val="0"/>
          <w:numId w:val="73"/>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Add the following content to </w:t>
      </w:r>
      <w:r w:rsidDel="00000000" w:rsidR="00000000" w:rsidRPr="00000000">
        <w:rPr>
          <w:rFonts w:ascii="Roboto Mono" w:cs="Roboto Mono" w:eastAsia="Roboto Mono" w:hAnsi="Roboto Mono"/>
          <w:b w:val="1"/>
          <w:bCs w:val="1"/>
          <w:color w:val="188038"/>
          <w:rtl w:val="0"/>
        </w:rPr>
        <w:t xml:space="preserve">54-pgbackrest.conf</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B4">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/etc/rsyslog.d/54-pgbackrest.conf</w:t>
      </w:r>
      <w:r w:rsidDel="00000000" w:rsidR="00000000" w:rsidRPr="00000000">
        <w:rPr>
          <w:rtl w:val="0"/>
        </w:rPr>
      </w:r>
    </w:p>
    <w:p w:rsidR="00000000" w:rsidDel="00000000" w:rsidP="00000000" w:rsidRDefault="00000000" w:rsidRPr="00000000" w14:paraId="000000B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pgBackRest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tl w:val="0"/>
        </w:rPr>
      </w:r>
    </w:p>
    <w:p w:rsidR="00000000" w:rsidDel="00000000" w:rsidP="00000000" w:rsidRDefault="00000000" w:rsidRPr="00000000" w14:paraId="000000B6">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B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(optional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already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loaded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another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w:t>
      </w:r>
      <w:r w:rsidDel="00000000" w:rsidR="00000000" w:rsidRPr="00000000">
        <w:rPr>
          <w:rtl w:val="0"/>
        </w:rPr>
      </w:r>
    </w:p>
    <w:p w:rsidR="00000000" w:rsidDel="00000000" w:rsidP="00000000" w:rsidRDefault="00000000" w:rsidRPr="00000000" w14:paraId="000000B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module(load="imfile")</w:t>
      </w:r>
      <w:r w:rsidDel="00000000" w:rsidR="00000000" w:rsidRPr="00000000">
        <w:rPr>
          <w:rtl w:val="0"/>
        </w:rPr>
      </w:r>
    </w:p>
    <w:p w:rsidR="00000000" w:rsidDel="00000000" w:rsidP="00000000" w:rsidRDefault="00000000" w:rsidRPr="00000000" w14:paraId="000000B9">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B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input(type="imfile"</w:t>
      </w:r>
      <w:r w:rsidDel="00000000" w:rsidR="00000000" w:rsidRPr="00000000">
        <w:rPr>
          <w:rtl w:val="0"/>
        </w:rPr>
      </w:r>
    </w:p>
    <w:p w:rsidR="00000000" w:rsidDel="00000000" w:rsidP="00000000" w:rsidRDefault="00000000" w:rsidRPr="00000000" w14:paraId="000000B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file="/var/log/pgbackrest/*.log"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Monitors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directory</w:t>
      </w:r>
      <w:r w:rsidDel="00000000" w:rsidR="00000000" w:rsidRPr="00000000">
        <w:rPr>
          <w:rtl w:val="0"/>
        </w:rPr>
      </w:r>
    </w:p>
    <w:p w:rsidR="00000000" w:rsidDel="00000000" w:rsidP="00000000" w:rsidRDefault="00000000" w:rsidRPr="00000000" w14:paraId="000000B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tag="pgbackrest"</w:t>
      </w:r>
      <w:r w:rsidDel="00000000" w:rsidR="00000000" w:rsidRPr="00000000">
        <w:rPr>
          <w:rtl w:val="0"/>
        </w:rPr>
      </w:r>
    </w:p>
    <w:p w:rsidR="00000000" w:rsidDel="00000000" w:rsidP="00000000" w:rsidRDefault="00000000" w:rsidRPr="00000000" w14:paraId="000000B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B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based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assigned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tl w:val="0"/>
        </w:rPr>
      </w:r>
    </w:p>
    <w:p w:rsidR="00000000" w:rsidDel="00000000" w:rsidP="00000000" w:rsidRDefault="00000000" w:rsidRPr="00000000" w14:paraId="000000B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'pgbackrest'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br w:type="textWrapping"/>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0C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C1">
      <w:pPr>
        <w:numPr>
          <w:ilvl w:val="1"/>
          <w:numId w:val="73"/>
        </w:numPr>
        <w:spacing w:after="0" w:afterAutospacing="0" w:before="240" w:lineRule="auto"/>
        <w:ind w:left="1440" w:hanging="360"/>
      </w:pPr>
      <w:r w:rsidDel="00000000" w:rsidR="00000000" w:rsidRPr="00000000">
        <w:rPr>
          <w:rtl w:val="0"/>
        </w:rPr>
        <w:t xml:space="preserve"></w:t>
      </w:r>
      <w:r w:rsidDel="00000000" w:rsidR="00000000" w:rsidRPr="00000000">
        <w:rPr>
          <w:b w:val="1"/>
          <w:bCs w:val="1"/>
          <w:rtl w:val="0"/>
        </w:rPr>
        <w:t xml:space="preserve">Important Note:</w:t>
      </w:r>
      <w:r w:rsidDel="00000000" w:rsidR="00000000" w:rsidRPr="00000000">
        <w:rPr>
          <w:rtl w:val="0"/>
        </w:rPr>
        <w:t xml:space="preserve"> You mentioned reading the </w:t>
      </w:r>
      <w:r w:rsidDel="00000000" w:rsidR="00000000" w:rsidRPr="00000000">
        <w:rPr>
          <w:rFonts w:ascii="Roboto Mono" w:cs="Roboto Mono" w:eastAsia="Roboto Mono" w:hAnsi="Roboto Mono"/>
          <w:color w:val="188038"/>
          <w:rtl w:val="0"/>
        </w:rPr>
        <w:t xml:space="preserve">pgBackRest</w:t>
      </w:r>
      <w:r w:rsidDel="00000000" w:rsidR="00000000" w:rsidRPr="00000000">
        <w:rPr>
          <w:rtl w:val="0"/>
        </w:rPr>
        <w:t xml:space="preserve"> logging configurations. You </w:t>
      </w:r>
      <w:r w:rsidDel="00000000" w:rsidR="00000000" w:rsidRPr="00000000">
        <w:rPr>
          <w:b w:val="1"/>
          <w:bCs w:val="1"/>
          <w:rtl w:val="0"/>
        </w:rPr>
        <w:t xml:space="preserve">must configure pgBackRest</w:t>
      </w:r>
      <w:r w:rsidDel="00000000" w:rsidR="00000000" w:rsidRPr="00000000">
        <w:rPr>
          <w:rtl w:val="0"/>
        </w:rPr>
        <w:t xml:space="preserve"> to write its logs to files in the </w:t>
      </w:r>
      <w:r w:rsidDel="00000000" w:rsidR="00000000" w:rsidRPr="00000000">
        <w:rPr>
          <w:rFonts w:ascii="Roboto Mono" w:cs="Roboto Mono" w:eastAsia="Roboto Mono" w:hAnsi="Roboto Mono"/>
          <w:color w:val="188038"/>
          <w:rtl w:val="0"/>
        </w:rPr>
        <w:t xml:space="preserve">/var/log/pgbackrest/</w:t>
      </w:r>
      <w:r w:rsidDel="00000000" w:rsidR="00000000" w:rsidRPr="00000000">
        <w:rPr>
          <w:rtl w:val="0"/>
        </w:rPr>
        <w:t xml:space="preserve"> directory for Rsyslog to find them. Refer to the </w:t>
      </w:r>
      <w:r w:rsidDel="00000000" w:rsidR="00000000" w:rsidRPr="00000000">
        <w:rPr>
          <w:rFonts w:ascii="Roboto Mono" w:cs="Roboto Mono" w:eastAsia="Roboto Mono" w:hAnsi="Roboto Mono"/>
          <w:color w:val="188038"/>
          <w:rtl w:val="0"/>
        </w:rPr>
        <w:t xml:space="preserve">pgbackrest.org/configuration.html#section-log</w:t>
      </w:r>
      <w:r w:rsidDel="00000000" w:rsidR="00000000" w:rsidRPr="00000000">
        <w:rPr>
          <w:rtl w:val="0"/>
        </w:rPr>
        <w:t xml:space="preserve"> documentation for this.</w:t>
      </w:r>
    </w:p>
    <w:p w:rsidR="00000000" w:rsidDel="00000000" w:rsidP="00000000" w:rsidRDefault="00000000" w:rsidRPr="00000000" w14:paraId="000000C2">
      <w:pPr>
        <w:numPr>
          <w:ilvl w:val="0"/>
          <w:numId w:val="73"/>
        </w:numPr>
        <w:spacing w:after="240" w:before="0" w:beforeAutospacing="0" w:lineRule="auto"/>
        <w:ind w:left="720" w:hanging="360"/>
      </w:pPr>
      <w:r w:rsidDel="00000000" w:rsidR="00000000" w:rsidRPr="00000000">
        <w:rPr>
          <w:rtl w:val="0"/>
        </w:rPr>
        <w:t xml:space="preserve">Save and exit the file.</w:t>
      </w:r>
    </w:p>
    <w:p w:rsidR="00000000" w:rsidDel="00000000" w:rsidP="00000000" w:rsidRDefault="00000000" w:rsidRPr="00000000" w14:paraId="000000C3">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dneii62pfbru" w:id="15"/>
      <w:bookmarkEnd w:id="15"/>
      <w:r w:rsidDel="00000000" w:rsidR="00000000" w:rsidRPr="00000000">
        <w:rPr>
          <w:b w:val="1"/>
          <w:bCs w:val="1"/>
          <w:color w:val="000000"/>
          <w:sz w:val="22"/>
          <w:szCs w:val="22"/>
          <w:rtl w:val="0"/>
        </w:rPr>
        <w:t xml:space="preserve">Phase 3: Restart Rsyslog Service (on </w:t>
      </w:r>
      <w:r w:rsidDel="00000000" w:rsidR="00000000" w:rsidRPr="00000000">
        <w:rPr>
          <w:rFonts w:ascii="Roboto Mono" w:cs="Roboto Mono" w:eastAsia="Roboto Mono" w:hAnsi="Roboto Mono"/>
          <w:b w:val="1"/>
          <w:bCs w:val="1"/>
          <w:color w:val="188038"/>
          <w:sz w:val="22"/>
          <w:szCs w:val="22"/>
          <w:rtl w:val="0"/>
        </w:rPr>
        <w:t xml:space="preserve">db1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t xml:space="preserve">After making these changes, you must restart the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t xml:space="preserve"> service for them to take effect.</w:t>
      </w:r>
    </w:p>
    <w:p w:rsidR="00000000" w:rsidDel="00000000" w:rsidP="00000000" w:rsidRDefault="00000000" w:rsidRPr="00000000" w14:paraId="000000C5">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qiw4xrhqcjv6" w:id="16"/>
      <w:bookmarkEnd w:id="16"/>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Phase 4: Verify Rsyslog Status and Logs (on </w:t>
      </w:r>
      <w:r w:rsidDel="00000000" w:rsidR="00000000" w:rsidRPr="00000000">
        <w:rPr>
          <w:rFonts w:ascii="Roboto Mono" w:cs="Roboto Mono" w:eastAsia="Roboto Mono" w:hAnsi="Roboto Mono"/>
          <w:b w:val="1"/>
          <w:bCs w:val="1"/>
          <w:color w:val="188038"/>
          <w:sz w:val="22"/>
          <w:szCs w:val="22"/>
          <w:rtl w:val="0"/>
        </w:rPr>
        <w:t xml:space="preserve">db1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0C7">
      <w:pPr>
        <w:numPr>
          <w:ilvl w:val="0"/>
          <w:numId w:val="86"/>
        </w:numPr>
        <w:spacing w:after="240" w:before="240" w:lineRule="auto"/>
        <w:ind w:left="720" w:hanging="360"/>
      </w:pPr>
      <w:r w:rsidDel="00000000" w:rsidR="00000000" w:rsidRPr="00000000">
        <w:rPr>
          <w:b w:val="1"/>
          <w:bCs w:val="1"/>
          <w:rtl w:val="0"/>
        </w:rPr>
        <w:t xml:space="preserve">Check Rsyslog status:</w:t>
      </w:r>
      <w:r w:rsidDel="00000000" w:rsidR="00000000" w:rsidRPr="00000000">
        <w:rPr>
          <w:rtl w:val="0"/>
        </w:rPr>
      </w:r>
    </w:p>
    <w:p w:rsidR="00000000" w:rsidDel="00000000" w:rsidP="00000000" w:rsidRDefault="00000000" w:rsidRPr="00000000" w14:paraId="000000C8">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r>
    </w:p>
    <w:p w:rsidR="00000000" w:rsidDel="00000000" w:rsidP="00000000" w:rsidRDefault="00000000" w:rsidRPr="00000000" w14:paraId="000000C9">
      <w:pPr>
        <w:numPr>
          <w:ilvl w:val="0"/>
          <w:numId w:val="86"/>
        </w:numPr>
        <w:spacing w:after="0" w:afterAutospacing="0" w:before="240" w:lineRule="auto"/>
        <w:ind w:left="720" w:hanging="360"/>
      </w:pPr>
      <w:r w:rsidDel="00000000" w:rsidR="00000000" w:rsidRPr="00000000">
        <w:rPr>
          <w:rtl w:val="0"/>
        </w:rPr>
        <w:t xml:space="preserve">Ensure it's </w:t>
      </w:r>
      <w:r w:rsidDel="00000000" w:rsidR="00000000" w:rsidRPr="00000000">
        <w:rPr>
          <w:rFonts w:ascii="Roboto Mono" w:cs="Roboto Mono" w:eastAsia="Roboto Mono" w:hAnsi="Roboto Mono"/>
          <w:color w:val="188038"/>
          <w:rtl w:val="0"/>
        </w:rPr>
        <w:t xml:space="preserve">active (running)</w:t>
      </w:r>
      <w:r w:rsidDel="00000000" w:rsidR="00000000" w:rsidRPr="00000000">
        <w:rPr>
          <w:rtl w:val="0"/>
        </w:rPr>
        <w:t xml:space="preserve"> and look for any new errors.</w:t>
      </w:r>
    </w:p>
    <w:p w:rsidR="00000000" w:rsidDel="00000000" w:rsidP="00000000" w:rsidRDefault="00000000" w:rsidRPr="00000000" w14:paraId="000000CA">
      <w:pPr>
        <w:numPr>
          <w:ilvl w:val="0"/>
          <w:numId w:val="86"/>
        </w:numPr>
        <w:spacing w:after="240" w:before="0" w:beforeAutospacing="0" w:lineRule="auto"/>
        <w:ind w:left="720" w:hanging="360"/>
      </w:pPr>
      <w:r w:rsidDel="00000000" w:rsidR="00000000" w:rsidRPr="00000000">
        <w:rPr>
          <w:b w:val="1"/>
          <w:bCs w:val="1"/>
          <w:rtl w:val="0"/>
        </w:rPr>
        <w:t xml:space="preserve">Check Rsyslog journal for errors:</w:t>
      </w:r>
      <w:r w:rsidDel="00000000" w:rsidR="00000000" w:rsidRPr="00000000">
        <w:rPr>
          <w:rtl w:val="0"/>
        </w:rPr>
      </w:r>
    </w:p>
    <w:p w:rsidR="00000000" w:rsidDel="00000000" w:rsidP="00000000" w:rsidRDefault="00000000" w:rsidRPr="00000000" w14:paraId="000000CB">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0CC">
      <w:pPr>
        <w:numPr>
          <w:ilvl w:val="0"/>
          <w:numId w:val="86"/>
        </w:numPr>
        <w:spacing w:after="240" w:before="240" w:lineRule="auto"/>
        <w:ind w:left="720" w:hanging="360"/>
      </w:pPr>
      <w:r w:rsidDel="00000000" w:rsidR="00000000" w:rsidRPr="00000000">
        <w:rPr>
          <w:rtl w:val="0"/>
        </w:rPr>
        <w:t xml:space="preserve">You should see no "error during parsing file" messages related to your new </w:t>
      </w:r>
      <w:r w:rsidDel="00000000" w:rsidR="00000000" w:rsidRPr="00000000">
        <w:rPr>
          <w:rFonts w:ascii="Roboto Mono" w:cs="Roboto Mono" w:eastAsia="Roboto Mono" w:hAnsi="Roboto Mono"/>
          <w:color w:val="188038"/>
          <w:rtl w:val="0"/>
        </w:rPr>
        <w:t xml:space="preserve">53-pgbouncer.conf</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54-pgbackrest.conf</w:t>
      </w:r>
      <w:r w:rsidDel="00000000" w:rsidR="00000000" w:rsidRPr="00000000">
        <w:rPr>
          <w:rtl w:val="0"/>
        </w:rPr>
        <w:t xml:space="preserve">.</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Testing Rsyslog Rulesets (on </w:t>
      </w:r>
      <w:r w:rsidDel="00000000" w:rsidR="00000000" w:rsidRPr="00000000">
        <w:rPr>
          <w:rFonts w:ascii="Roboto Mono" w:cs="Roboto Mono" w:eastAsia="Roboto Mono" w:hAnsi="Roboto Mono"/>
          <w:b w:val="1"/>
          <w:bCs w:val="1"/>
          <w:color w:val="188038"/>
          <w:rtl w:val="0"/>
        </w:rPr>
        <w:t xml:space="preserve">db1 </w:t>
      </w:r>
      <w:r w:rsidDel="00000000" w:rsidR="00000000" w:rsidRPr="00000000">
        <w:rPr>
          <w:rFonts w:ascii="Roboto Mono" w:cs="Roboto Mono" w:eastAsia="Roboto Mono" w:hAnsi="Roboto Mono"/>
          <w:b w:val="1"/>
          <w:bCs w:val="1"/>
          <w:rtl w:val="0"/>
        </w:rPr>
        <w:t xml:space="preserve">vm)</w:t>
      </w:r>
      <w:r w:rsidDel="00000000" w:rsidR="00000000" w:rsidRPr="00000000">
        <w:rPr>
          <w:rtl w:val="0"/>
        </w:rPr>
      </w:r>
    </w:p>
    <w:p w:rsidR="00000000" w:rsidDel="00000000" w:rsidP="00000000" w:rsidRDefault="00000000" w:rsidRPr="00000000" w14:paraId="000000CE">
      <w:pPr>
        <w:numPr>
          <w:ilvl w:val="0"/>
          <w:numId w:val="91"/>
        </w:numPr>
        <w:spacing w:after="240" w:before="240" w:lineRule="auto"/>
        <w:ind w:left="720" w:hanging="360"/>
      </w:pPr>
      <w:r w:rsidDel="00000000" w:rsidR="00000000" w:rsidRPr="00000000">
        <w:rPr>
          <w:b w:val="1"/>
          <w:bCs w:val="1"/>
          <w:rtl w:val="0"/>
        </w:rPr>
        <w:t xml:space="preserve">Generate a Unique Test Log:</w:t>
      </w:r>
      <w:r w:rsidDel="00000000" w:rsidR="00000000" w:rsidRPr="00000000">
        <w:rPr>
          <w:rtl w:val="0"/>
        </w:rPr>
        <w:t xml:space="preserve"> This creates a new file if it doesn't exist or appends to it, ensuring rsyslog's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 module picks it up. The message should be unique enough to easily search for.</w:t>
      </w:r>
    </w:p>
    <w:p w:rsidR="00000000" w:rsidDel="00000000" w:rsidP="00000000" w:rsidRDefault="00000000" w:rsidRPr="00000000" w14:paraId="000000C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directory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doesn't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exist</w:t>
      </w:r>
      <w:r w:rsidDel="00000000" w:rsidR="00000000" w:rsidRPr="00000000">
        <w:rPr>
          <w:rtl w:val="0"/>
        </w:rPr>
      </w:r>
    </w:p>
    <w:p w:rsidR="00000000" w:rsidDel="00000000" w:rsidP="00000000" w:rsidRDefault="00000000" w:rsidRPr="00000000" w14:paraId="000000D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/var/lib/postgresql/16/data/log/</w:t>
      </w:r>
      <w:r w:rsidDel="00000000" w:rsidR="00000000" w:rsidRPr="00000000">
        <w:rPr>
          <w:rtl w:val="0"/>
        </w:rPr>
      </w:r>
    </w:p>
    <w:p w:rsidR="00000000" w:rsidDel="00000000" w:rsidP="00000000" w:rsidRDefault="00000000" w:rsidRPr="00000000" w14:paraId="000000D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D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Write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unique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current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uniqueness.</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TEST_MESSAGE="Jul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17</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+%H:%M:%S)</w:t>
      </w:r>
      <w:r w:rsidDel="00000000" w:rsidR="00000000" w:rsidRPr="00000000">
        <w:rPr>
          <w:rFonts w:ascii="Roboto Mono" w:cs="Roboto Mono" w:eastAsia="Roboto Mono" w:hAnsi="Roboto Mono"/>
          <w:rtl w:val="0"/>
        </w:rPr>
        <w:t xml:space="preserve"> </w:t>
      </w:r>
      <w:del w:author="Yeswanth Kolaparthi" w:id="12" w:date="2025-07-17T15:09:19Z">
        <w:r w:rsidDel="00000000" w:rsidR="00000000" w:rsidRPr="00000000">
          <w:rPr>
            <w:rFonts w:ascii="Roboto Mono" w:cs="Roboto Mono" w:eastAsia="Roboto Mono" w:hAnsi="Roboto Mono"/>
            <w:color w:val="188038"/>
            <w:rtl w:val="0"/>
          </w:rPr>
          <w:delText xml:space="preserve">dinesh-</w:delText>
        </w:r>
      </w:del>
      <w:r w:rsidDel="00000000" w:rsidR="00000000" w:rsidRPr="00000000">
        <w:rPr>
          <w:rFonts w:ascii="Roboto Mono" w:cs="Roboto Mono" w:eastAsia="Roboto Mono" w:hAnsi="Roboto Mono"/>
          <w:color w:val="188038"/>
          <w:rtl w:val="0"/>
        </w:rPr>
        <w:t xml:space="preserve">db1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mypgapp[9999]:</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alloydb-internal-test-$(date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specific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alloydb-internal-logs."</w:t>
      </w:r>
      <w:r w:rsidDel="00000000" w:rsidR="00000000" w:rsidRPr="00000000">
        <w:rPr>
          <w:rtl w:val="0"/>
        </w:rPr>
      </w:r>
    </w:p>
    <w:p w:rsidR="00000000" w:rsidDel="00000000" w:rsidP="00000000" w:rsidRDefault="00000000" w:rsidRPr="00000000" w14:paraId="000000D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echo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"$TEST_MESSAGE"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/var/lib/postgresql/16/data/log/mylog_internal_test.internal</w:t>
      </w:r>
      <w:r w:rsidDel="00000000" w:rsidR="00000000" w:rsidRPr="00000000">
        <w:rPr>
          <w:rtl w:val="0"/>
        </w:rPr>
      </w:r>
    </w:p>
    <w:p w:rsidR="00000000" w:rsidDel="00000000" w:rsidP="00000000" w:rsidRDefault="00000000" w:rsidRPr="00000000" w14:paraId="000000D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D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echo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$TEST_MESSAGE"</w:t>
      </w:r>
      <w:r w:rsidDel="00000000" w:rsidR="00000000" w:rsidRPr="00000000">
        <w:rPr>
          <w:rtl w:val="0"/>
        </w:rPr>
      </w:r>
    </w:p>
    <w:p w:rsidR="00000000" w:rsidDel="00000000" w:rsidP="00000000" w:rsidRDefault="00000000" w:rsidRPr="00000000" w14:paraId="000000D7">
      <w:pPr>
        <w:numPr>
          <w:ilvl w:val="1"/>
          <w:numId w:val="91"/>
        </w:numPr>
        <w:spacing w:after="0" w:afterAutospacing="0" w:before="240" w:lineRule="auto"/>
        <w:ind w:left="1440" w:hanging="360"/>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mylog_internal_test.internal</w:t>
      </w:r>
      <w:r w:rsidDel="00000000" w:rsidR="00000000" w:rsidRPr="00000000">
        <w:rPr>
          <w:rtl w:val="0"/>
        </w:rPr>
        <w:t xml:space="preserve"> matches the </w:t>
      </w:r>
      <w:r w:rsidDel="00000000" w:rsidR="00000000" w:rsidRPr="00000000">
        <w:rPr>
          <w:rFonts w:ascii="Roboto Mono" w:cs="Roboto Mono" w:eastAsia="Roboto Mono" w:hAnsi="Roboto Mono"/>
          <w:color w:val="188038"/>
          <w:rtl w:val="0"/>
        </w:rPr>
        <w:t xml:space="preserve">*.internal</w:t>
      </w:r>
      <w:r w:rsidDel="00000000" w:rsidR="00000000" w:rsidRPr="00000000">
        <w:rPr>
          <w:rtl w:val="0"/>
        </w:rPr>
        <w:t xml:space="preserve"> wildcard.</w:t>
      </w:r>
    </w:p>
    <w:p w:rsidR="00000000" w:rsidDel="00000000" w:rsidP="00000000" w:rsidRDefault="00000000" w:rsidRPr="00000000" w14:paraId="000000D8">
      <w:pPr>
        <w:numPr>
          <w:ilvl w:val="1"/>
          <w:numId w:val="9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$(date +%s)</w:t>
      </w:r>
      <w:r w:rsidDel="00000000" w:rsidR="00000000" w:rsidRPr="00000000">
        <w:rPr>
          <w:rtl w:val="0"/>
        </w:rPr>
        <w:t xml:space="preserve"> ensures a unique string within the message for easy searching later.</w:t>
      </w:r>
    </w:p>
    <w:p w:rsidR="00000000" w:rsidDel="00000000" w:rsidP="00000000" w:rsidRDefault="00000000" w:rsidRPr="00000000" w14:paraId="000000D9">
      <w:pPr>
        <w:numPr>
          <w:ilvl w:val="1"/>
          <w:numId w:val="9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tee -a</w:t>
      </w:r>
      <w:r w:rsidDel="00000000" w:rsidR="00000000" w:rsidRPr="00000000">
        <w:rPr>
          <w:rtl w:val="0"/>
        </w:rPr>
        <w:t xml:space="preserve"> appends the message to the file with </w:t>
      </w:r>
      <w:r w:rsidDel="00000000" w:rsidR="00000000" w:rsidRPr="00000000">
        <w:rPr>
          <w:rFonts w:ascii="Roboto Mono" w:cs="Roboto Mono" w:eastAsia="Roboto Mono" w:hAnsi="Roboto Mono"/>
          <w:color w:val="188038"/>
          <w:rtl w:val="0"/>
        </w:rPr>
        <w:t xml:space="preserve">sudo</w:t>
      </w:r>
      <w:r w:rsidDel="00000000" w:rsidR="00000000" w:rsidRPr="00000000">
        <w:rPr>
          <w:rtl w:val="0"/>
        </w:rPr>
        <w:t xml:space="preserve"> privileges.</w:t>
      </w:r>
    </w:p>
    <w:p w:rsidR="00000000" w:rsidDel="00000000" w:rsidP="00000000" w:rsidRDefault="00000000" w:rsidRPr="00000000" w14:paraId="000000DA">
      <w:pPr>
        <w:numPr>
          <w:ilvl w:val="1"/>
          <w:numId w:val="91"/>
        </w:numPr>
        <w:spacing w:after="0" w:afterAutospacing="0" w:before="0" w:beforeAutospacing="0" w:lineRule="auto"/>
        <w:ind w:left="1440" w:hanging="360"/>
      </w:pPr>
      <w:r w:rsidDel="00000000" w:rsidR="00000000" w:rsidRPr="00000000">
        <w:rPr>
          <w:rtl w:val="0"/>
        </w:rPr>
        <w:t xml:space="preserve">Wait for about 5-10 seconds to allow Rsyslog's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 module to poll the file and process the new line (based on </w:t>
      </w:r>
      <w:r w:rsidDel="00000000" w:rsidR="00000000" w:rsidRPr="00000000">
        <w:rPr>
          <w:rFonts w:ascii="Roboto Mono" w:cs="Roboto Mono" w:eastAsia="Roboto Mono" w:hAnsi="Roboto Mono"/>
          <w:color w:val="188038"/>
          <w:rtl w:val="0"/>
        </w:rPr>
        <w:t xml:space="preserve">interval="5"</w:t>
      </w:r>
      <w:r w:rsidDel="00000000" w:rsidR="00000000" w:rsidRPr="00000000">
        <w:rPr>
          <w:rtl w:val="0"/>
        </w:rPr>
        <w:t xml:space="preserve">).</w:t>
      </w:r>
    </w:p>
    <w:p w:rsidR="00000000" w:rsidDel="00000000" w:rsidP="00000000" w:rsidRDefault="00000000" w:rsidRPr="00000000" w14:paraId="000000DB">
      <w:pPr>
        <w:numPr>
          <w:ilvl w:val="0"/>
          <w:numId w:val="91"/>
        </w:numPr>
        <w:spacing w:after="240" w:before="0" w:beforeAutospacing="0" w:lineRule="auto"/>
        <w:ind w:left="720" w:hanging="360"/>
      </w:pPr>
      <w:r w:rsidDel="00000000" w:rsidR="00000000" w:rsidRPr="00000000">
        <w:rPr>
          <w:b w:val="1"/>
          <w:bCs w:val="1"/>
          <w:rtl w:val="0"/>
        </w:rPr>
        <w:t xml:space="preserve">Check Rsyslog's Internal Logs (on </w:t>
      </w:r>
      <w:r w:rsidDel="00000000" w:rsidR="00000000" w:rsidRPr="00000000">
        <w:rPr>
          <w:rFonts w:ascii="Roboto Mono" w:cs="Roboto Mono" w:eastAsia="Roboto Mono" w:hAnsi="Roboto Mono"/>
          <w:b w:val="1"/>
          <w:bCs w:val="1"/>
          <w:color w:val="188038"/>
          <w:rtl w:val="0"/>
        </w:rPr>
        <w:t xml:space="preserve">db1 </w:t>
      </w:r>
      <w:r w:rsidDel="00000000" w:rsidR="00000000" w:rsidRPr="00000000">
        <w:rPr>
          <w:rFonts w:ascii="Roboto Mono" w:cs="Roboto Mono" w:eastAsia="Roboto Mono" w:hAnsi="Roboto Mono"/>
          <w:b w:val="1"/>
          <w:bCs w:val="1"/>
          <w:rtl w:val="0"/>
        </w:rPr>
        <w:t xml:space="preserve">vm)</w:t>
      </w:r>
      <w:r w:rsidDel="00000000" w:rsidR="00000000" w:rsidRPr="00000000">
        <w:rPr>
          <w:b w:val="1"/>
          <w:bCs w:val="1"/>
          <w:rtl w:val="0"/>
        </w:rPr>
        <w:t xml:space="preserve">:</w:t>
      </w:r>
      <w:r w:rsidDel="00000000" w:rsidR="00000000" w:rsidRPr="00000000">
        <w:rPr>
          <w:rtl w:val="0"/>
        </w:rPr>
        <w:t xml:space="preserve"> While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t xml:space="preserve"> is running silently now, you can check its debug output if you suspect it's </w:t>
      </w:r>
      <w:r w:rsidDel="00000000" w:rsidR="00000000" w:rsidRPr="00000000">
        <w:rPr>
          <w:i w:val="1"/>
          <w:iCs w:val="1"/>
          <w:rtl w:val="0"/>
        </w:rPr>
        <w:t xml:space="preserve">not</w:t>
      </w:r>
      <w:r w:rsidDel="00000000" w:rsidR="00000000" w:rsidRPr="00000000">
        <w:rPr>
          <w:rtl w:val="0"/>
        </w:rPr>
        <w:t xml:space="preserve"> picking up the file. However, generally, if </w:t>
      </w:r>
      <w:r w:rsidDel="00000000" w:rsidR="00000000" w:rsidRPr="00000000">
        <w:rPr>
          <w:rFonts w:ascii="Roboto Mono" w:cs="Roboto Mono" w:eastAsia="Roboto Mono" w:hAnsi="Roboto Mono"/>
          <w:color w:val="188038"/>
          <w:rtl w:val="0"/>
        </w:rPr>
        <w:t xml:space="preserve">systemctl status rsyslog</w:t>
      </w:r>
      <w:r w:rsidDel="00000000" w:rsidR="00000000" w:rsidRPr="00000000">
        <w:rPr>
          <w:rtl w:val="0"/>
        </w:rPr>
        <w:t xml:space="preserve"> is clean, the parsing is fine. For now, trust the clean status. You can </w:t>
      </w:r>
      <w:r w:rsidDel="00000000" w:rsidR="00000000" w:rsidRPr="00000000">
        <w:rPr>
          <w:rFonts w:ascii="Roboto Mono" w:cs="Roboto Mono" w:eastAsia="Roboto Mono" w:hAnsi="Roboto Mono"/>
          <w:color w:val="188038"/>
          <w:rtl w:val="0"/>
        </w:rPr>
        <w:t xml:space="preserve">tail -f</w:t>
      </w:r>
      <w:r w:rsidDel="00000000" w:rsidR="00000000" w:rsidRPr="00000000">
        <w:rPr>
          <w:rtl w:val="0"/>
        </w:rPr>
        <w:t xml:space="preserve"> the file you just wrote to, to confirm the content.</w:t>
      </w:r>
    </w:p>
    <w:p w:rsidR="00000000" w:rsidDel="00000000" w:rsidP="00000000" w:rsidRDefault="00000000" w:rsidRPr="00000000" w14:paraId="000000D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tail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/var/lib/postgresql/16/data/log/mylog_internal_test.internal</w:t>
      </w:r>
      <w:r w:rsidDel="00000000" w:rsidR="00000000" w:rsidRPr="00000000">
        <w:rPr>
          <w:rtl w:val="0"/>
        </w:rPr>
      </w:r>
    </w:p>
    <w:p w:rsidR="00000000" w:rsidDel="00000000" w:rsidP="00000000" w:rsidRDefault="00000000" w:rsidRPr="00000000" w14:paraId="000000DD">
      <w:pPr>
        <w:numPr>
          <w:ilvl w:val="0"/>
          <w:numId w:val="91"/>
        </w:numPr>
        <w:spacing w:after="240" w:before="240" w:lineRule="auto"/>
        <w:ind w:left="720" w:hanging="360"/>
      </w:pPr>
      <w:r w:rsidDel="00000000" w:rsidR="00000000" w:rsidRPr="00000000">
        <w:rPr>
          <w:rtl w:val="0"/>
        </w:rPr>
        <w:t xml:space="preserve">This just confirms the file content, not Rsyslog's processing.</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On your Logstash server (on </w:t>
      </w:r>
      <w:r w:rsidDel="00000000" w:rsidR="00000000" w:rsidRPr="00000000">
        <w:rPr>
          <w:rFonts w:ascii="Roboto Mono" w:cs="Roboto Mono" w:eastAsia="Roboto Mono" w:hAnsi="Roboto Mono"/>
          <w:b w:val="1"/>
          <w:bCs w:val="1"/>
          <w:color w:val="188038"/>
          <w:rtl w:val="0"/>
        </w:rPr>
        <w:t xml:space="preserve">external1 </w:t>
      </w:r>
      <w:r w:rsidDel="00000000" w:rsidR="00000000" w:rsidRPr="00000000">
        <w:rPr>
          <w:rFonts w:ascii="Roboto Mono" w:cs="Roboto Mono" w:eastAsia="Roboto Mono" w:hAnsi="Roboto Mono"/>
          <w:b w:val="1"/>
          <w:bCs w:val="1"/>
          <w:rtl w:val="0"/>
        </w:rPr>
        <w:t xml:space="preserve">vm)</w:t>
      </w:r>
      <w:r w:rsidDel="00000000" w:rsidR="00000000" w:rsidRPr="00000000">
        <w:rPr>
          <w:rtl w:val="0"/>
        </w:rPr>
      </w:r>
    </w:p>
    <w:p w:rsidR="00000000" w:rsidDel="00000000" w:rsidP="00000000" w:rsidRDefault="00000000" w:rsidRPr="00000000" w14:paraId="000000DF">
      <w:pPr>
        <w:numPr>
          <w:ilvl w:val="0"/>
          <w:numId w:val="21"/>
        </w:numPr>
        <w:spacing w:after="240" w:before="240" w:lineRule="auto"/>
        <w:ind w:left="720" w:hanging="360"/>
      </w:pPr>
      <w:r w:rsidDel="00000000" w:rsidR="00000000" w:rsidRPr="00000000">
        <w:rPr>
          <w:b w:val="1"/>
          <w:bCs w:val="1"/>
          <w:rtl w:val="0"/>
        </w:rPr>
        <w:t xml:space="preserve">Monitor Logstash Logs:</w:t>
      </w:r>
      <w:r w:rsidDel="00000000" w:rsidR="00000000" w:rsidRPr="00000000">
        <w:rPr>
          <w:rtl w:val="0"/>
        </w:rPr>
        <w:t xml:space="preserve"> Keep this command running in a separate terminal to see if Logstash receives the event.</w:t>
      </w:r>
    </w:p>
    <w:p w:rsidR="00000000" w:rsidDel="00000000" w:rsidP="00000000" w:rsidRDefault="00000000" w:rsidRPr="00000000" w14:paraId="000000E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0E1">
      <w:pPr>
        <w:numPr>
          <w:ilvl w:val="0"/>
          <w:numId w:val="21"/>
        </w:numPr>
        <w:spacing w:after="0" w:afterAutospacing="0" w:before="240" w:lineRule="auto"/>
        <w:ind w:left="720" w:hanging="360"/>
      </w:pPr>
      <w:r w:rsidDel="00000000" w:rsidR="00000000" w:rsidRPr="00000000">
        <w:rPr>
          <w:rtl w:val="0"/>
        </w:rPr>
        <w:t xml:space="preserve">Look for </w:t>
      </w:r>
      <w:r w:rsidDel="00000000" w:rsidR="00000000" w:rsidRPr="00000000">
        <w:rPr>
          <w:rFonts w:ascii="Roboto Mono" w:cs="Roboto Mono" w:eastAsia="Roboto Mono" w:hAnsi="Roboto Mono"/>
          <w:color w:val="188038"/>
          <w:rtl w:val="0"/>
        </w:rPr>
        <w:t xml:space="preserve">[INFO ]</w:t>
      </w:r>
      <w:r w:rsidDel="00000000" w:rsidR="00000000" w:rsidRPr="00000000">
        <w:rPr>
          <w:rtl w:val="0"/>
        </w:rPr>
        <w:t xml:space="preserve"> messages indicating that an event was processed, especially related to the TCP input or any filters that might be applied.</w:t>
      </w:r>
    </w:p>
    <w:p w:rsidR="00000000" w:rsidDel="00000000" w:rsidP="00000000" w:rsidRDefault="00000000" w:rsidRPr="00000000" w14:paraId="000000E2">
      <w:pPr>
        <w:numPr>
          <w:ilvl w:val="0"/>
          <w:numId w:val="21"/>
        </w:numPr>
        <w:spacing w:after="240" w:before="0" w:beforeAutospacing="0" w:lineRule="auto"/>
        <w:ind w:left="720" w:hanging="360"/>
      </w:pPr>
      <w:r w:rsidDel="00000000" w:rsidR="00000000" w:rsidRPr="00000000">
        <w:rPr>
          <w:b w:val="1"/>
          <w:bCs w:val="1"/>
          <w:rtl w:val="0"/>
        </w:rPr>
        <w:t xml:space="preserve">Verify Network Connectivity (Optional, but good for troubleshooting):</w:t>
      </w:r>
      <w:r w:rsidDel="00000000" w:rsidR="00000000" w:rsidRPr="00000000">
        <w:rPr>
          <w:rtl w:val="0"/>
        </w:rPr>
        <w:t xml:space="preserve"> If you don't see anything in Logstash logs, verify that port 5044 on </w:t>
      </w:r>
      <w:r w:rsidDel="00000000" w:rsidR="00000000" w:rsidRPr="00000000">
        <w:rPr>
          <w:rFonts w:ascii="Roboto Mono" w:cs="Roboto Mono" w:eastAsia="Roboto Mono" w:hAnsi="Roboto Mono"/>
          <w:color w:val="188038"/>
          <w:rtl w:val="0"/>
        </w:rPr>
        <w:t xml:space="preserve">standalone-external1</w:t>
      </w:r>
      <w:r w:rsidDel="00000000" w:rsidR="00000000" w:rsidRPr="00000000">
        <w:rPr>
          <w:rtl w:val="0"/>
        </w:rPr>
        <w:t xml:space="preserve"> is open and Logstash is listening.</w:t>
      </w:r>
    </w:p>
    <w:p w:rsidR="00000000" w:rsidDel="00000000" w:rsidP="00000000" w:rsidRDefault="00000000" w:rsidRPr="00000000" w14:paraId="000000E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netstat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-tulnp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5044</w:t>
      </w:r>
      <w:r w:rsidDel="00000000" w:rsidR="00000000" w:rsidRPr="00000000">
        <w:rPr>
          <w:rtl w:val="0"/>
        </w:rPr>
      </w:r>
    </w:p>
    <w:p w:rsidR="00000000" w:rsidDel="00000000" w:rsidP="00000000" w:rsidRDefault="00000000" w:rsidRPr="00000000" w14:paraId="000000E4">
      <w:pPr>
        <w:numPr>
          <w:ilvl w:val="0"/>
          <w:numId w:val="21"/>
        </w:numPr>
        <w:spacing w:after="240" w:before="240" w:lineRule="auto"/>
        <w:ind w:left="720" w:hanging="360"/>
      </w:pPr>
      <w:r w:rsidDel="00000000" w:rsidR="00000000" w:rsidRPr="00000000">
        <w:rPr>
          <w:rtl w:val="0"/>
        </w:rPr>
        <w:t xml:space="preserve">You should see an entry like </w:t>
      </w:r>
      <w:r w:rsidDel="00000000" w:rsidR="00000000" w:rsidRPr="00000000">
        <w:rPr>
          <w:rFonts w:ascii="Roboto Mono" w:cs="Roboto Mono" w:eastAsia="Roboto Mono" w:hAnsi="Roboto Mono"/>
          <w:color w:val="188038"/>
          <w:rtl w:val="0"/>
        </w:rPr>
        <w:t xml:space="preserve">tcp 0 0 0.0.0.0:5044 0.0.0.0:* LISTEN &lt;PID&gt;/java</w:t>
      </w:r>
      <w:r w:rsidDel="00000000" w:rsidR="00000000" w:rsidRPr="00000000">
        <w:rPr>
          <w:rtl w:val="0"/>
        </w:rPr>
        <w:t xml:space="preserve">. You can also try to </w:t>
      </w:r>
      <w:r w:rsidDel="00000000" w:rsidR="00000000" w:rsidRPr="00000000">
        <w:rPr>
          <w:rFonts w:ascii="Roboto Mono" w:cs="Roboto Mono" w:eastAsia="Roboto Mono" w:hAnsi="Roboto Mono"/>
          <w:color w:val="188038"/>
          <w:rtl w:val="0"/>
        </w:rPr>
        <w:t xml:space="preserve">telnet</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standalone-db1</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standalone-external1</w:t>
      </w:r>
      <w:r w:rsidDel="00000000" w:rsidR="00000000" w:rsidRPr="00000000">
        <w:rPr>
          <w:rtl w:val="0"/>
        </w:rPr>
        <w:t xml:space="preserve"> on port 5044.</w:t>
      </w:r>
    </w:p>
    <w:p w:rsidR="00000000" w:rsidDel="00000000" w:rsidP="00000000" w:rsidRDefault="00000000" w:rsidRPr="00000000" w14:paraId="000000E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standalone-db1</w:t>
      </w:r>
      <w:r w:rsidDel="00000000" w:rsidR="00000000" w:rsidRPr="00000000">
        <w:rPr>
          <w:rtl w:val="0"/>
        </w:rPr>
      </w:r>
    </w:p>
    <w:p w:rsidR="00000000" w:rsidDel="00000000" w:rsidP="00000000" w:rsidRDefault="00000000" w:rsidRPr="00000000" w14:paraId="000000E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telnet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10.1.0.2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5044</w:t>
      </w:r>
      <w:r w:rsidDel="00000000" w:rsidR="00000000" w:rsidRPr="00000000">
        <w:rPr>
          <w:rtl w:val="0"/>
        </w:rPr>
      </w:r>
    </w:p>
    <w:p w:rsidR="00000000" w:rsidDel="00000000" w:rsidP="00000000" w:rsidRDefault="00000000" w:rsidRPr="00000000" w14:paraId="000000E7">
      <w:pPr>
        <w:numPr>
          <w:ilvl w:val="0"/>
          <w:numId w:val="21"/>
        </w:numPr>
        <w:spacing w:after="0" w:afterAutospacing="0" w:before="240" w:lineRule="auto"/>
        <w:ind w:left="720" w:hanging="360"/>
      </w:pPr>
      <w:r w:rsidDel="00000000" w:rsidR="00000000" w:rsidRPr="00000000">
        <w:rPr>
          <w:rtl w:val="0"/>
        </w:rPr>
        <w:t xml:space="preserve">If it connects, you'll see something like </w:t>
      </w:r>
      <w:r w:rsidDel="00000000" w:rsidR="00000000" w:rsidRPr="00000000">
        <w:rPr>
          <w:rFonts w:ascii="Roboto Mono" w:cs="Roboto Mono" w:eastAsia="Roboto Mono" w:hAnsi="Roboto Mono"/>
          <w:color w:val="188038"/>
          <w:rtl w:val="0"/>
        </w:rPr>
        <w:t xml:space="preserve">Connected to 10.1.0.2.</w:t>
      </w:r>
      <w:r w:rsidDel="00000000" w:rsidR="00000000" w:rsidRPr="00000000">
        <w:rPr>
          <w:rtl w:val="0"/>
        </w:rPr>
        <w:t xml:space="preserve">. If it says </w:t>
      </w:r>
      <w:r w:rsidDel="00000000" w:rsidR="00000000" w:rsidRPr="00000000">
        <w:rPr>
          <w:rFonts w:ascii="Roboto Mono" w:cs="Roboto Mono" w:eastAsia="Roboto Mono" w:hAnsi="Roboto Mono"/>
          <w:color w:val="188038"/>
          <w:rtl w:val="0"/>
        </w:rPr>
        <w:t xml:space="preserve">Connection refused</w:t>
      </w:r>
      <w:r w:rsidDel="00000000" w:rsidR="00000000" w:rsidRPr="00000000">
        <w:rPr>
          <w:rtl w:val="0"/>
        </w:rPr>
        <w:t xml:space="preserve"> or times out, there's a firewall or network issue.</w:t>
      </w:r>
    </w:p>
    <w:p w:rsidR="00000000" w:rsidDel="00000000" w:rsidP="00000000" w:rsidRDefault="00000000" w:rsidRPr="00000000" w14:paraId="000000E8">
      <w:pPr>
        <w:numPr>
          <w:ilvl w:val="0"/>
          <w:numId w:val="21"/>
        </w:numPr>
        <w:spacing w:after="240" w:before="0" w:beforeAutospacing="0" w:lineRule="auto"/>
        <w:ind w:left="720" w:hanging="360"/>
      </w:pPr>
      <w:r w:rsidDel="00000000" w:rsidR="00000000" w:rsidRPr="00000000">
        <w:rPr>
          <w:b w:val="1"/>
          <w:bCs w:val="1"/>
          <w:rtl w:val="0"/>
        </w:rPr>
        <w:t xml:space="preserve">Query Elasticsearch for the Log:</w:t>
      </w:r>
      <w:r w:rsidDel="00000000" w:rsidR="00000000" w:rsidRPr="00000000">
        <w:rPr>
          <w:rtl w:val="0"/>
        </w:rPr>
        <w:t xml:space="preserve"> The Logstash default output for syslog (and our rsyslog setup) typically puts logs into an index named </w:t>
      </w:r>
      <w:r w:rsidDel="00000000" w:rsidR="00000000" w:rsidRPr="00000000">
        <w:rPr>
          <w:rFonts w:ascii="Roboto Mono" w:cs="Roboto Mono" w:eastAsia="Roboto Mono" w:hAnsi="Roboto Mono"/>
          <w:color w:val="188038"/>
          <w:rtl w:val="0"/>
        </w:rPr>
        <w:t xml:space="preserve">logstash-syslog-YYYY.MM.DD</w:t>
      </w:r>
      <w:r w:rsidDel="00000000" w:rsidR="00000000" w:rsidRPr="00000000">
        <w:rPr>
          <w:rtl w:val="0"/>
        </w:rPr>
        <w:t xml:space="preserve">. Since it's July 17, 2025</w:t>
      </w:r>
      <w:del w:author="Yeswanth Kolaparthi" w:id="13" w:date="2025-07-17T14:56:54Z">
        <w:r w:rsidDel="00000000" w:rsidR="00000000" w:rsidRPr="00000000">
          <w:rPr>
            <w:rtl w:val="0"/>
          </w:rPr>
          <w:delText xml:space="preserve">, in Hyderabad</w:delText>
        </w:r>
      </w:del>
      <w:r w:rsidDel="00000000" w:rsidR="00000000" w:rsidRPr="00000000">
        <w:rPr>
          <w:rtl w:val="0"/>
        </w:rPr>
        <w:t xml:space="preserve">, the index will be </w:t>
      </w:r>
      <w:r w:rsidDel="00000000" w:rsidR="00000000" w:rsidRPr="00000000">
        <w:rPr>
          <w:rFonts w:ascii="Roboto Mono" w:cs="Roboto Mono" w:eastAsia="Roboto Mono" w:hAnsi="Roboto Mono"/>
          <w:color w:val="188038"/>
          <w:rtl w:val="0"/>
        </w:rPr>
        <w:t xml:space="preserve">logstash-syslog-2025.07.17</w:t>
      </w:r>
      <w:r w:rsidDel="00000000" w:rsidR="00000000" w:rsidRPr="00000000">
        <w:rPr>
          <w:rtl w:val="0"/>
        </w:rPr>
        <w:t xml:space="preserve">.</w:t>
      </w:r>
    </w:p>
    <w:p w:rsidR="00000000" w:rsidDel="00000000" w:rsidP="00000000" w:rsidRDefault="00000000" w:rsidRPr="00000000" w14:paraId="000000E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"http://localhost:9200/logstash-syslog-2025.07.17/_search?pretty"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application/json'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tl w:val="0"/>
        </w:rPr>
      </w:r>
    </w:p>
    <w:p w:rsidR="00000000" w:rsidDel="00000000" w:rsidP="00000000" w:rsidRDefault="00000000" w:rsidRPr="00000000" w14:paraId="000000E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E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E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"specific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r>
    </w:p>
    <w:p w:rsidR="00000000" w:rsidDel="00000000" w:rsidP="00000000" w:rsidRDefault="00000000" w:rsidRPr="00000000" w14:paraId="000000E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E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F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F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F2">
      <w:pPr>
        <w:numPr>
          <w:ilvl w:val="0"/>
          <w:numId w:val="21"/>
        </w:numPr>
        <w:spacing w:after="0" w:afterAutospacing="0" w:before="240" w:lineRule="auto"/>
        <w:ind w:left="720" w:hanging="360"/>
      </w:pPr>
      <w:r w:rsidDel="00000000" w:rsidR="00000000" w:rsidRPr="00000000">
        <w:rPr>
          <w:rtl w:val="0"/>
        </w:rPr>
        <w:t xml:space="preserve">Adjust </w:t>
      </w:r>
      <w:r w:rsidDel="00000000" w:rsidR="00000000" w:rsidRPr="00000000">
        <w:rPr>
          <w:rFonts w:ascii="Roboto Mono" w:cs="Roboto Mono" w:eastAsia="Roboto Mono" w:hAnsi="Roboto Mono"/>
          <w:color w:val="188038"/>
          <w:rtl w:val="0"/>
        </w:rPr>
        <w:t xml:space="preserve">2025.07.17</w:t>
      </w:r>
      <w:r w:rsidDel="00000000" w:rsidR="00000000" w:rsidRPr="00000000">
        <w:rPr>
          <w:rtl w:val="0"/>
        </w:rPr>
        <w:t xml:space="preserve"> if the date changes. </w:t>
      </w:r>
      <w:r w:rsidDel="00000000" w:rsidR="00000000" w:rsidRPr="00000000">
        <w:rPr>
          <w:rFonts w:ascii="Roboto Mono" w:cs="Roboto Mono" w:eastAsia="Roboto Mono" w:hAnsi="Roboto Mono"/>
          <w:color w:val="188038"/>
          <w:rtl w:val="0"/>
        </w:rPr>
        <w:t xml:space="preserve">"message": "specific internal log test message"</w:t>
      </w:r>
      <w:r w:rsidDel="00000000" w:rsidR="00000000" w:rsidRPr="00000000">
        <w:rPr>
          <w:rtl w:val="0"/>
        </w:rPr>
        <w:t xml:space="preserve"> is a partial string search for the unique message you sent.</w:t>
        <w:br w:type="textWrapping"/>
      </w:r>
      <w:r w:rsidDel="00000000" w:rsidR="00000000" w:rsidRPr="00000000">
        <w:rPr>
          <w:b w:val="1"/>
          <w:bCs w:val="1"/>
          <w:rtl w:val="0"/>
        </w:rPr>
        <w:t xml:space="preserve">Expected Result:</w:t>
      </w:r>
      <w:r w:rsidDel="00000000" w:rsidR="00000000" w:rsidRPr="00000000">
        <w:rPr>
          <w:rtl w:val="0"/>
        </w:rPr>
        <w:t xml:space="preserve"> If successful, the </w:t>
      </w:r>
      <w:r w:rsidDel="00000000" w:rsidR="00000000" w:rsidRPr="00000000">
        <w:rPr>
          <w:rFonts w:ascii="Roboto Mono" w:cs="Roboto Mono" w:eastAsia="Roboto Mono" w:hAnsi="Roboto Mono"/>
          <w:color w:val="188038"/>
          <w:rtl w:val="0"/>
        </w:rPr>
        <w:t xml:space="preserve">curl</w:t>
      </w:r>
      <w:r w:rsidDel="00000000" w:rsidR="00000000" w:rsidRPr="00000000">
        <w:rPr>
          <w:rtl w:val="0"/>
        </w:rPr>
        <w:t xml:space="preserve"> command will return a JSON output from Elasticsearch showing the indexed document. Look for:</w:t>
      </w:r>
    </w:p>
    <w:p w:rsidR="00000000" w:rsidDel="00000000" w:rsidP="00000000" w:rsidRDefault="00000000" w:rsidRPr="00000000" w14:paraId="000000F3">
      <w:pPr>
        <w:numPr>
          <w:ilvl w:val="1"/>
          <w:numId w:val="2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"hits": { "total": { "value": 1, ... } }</w:t>
      </w:r>
      <w:r w:rsidDel="00000000" w:rsidR="00000000" w:rsidRPr="00000000">
        <w:rPr>
          <w:rtl w:val="0"/>
        </w:rPr>
        <w:t xml:space="preserve"> (indicating one matching document)</w:t>
      </w:r>
    </w:p>
    <w:p w:rsidR="00000000" w:rsidDel="00000000" w:rsidP="00000000" w:rsidRDefault="00000000" w:rsidRPr="00000000" w14:paraId="000000F4">
      <w:pPr>
        <w:numPr>
          <w:ilvl w:val="1"/>
          <w:numId w:val="21"/>
        </w:numPr>
        <w:spacing w:after="0" w:afterAutospacing="0" w:before="0" w:beforeAutospacing="0" w:lineRule="auto"/>
        <w:ind w:left="1440" w:hanging="360"/>
      </w:pPr>
      <w:r w:rsidDel="00000000" w:rsidR="00000000" w:rsidRPr="00000000">
        <w:rPr>
          <w:rtl w:val="0"/>
        </w:rPr>
        <w:t xml:space="preserve">Within the </w:t>
      </w:r>
      <w:r w:rsidDel="00000000" w:rsidR="00000000" w:rsidRPr="00000000">
        <w:rPr>
          <w:rFonts w:ascii="Roboto Mono" w:cs="Roboto Mono" w:eastAsia="Roboto Mono" w:hAnsi="Roboto Mono"/>
          <w:color w:val="188038"/>
          <w:rtl w:val="0"/>
        </w:rPr>
        <w:t xml:space="preserve">"_source"</w:t>
      </w:r>
      <w:r w:rsidDel="00000000" w:rsidR="00000000" w:rsidRPr="00000000">
        <w:rPr>
          <w:rtl w:val="0"/>
        </w:rPr>
        <w:t xml:space="preserve"> field, you should see your full </w:t>
      </w:r>
      <w:r w:rsidDel="00000000" w:rsidR="00000000" w:rsidRPr="00000000">
        <w:rPr>
          <w:rFonts w:ascii="Roboto Mono" w:cs="Roboto Mono" w:eastAsia="Roboto Mono" w:hAnsi="Roboto Mono"/>
          <w:color w:val="188038"/>
          <w:rtl w:val="0"/>
        </w:rPr>
        <w:t xml:space="preserve">TEST_MESSAGE</w:t>
      </w:r>
      <w:r w:rsidDel="00000000" w:rsidR="00000000" w:rsidRPr="00000000">
        <w:rPr>
          <w:rtl w:val="0"/>
        </w:rPr>
        <w:t xml:space="preserve">, and also new fields added by Logstash, including </w:t>
      </w:r>
      <w:r w:rsidDel="00000000" w:rsidR="00000000" w:rsidRPr="00000000">
        <w:rPr>
          <w:rFonts w:ascii="Roboto Mono" w:cs="Roboto Mono" w:eastAsia="Roboto Mono" w:hAnsi="Roboto Mono"/>
          <w:color w:val="188038"/>
          <w:rtl w:val="0"/>
        </w:rPr>
        <w:t xml:space="preserve">syslog_tag</w:t>
      </w:r>
      <w:r w:rsidDel="00000000" w:rsidR="00000000" w:rsidRPr="00000000">
        <w:rPr>
          <w:rtl w:val="0"/>
        </w:rPr>
        <w:t xml:space="preserve"> (which should contain </w:t>
      </w:r>
      <w:r w:rsidDel="00000000" w:rsidR="00000000" w:rsidRPr="00000000">
        <w:rPr>
          <w:rFonts w:ascii="Roboto Mono" w:cs="Roboto Mono" w:eastAsia="Roboto Mono" w:hAnsi="Roboto Mono"/>
          <w:color w:val="188038"/>
          <w:rtl w:val="0"/>
        </w:rPr>
        <w:t xml:space="preserve">alloydb-internal-logs:</w:t>
      </w:r>
      <w:r w:rsidDel="00000000" w:rsidR="00000000" w:rsidRPr="00000000">
        <w:rPr>
          <w:rtl w:val="0"/>
        </w:rPr>
        <w:t xml:space="preserve">) and possibly </w:t>
      </w:r>
      <w:r w:rsidDel="00000000" w:rsidR="00000000" w:rsidRPr="00000000">
        <w:rPr>
          <w:rFonts w:ascii="Roboto Mono" w:cs="Roboto Mono" w:eastAsia="Roboto Mono" w:hAnsi="Roboto Mono"/>
          <w:color w:val="188038"/>
          <w:rtl w:val="0"/>
        </w:rPr>
        <w:t xml:space="preserve">program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procid</w:t>
      </w:r>
      <w:r w:rsidDel="00000000" w:rsidR="00000000" w:rsidRPr="00000000">
        <w:rPr>
          <w:rtl w:val="0"/>
        </w:rPr>
        <w:t xml:space="preserve"> parsed from your message.</w:t>
      </w:r>
    </w:p>
    <w:p w:rsidR="00000000" w:rsidDel="00000000" w:rsidP="00000000" w:rsidRDefault="00000000" w:rsidRPr="00000000" w14:paraId="000000F5">
      <w:pPr>
        <w:numPr>
          <w:ilvl w:val="1"/>
          <w:numId w:val="21"/>
        </w:numPr>
        <w:spacing w:after="240" w:before="0" w:beforeAutospacing="0" w:lineRule="auto"/>
        <w:ind w:left="1440" w:hanging="360"/>
      </w:pPr>
      <w:r w:rsidDel="00000000" w:rsidR="00000000" w:rsidRPr="00000000">
        <w:rPr>
          <w:rtl w:val="0"/>
        </w:rPr>
        <w:t xml:space="preserve">If you don't see the log, please re-check all steps and provide any error messages you encounter during the process.</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Example Output:</w:t>
      </w:r>
    </w:p>
    <w:p w:rsidR="00000000" w:rsidDel="00000000" w:rsidP="00000000" w:rsidRDefault="00000000" w:rsidRPr="00000000" w14:paraId="000000F7">
      <w:pPr>
        <w:rPr/>
      </w:pPr>
      <w:r w:rsidDel="00000000" w:rsidR="00000000" w:rsidRPr="00000000">
        <w:rPr>
          <w:rtl w:val="0"/>
        </w:rPr>
        <w:t xml:space="preserve">JSON</w:t>
      </w:r>
    </w:p>
    <w:p w:rsidR="00000000" w:rsidDel="00000000" w:rsidP="00000000" w:rsidRDefault="00000000" w:rsidRPr="00000000" w14:paraId="000000F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F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"took"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"timed_out"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0F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"_shards"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F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p w:rsidR="00000000" w:rsidDel="00000000" w:rsidP="00000000" w:rsidRDefault="00000000" w:rsidRPr="00000000" w14:paraId="000000F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"successful"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p w:rsidR="00000000" w:rsidDel="00000000" w:rsidP="00000000" w:rsidRDefault="00000000" w:rsidRPr="00000000" w14:paraId="000000F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"skipped"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p w:rsidR="00000000" w:rsidDel="00000000" w:rsidP="00000000" w:rsidRDefault="00000000" w:rsidRPr="00000000" w14:paraId="000000F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"failed"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p w:rsidR="00000000" w:rsidDel="00000000" w:rsidP="00000000" w:rsidRDefault="00000000" w:rsidRPr="00000000" w14:paraId="0000010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0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0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0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p>
    <w:p w:rsidR="00000000" w:rsidDel="00000000" w:rsidP="00000000" w:rsidRDefault="00000000" w:rsidRPr="00000000" w14:paraId="0000010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"eq"</w:t>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0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"max_score"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4.29986,</w:t>
      </w:r>
      <w:r w:rsidDel="00000000" w:rsidR="00000000" w:rsidRPr="00000000">
        <w:rPr>
          <w:rtl w:val="0"/>
        </w:rPr>
      </w:r>
    </w:p>
    <w:p w:rsidR="00000000" w:rsidDel="00000000" w:rsidP="00000000" w:rsidRDefault="00000000" w:rsidRPr="00000000" w14:paraId="0000010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0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"_index"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"logstash-syslog-2025.07.16",</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"_doc",</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"S1TJFJgB9DXMZFRbCHhi",</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4.29986,</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"_source"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"Jul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19:49:35",</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"severity_label"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"Notice",</w:t>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"priority"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133,</w:t>
      </w:r>
      <w:r w:rsidDel="00000000" w:rsidR="00000000" w:rsidRPr="00000000">
        <w:rPr>
          <w:rtl w:val="0"/>
        </w:rPr>
      </w:r>
    </w:p>
    <w:p w:rsidR="00000000" w:rsidDel="00000000" w:rsidP="00000000" w:rsidRDefault="00000000" w:rsidRPr="00000000" w14:paraId="0000011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"facility_label"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"local0",</w:t>
      </w:r>
      <w:r w:rsidDel="00000000" w:rsidR="00000000" w:rsidRPr="00000000">
        <w:rPr>
          <w:rtl w:val="0"/>
        </w:rPr>
      </w:r>
    </w:p>
    <w:p w:rsidR="00000000" w:rsidDel="00000000" w:rsidP="00000000" w:rsidRDefault="00000000" w:rsidRPr="00000000" w14:paraId="0000011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"10.1.0.2",</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"severity"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tl w:val="0"/>
        </w:rPr>
      </w:r>
    </w:p>
    <w:p w:rsidR="00000000" w:rsidDel="00000000" w:rsidP="00000000" w:rsidRDefault="00000000" w:rsidRPr="00000000" w14:paraId="0000011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"logsource"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del w:author="Yeswanth Kolaparthi" w:id="14" w:date="2025-07-17T15:09:25Z">
        <w:r w:rsidDel="00000000" w:rsidR="00000000" w:rsidRPr="00000000">
          <w:rPr>
            <w:rFonts w:ascii="Roboto Mono" w:cs="Roboto Mono" w:eastAsia="Roboto Mono" w:hAnsi="Roboto Mono"/>
            <w:color w:val="188038"/>
            <w:rtl w:val="0"/>
          </w:rPr>
          <w:delText xml:space="preserve">dinesh-</w:delText>
        </w:r>
      </w:del>
      <w:r w:rsidDel="00000000" w:rsidR="00000000" w:rsidRPr="00000000">
        <w:rPr>
          <w:rFonts w:ascii="Roboto Mono" w:cs="Roboto Mono" w:eastAsia="Roboto Mono" w:hAnsi="Roboto Mono"/>
          <w:color w:val="188038"/>
          <w:rtl w:val="0"/>
        </w:rPr>
        <w:t xml:space="preserve">db1",</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"alloydb-internal-logs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Jul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17</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19:49:35</w:t>
      </w:r>
      <w:r w:rsidDel="00000000" w:rsidR="00000000" w:rsidRPr="00000000">
        <w:rPr>
          <w:rFonts w:ascii="Roboto Mono" w:cs="Roboto Mono" w:eastAsia="Roboto Mono" w:hAnsi="Roboto Mono"/>
          <w:rtl w:val="0"/>
        </w:rPr>
        <w:t xml:space="preserve"> </w:t>
      </w:r>
      <w:del w:author="Yeswanth Kolaparthi" w:id="15" w:date="2025-07-17T15:09:30Z">
        <w:r w:rsidDel="00000000" w:rsidR="00000000" w:rsidRPr="00000000">
          <w:rPr>
            <w:rFonts w:ascii="Roboto Mono" w:cs="Roboto Mono" w:eastAsia="Roboto Mono" w:hAnsi="Roboto Mono"/>
            <w:color w:val="188038"/>
            <w:rtl w:val="0"/>
          </w:rPr>
          <w:delText xml:space="preserve">dinesh-</w:delText>
        </w:r>
      </w:del>
      <w:r w:rsidDel="00000000" w:rsidR="00000000" w:rsidRPr="00000000">
        <w:rPr>
          <w:rFonts w:ascii="Roboto Mono" w:cs="Roboto Mono" w:eastAsia="Roboto Mono" w:hAnsi="Roboto Mono"/>
          <w:color w:val="188038"/>
          <w:rtl w:val="0"/>
        </w:rPr>
        <w:t xml:space="preserve">db1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mypgapp[9999]:</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alloydb-internal-test-1752695375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specific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alloydb-internal-logs.",</w:t>
      </w:r>
      <w:r w:rsidDel="00000000" w:rsidR="00000000" w:rsidRPr="00000000">
        <w:rPr>
          <w:rtl w:val="0"/>
        </w:rPr>
      </w:r>
    </w:p>
    <w:p w:rsidR="00000000" w:rsidDel="00000000" w:rsidP="00000000" w:rsidRDefault="00000000" w:rsidRPr="00000000" w14:paraId="0000011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"2025-07-16T19:49:35.000Z",</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"facility"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16</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"_index"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"logstash-syslog-2025.07.16",</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"_doc",</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"SlSbFJgB9DXMZFRbWHhW",</w:t>
      </w:r>
      <w:r w:rsidDel="00000000" w:rsidR="00000000" w:rsidRPr="00000000">
        <w:rPr>
          <w:rtl w:val="0"/>
        </w:rPr>
      </w:r>
    </w:p>
    <w:p w:rsidR="00000000" w:rsidDel="00000000" w:rsidP="00000000" w:rsidRDefault="00000000" w:rsidRPr="00000000" w14:paraId="000001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0.5942333,</w:t>
      </w:r>
      <w:r w:rsidDel="00000000" w:rsidR="00000000" w:rsidRPr="00000000">
        <w:rPr>
          <w:rtl w:val="0"/>
        </w:rPr>
      </w:r>
    </w:p>
    <w:p w:rsidR="00000000" w:rsidDel="00000000" w:rsidP="00000000" w:rsidRDefault="00000000" w:rsidRPr="00000000" w14:paraId="000001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"_source"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"Jul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23:25:00",</w:t>
      </w:r>
      <w:r w:rsidDel="00000000" w:rsidR="00000000" w:rsidRPr="00000000">
        <w:rPr>
          <w:rtl w:val="0"/>
        </w:rPr>
      </w:r>
    </w:p>
    <w:p w:rsidR="00000000" w:rsidDel="00000000" w:rsidP="00000000" w:rsidRDefault="00000000" w:rsidRPr="00000000" w14:paraId="000001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"severity_label"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"Critical",</w:t>
      </w:r>
      <w:r w:rsidDel="00000000" w:rsidR="00000000" w:rsidRPr="00000000">
        <w:rPr>
          <w:rtl w:val="0"/>
        </w:rPr>
      </w:r>
    </w:p>
    <w:p w:rsidR="00000000" w:rsidDel="00000000" w:rsidP="00000000" w:rsidRDefault="00000000" w:rsidRPr="00000000" w14:paraId="000001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"priority"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34,</w:t>
      </w:r>
      <w:r w:rsidDel="00000000" w:rsidR="00000000" w:rsidRPr="00000000">
        <w:rPr>
          <w:rtl w:val="0"/>
        </w:rPr>
      </w:r>
    </w:p>
    <w:p w:rsidR="00000000" w:rsidDel="00000000" w:rsidP="00000000" w:rsidRDefault="00000000" w:rsidRPr="00000000" w14:paraId="000001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"facility_label"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"security/authorization",</w:t>
      </w:r>
      <w:r w:rsidDel="00000000" w:rsidR="00000000" w:rsidRPr="00000000">
        <w:rPr>
          <w:rtl w:val="0"/>
        </w:rPr>
      </w:r>
    </w:p>
    <w:p w:rsidR="00000000" w:rsidDel="00000000" w:rsidP="00000000" w:rsidRDefault="00000000" w:rsidRPr="00000000" w14:paraId="000001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"0:0:0:0:0:0:0:1",</w:t>
      </w:r>
      <w:r w:rsidDel="00000000" w:rsidR="00000000" w:rsidRPr="00000000">
        <w:rPr>
          <w:rtl w:val="0"/>
        </w:rPr>
      </w:r>
    </w:p>
    <w:p w:rsidR="00000000" w:rsidDel="00000000" w:rsidP="00000000" w:rsidRDefault="00000000" w:rsidRPr="00000000" w14:paraId="0000012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"severity"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p>
    <w:p w:rsidR="00000000" w:rsidDel="00000000" w:rsidP="00000000" w:rsidRDefault="00000000" w:rsidRPr="00000000" w14:paraId="0000012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"logsource"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"myhost",</w:t>
      </w:r>
      <w:r w:rsidDel="00000000" w:rsidR="00000000" w:rsidRPr="00000000">
        <w:rPr>
          <w:rtl w:val="0"/>
        </w:rPr>
      </w:r>
    </w:p>
    <w:p w:rsidR="00000000" w:rsidDel="00000000" w:rsidP="00000000" w:rsidRDefault="00000000" w:rsidRPr="00000000" w14:paraId="000001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netcat.\n",</w:t>
      </w:r>
      <w:r w:rsidDel="00000000" w:rsidR="00000000" w:rsidRPr="00000000">
        <w:rPr>
          <w:rtl w:val="0"/>
        </w:rPr>
      </w:r>
    </w:p>
    <w:p w:rsidR="00000000" w:rsidDel="00000000" w:rsidP="00000000" w:rsidRDefault="00000000" w:rsidRPr="00000000" w14:paraId="0000012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"myapp",</w:t>
      </w:r>
      <w:r w:rsidDel="00000000" w:rsidR="00000000" w:rsidRPr="00000000">
        <w:rPr>
          <w:rtl w:val="0"/>
        </w:rPr>
      </w:r>
    </w:p>
    <w:p w:rsidR="00000000" w:rsidDel="00000000" w:rsidP="00000000" w:rsidRDefault="00000000" w:rsidRPr="00000000" w14:paraId="0000012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"2025-07-16T23:25:00.000Z",</w:t>
      </w:r>
      <w:r w:rsidDel="00000000" w:rsidR="00000000" w:rsidRPr="00000000">
        <w:rPr>
          <w:rtl w:val="0"/>
        </w:rPr>
      </w:r>
    </w:p>
    <w:p w:rsidR="00000000" w:rsidDel="00000000" w:rsidP="00000000" w:rsidRDefault="00000000" w:rsidRPr="00000000" w14:paraId="000001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p w:rsidR="00000000" w:rsidDel="00000000" w:rsidP="00000000" w:rsidRDefault="00000000" w:rsidRPr="00000000" w14:paraId="000001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"facility"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r>
    </w:p>
    <w:p w:rsidR="00000000" w:rsidDel="00000000" w:rsidP="00000000" w:rsidRDefault="00000000" w:rsidRPr="00000000" w14:paraId="000001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3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3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njrvgdj8ahxa" w:id="17"/>
      <w:bookmarkEnd w:id="17"/>
      <w:r w:rsidDel="00000000" w:rsidR="00000000" w:rsidRPr="00000000">
        <w:rPr>
          <w:b w:val="1"/>
          <w:bCs w:val="1"/>
          <w:color w:val="000000"/>
          <w:sz w:val="26"/>
          <w:szCs w:val="26"/>
          <w:rtl w:val="0"/>
        </w:rPr>
        <w:t xml:space="preserve">Step-by-Step Test Plan for pgBouncer and pgBackRest Logs</w:t>
      </w:r>
    </w:p>
    <w:p w:rsidR="00000000" w:rsidDel="00000000" w:rsidP="00000000" w:rsidRDefault="00000000" w:rsidRPr="00000000" w14:paraId="00000134">
      <w:pPr>
        <w:spacing w:after="240" w:before="240" w:lineRule="auto"/>
        <w:rPr/>
      </w:pPr>
      <w:r w:rsidDel="00000000" w:rsidR="00000000" w:rsidRPr="00000000">
        <w:rPr>
          <w:rtl w:val="0"/>
        </w:rPr>
        <w:t xml:space="preserve">Now, let's generate some test logs and verify they reach Logstash/Elasticsearch.</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On your client system (on </w:t>
      </w:r>
      <w:r w:rsidDel="00000000" w:rsidR="00000000" w:rsidRPr="00000000">
        <w:rPr>
          <w:rFonts w:ascii="Roboto Mono" w:cs="Roboto Mono" w:eastAsia="Roboto Mono" w:hAnsi="Roboto Mono"/>
          <w:b w:val="1"/>
          <w:bCs w:val="1"/>
          <w:color w:val="188038"/>
          <w:rtl w:val="0"/>
        </w:rPr>
        <w:t xml:space="preserve">db1 </w:t>
      </w:r>
      <w:r w:rsidDel="00000000" w:rsidR="00000000" w:rsidRPr="00000000">
        <w:rPr>
          <w:rFonts w:ascii="Roboto Mono" w:cs="Roboto Mono" w:eastAsia="Roboto Mono" w:hAnsi="Roboto Mono"/>
          <w:b w:val="1"/>
          <w:bCs w:val="1"/>
          <w:rtl w:val="0"/>
        </w:rPr>
        <w:t xml:space="preserve">vm)</w:t>
      </w:r>
      <w:r w:rsidDel="00000000" w:rsidR="00000000" w:rsidRPr="00000000">
        <w:rPr>
          <w:rtl w:val="0"/>
        </w:rPr>
      </w:r>
    </w:p>
    <w:p w:rsidR="00000000" w:rsidDel="00000000" w:rsidP="00000000" w:rsidRDefault="00000000" w:rsidRPr="00000000" w14:paraId="00000136">
      <w:pPr>
        <w:numPr>
          <w:ilvl w:val="0"/>
          <w:numId w:val="100"/>
        </w:numPr>
        <w:spacing w:after="240" w:before="240" w:lineRule="auto"/>
        <w:ind w:left="720" w:hanging="360"/>
      </w:pPr>
      <w:r w:rsidDel="00000000" w:rsidR="00000000" w:rsidRPr="00000000">
        <w:rPr>
          <w:b w:val="1"/>
          <w:bCs w:val="1"/>
          <w:rtl w:val="0"/>
        </w:rPr>
        <w:t xml:space="preserve">Generate a Test Log for pgBouncer:</w:t>
        <w:br w:type="textWrapping"/>
      </w:r>
      <w:r w:rsidDel="00000000" w:rsidR="00000000" w:rsidRPr="00000000">
        <w:rPr>
          <w:rtl w:val="0"/>
        </w:rPr>
        <w:t xml:space="preserve">Bash</w:t>
      </w:r>
    </w:p>
    <w:p w:rsidR="00000000" w:rsidDel="00000000" w:rsidP="00000000" w:rsidRDefault="00000000" w:rsidRPr="00000000" w14:paraId="00000137">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directory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doesn't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exist</w:t>
      </w:r>
      <w:r w:rsidDel="00000000" w:rsidR="00000000" w:rsidRPr="00000000">
        <w:rPr>
          <w:rtl w:val="0"/>
        </w:rPr>
      </w:r>
    </w:p>
    <w:p w:rsidR="00000000" w:rsidDel="00000000" w:rsidP="00000000" w:rsidRDefault="00000000" w:rsidRPr="00000000" w14:paraId="0000013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/var/log/pgbouncer/</w:t>
      </w:r>
      <w:r w:rsidDel="00000000" w:rsidR="00000000" w:rsidRPr="00000000">
        <w:rPr>
          <w:rtl w:val="0"/>
        </w:rPr>
      </w:r>
    </w:p>
    <w:p w:rsidR="00000000" w:rsidDel="00000000" w:rsidP="00000000" w:rsidRDefault="00000000" w:rsidRPr="00000000" w14:paraId="00000139">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3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Write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unique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pgbouncer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r>
    </w:p>
    <w:p w:rsidR="00000000" w:rsidDel="00000000" w:rsidP="00000000" w:rsidRDefault="00000000" w:rsidRPr="00000000" w14:paraId="0000013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TEST_MESSAGE_PGB="Jul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17</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+%H:%M:%S)</w:t>
      </w:r>
      <w:r w:rsidDel="00000000" w:rsidR="00000000" w:rsidRPr="00000000">
        <w:rPr>
          <w:rFonts w:ascii="Roboto Mono" w:cs="Roboto Mono" w:eastAsia="Roboto Mono" w:hAnsi="Roboto Mono"/>
          <w:rtl w:val="0"/>
        </w:rPr>
        <w:t xml:space="preserve"> </w:t>
      </w:r>
      <w:del w:author="Yeswanth Kolaparthi" w:id="16" w:date="2025-07-17T15:09:38Z">
        <w:r w:rsidDel="00000000" w:rsidR="00000000" w:rsidRPr="00000000">
          <w:rPr>
            <w:rFonts w:ascii="Roboto Mono" w:cs="Roboto Mono" w:eastAsia="Roboto Mono" w:hAnsi="Roboto Mono"/>
            <w:color w:val="188038"/>
            <w:rtl w:val="0"/>
          </w:rPr>
          <w:delText xml:space="preserve">dinesh-</w:delText>
        </w:r>
      </w:del>
      <w:r w:rsidDel="00000000" w:rsidR="00000000" w:rsidRPr="00000000">
        <w:rPr>
          <w:rFonts w:ascii="Roboto Mono" w:cs="Roboto Mono" w:eastAsia="Roboto Mono" w:hAnsi="Roboto Mono"/>
          <w:color w:val="188038"/>
          <w:rtl w:val="0"/>
        </w:rPr>
        <w:t xml:space="preserve">db1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pgbouncer[1234]: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specific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pgbouncer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t>
      </w:r>
      <w:r w:rsidDel="00000000" w:rsidR="00000000" w:rsidRPr="00000000">
        <w:rPr>
          <w:rtl w:val="0"/>
        </w:rPr>
      </w:r>
    </w:p>
    <w:p w:rsidR="00000000" w:rsidDel="00000000" w:rsidP="00000000" w:rsidRDefault="00000000" w:rsidRPr="00000000" w14:paraId="0000013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echo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"$TEST_MESSAGE_PGB"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/var/log/pgbouncer/pgbouncer.log</w:t>
      </w:r>
      <w:r w:rsidDel="00000000" w:rsidR="00000000" w:rsidRPr="00000000">
        <w:rPr>
          <w:rtl w:val="0"/>
        </w:rPr>
      </w:r>
    </w:p>
    <w:p w:rsidR="00000000" w:rsidDel="00000000" w:rsidP="00000000" w:rsidRDefault="00000000" w:rsidRPr="00000000" w14:paraId="0000013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echo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pgBouncer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$TEST_MESSAGE_PGB"</w:t>
      </w:r>
      <w:r w:rsidDel="00000000" w:rsidR="00000000" w:rsidRPr="00000000">
        <w:rPr>
          <w:rtl w:val="0"/>
        </w:rPr>
      </w:r>
    </w:p>
    <w:p w:rsidR="00000000" w:rsidDel="00000000" w:rsidP="00000000" w:rsidRDefault="00000000" w:rsidRPr="00000000" w14:paraId="0000013E">
      <w:pPr>
        <w:numPr>
          <w:ilvl w:val="0"/>
          <w:numId w:val="100"/>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Wait 5-10 seconds.</w:t>
      </w:r>
    </w:p>
    <w:p w:rsidR="00000000" w:rsidDel="00000000" w:rsidP="00000000" w:rsidRDefault="00000000" w:rsidRPr="00000000" w14:paraId="0000013F">
      <w:pPr>
        <w:numPr>
          <w:ilvl w:val="0"/>
          <w:numId w:val="100"/>
        </w:numPr>
        <w:spacing w:after="240" w:before="0" w:beforeAutospacing="0" w:lineRule="auto"/>
        <w:ind w:left="720" w:hanging="360"/>
      </w:pPr>
      <w:r w:rsidDel="00000000" w:rsidR="00000000" w:rsidRPr="00000000">
        <w:rPr>
          <w:b w:val="1"/>
          <w:bCs w:val="1"/>
          <w:rtl w:val="0"/>
        </w:rPr>
        <w:t xml:space="preserve">Generate a Test Log for pgBackRest:</w:t>
      </w:r>
      <w:r w:rsidDel="00000000" w:rsidR="00000000" w:rsidRPr="00000000">
        <w:rPr>
          <w:rtl w:val="0"/>
        </w:rPr>
      </w:r>
    </w:p>
    <w:p w:rsidR="00000000" w:rsidDel="00000000" w:rsidP="00000000" w:rsidRDefault="00000000" w:rsidRPr="00000000" w14:paraId="00000140">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directory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doesn't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exist</w:t>
      </w:r>
      <w:r w:rsidDel="00000000" w:rsidR="00000000" w:rsidRPr="00000000">
        <w:rPr>
          <w:rtl w:val="0"/>
        </w:rPr>
      </w:r>
    </w:p>
    <w:p w:rsidR="00000000" w:rsidDel="00000000" w:rsidP="00000000" w:rsidRDefault="00000000" w:rsidRPr="00000000" w14:paraId="0000014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/var/log/pgbackrest/</w:t>
      </w:r>
      <w:r w:rsidDel="00000000" w:rsidR="00000000" w:rsidRPr="00000000">
        <w:rPr>
          <w:rtl w:val="0"/>
        </w:rPr>
      </w:r>
    </w:p>
    <w:p w:rsidR="00000000" w:rsidDel="00000000" w:rsidP="00000000" w:rsidRDefault="00000000" w:rsidRPr="00000000" w14:paraId="00000142">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4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Write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unique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pgbackrest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r>
    </w:p>
    <w:p w:rsidR="00000000" w:rsidDel="00000000" w:rsidP="00000000" w:rsidRDefault="00000000" w:rsidRPr="00000000" w14:paraId="0000014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TEST_MESSAGE_PBR="Jul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17</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+%H:%M:%S)</w:t>
      </w:r>
      <w:r w:rsidDel="00000000" w:rsidR="00000000" w:rsidRPr="00000000">
        <w:rPr>
          <w:rFonts w:ascii="Roboto Mono" w:cs="Roboto Mono" w:eastAsia="Roboto Mono" w:hAnsi="Roboto Mono"/>
          <w:rtl w:val="0"/>
        </w:rPr>
        <w:t xml:space="preserve"> </w:t>
      </w:r>
      <w:del w:author="Yeswanth Kolaparthi" w:id="17" w:date="2025-07-17T15:09:44Z">
        <w:r w:rsidDel="00000000" w:rsidR="00000000" w:rsidRPr="00000000">
          <w:rPr>
            <w:rFonts w:ascii="Roboto Mono" w:cs="Roboto Mono" w:eastAsia="Roboto Mono" w:hAnsi="Roboto Mono"/>
            <w:color w:val="188038"/>
            <w:rtl w:val="0"/>
          </w:rPr>
          <w:delText xml:space="preserve">dinesh-</w:delText>
        </w:r>
      </w:del>
      <w:r w:rsidDel="00000000" w:rsidR="00000000" w:rsidRPr="00000000">
        <w:rPr>
          <w:rFonts w:ascii="Roboto Mono" w:cs="Roboto Mono" w:eastAsia="Roboto Mono" w:hAnsi="Roboto Mono"/>
          <w:color w:val="188038"/>
          <w:rtl w:val="0"/>
        </w:rPr>
        <w:t xml:space="preserve">db1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pgbackrest[5678]:</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specific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pgbackrest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t>
      </w:r>
      <w:r w:rsidDel="00000000" w:rsidR="00000000" w:rsidRPr="00000000">
        <w:rPr>
          <w:rtl w:val="0"/>
        </w:rPr>
      </w:r>
    </w:p>
    <w:p w:rsidR="00000000" w:rsidDel="00000000" w:rsidP="00000000" w:rsidRDefault="00000000" w:rsidRPr="00000000" w14:paraId="0000014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echo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"$TEST_MESSAGE_PBR"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/var/log/pgbackrest/backup.log</w:t>
      </w:r>
      <w:r w:rsidDel="00000000" w:rsidR="00000000" w:rsidRPr="00000000">
        <w:rPr>
          <w:rtl w:val="0"/>
        </w:rPr>
      </w:r>
    </w:p>
    <w:p w:rsidR="00000000" w:rsidDel="00000000" w:rsidP="00000000" w:rsidRDefault="00000000" w:rsidRPr="00000000" w14:paraId="0000014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echo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pgBackRest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$TEST_MESSAGE_PBR"</w:t>
      </w:r>
      <w:r w:rsidDel="00000000" w:rsidR="00000000" w:rsidRPr="00000000">
        <w:rPr>
          <w:rtl w:val="0"/>
        </w:rPr>
      </w:r>
    </w:p>
    <w:p w:rsidR="00000000" w:rsidDel="00000000" w:rsidP="00000000" w:rsidRDefault="00000000" w:rsidRPr="00000000" w14:paraId="00000147">
      <w:pPr>
        <w:numPr>
          <w:ilvl w:val="0"/>
          <w:numId w:val="100"/>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Wait 5-10 seconds.</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On your Logstash server (on </w:t>
      </w:r>
      <w:r w:rsidDel="00000000" w:rsidR="00000000" w:rsidRPr="00000000">
        <w:rPr>
          <w:rFonts w:ascii="Roboto Mono" w:cs="Roboto Mono" w:eastAsia="Roboto Mono" w:hAnsi="Roboto Mono"/>
          <w:b w:val="1"/>
          <w:bCs w:val="1"/>
          <w:color w:val="188038"/>
          <w:rtl w:val="0"/>
        </w:rPr>
        <w:t xml:space="preserve">external1 </w:t>
      </w:r>
      <w:r w:rsidDel="00000000" w:rsidR="00000000" w:rsidRPr="00000000">
        <w:rPr>
          <w:rFonts w:ascii="Roboto Mono" w:cs="Roboto Mono" w:eastAsia="Roboto Mono" w:hAnsi="Roboto Mono"/>
          <w:b w:val="1"/>
          <w:bCs w:val="1"/>
          <w:rtl w:val="0"/>
        </w:rPr>
        <w:t xml:space="preserve">vm)</w:t>
      </w:r>
      <w:r w:rsidDel="00000000" w:rsidR="00000000" w:rsidRPr="00000000">
        <w:rPr>
          <w:rtl w:val="0"/>
        </w:rPr>
      </w:r>
    </w:p>
    <w:p w:rsidR="00000000" w:rsidDel="00000000" w:rsidP="00000000" w:rsidRDefault="00000000" w:rsidRPr="00000000" w14:paraId="00000149">
      <w:pPr>
        <w:numPr>
          <w:ilvl w:val="0"/>
          <w:numId w:val="55"/>
        </w:numPr>
        <w:spacing w:after="240" w:before="240" w:lineRule="auto"/>
        <w:ind w:left="720" w:hanging="360"/>
      </w:pPr>
      <w:r w:rsidDel="00000000" w:rsidR="00000000" w:rsidRPr="00000000">
        <w:rPr>
          <w:b w:val="1"/>
          <w:bCs w:val="1"/>
          <w:rtl w:val="0"/>
        </w:rPr>
        <w:t xml:space="preserve">Monitor Logstash Logs:</w:t>
      </w:r>
      <w:r w:rsidDel="00000000" w:rsidR="00000000" w:rsidRPr="00000000">
        <w:rPr>
          <w:rtl w:val="0"/>
        </w:rPr>
        <w:t xml:space="preserve"> Keep this command running in a separate terminal:</w:t>
      </w:r>
    </w:p>
    <w:p w:rsidR="00000000" w:rsidDel="00000000" w:rsidP="00000000" w:rsidRDefault="00000000" w:rsidRPr="00000000" w14:paraId="0000014A">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14B">
      <w:pPr>
        <w:numPr>
          <w:ilvl w:val="0"/>
          <w:numId w:val="55"/>
        </w:numPr>
        <w:spacing w:after="0" w:afterAutospacing="0" w:before="240" w:lineRule="auto"/>
        <w:ind w:left="720" w:hanging="360"/>
      </w:pPr>
      <w:r w:rsidDel="00000000" w:rsidR="00000000" w:rsidRPr="00000000">
        <w:rPr>
          <w:rtl w:val="0"/>
        </w:rPr>
        <w:t xml:space="preserve">You should see messages indicating that Logstash processed new events.</w:t>
      </w:r>
    </w:p>
    <w:p w:rsidR="00000000" w:rsidDel="00000000" w:rsidP="00000000" w:rsidRDefault="00000000" w:rsidRPr="00000000" w14:paraId="0000014C">
      <w:pPr>
        <w:numPr>
          <w:ilvl w:val="0"/>
          <w:numId w:val="55"/>
        </w:numPr>
        <w:spacing w:after="0" w:afterAutospacing="0" w:before="0" w:beforeAutospacing="0" w:lineRule="auto"/>
        <w:ind w:left="720" w:hanging="360"/>
      </w:pPr>
      <w:r w:rsidDel="00000000" w:rsidR="00000000" w:rsidRPr="00000000">
        <w:rPr>
          <w:b w:val="1"/>
          <w:bCs w:val="1"/>
          <w:rtl w:val="0"/>
        </w:rPr>
        <w:t xml:space="preserve">Query Elasticsearch for the logs:</w:t>
      </w:r>
    </w:p>
    <w:p w:rsidR="00000000" w:rsidDel="00000000" w:rsidP="00000000" w:rsidRDefault="00000000" w:rsidRPr="00000000" w14:paraId="0000014D">
      <w:pPr>
        <w:numPr>
          <w:ilvl w:val="1"/>
          <w:numId w:val="55"/>
        </w:numPr>
        <w:spacing w:after="240" w:before="0" w:beforeAutospacing="0" w:lineRule="auto"/>
        <w:ind w:left="1440" w:hanging="360"/>
      </w:pPr>
      <w:r w:rsidDel="00000000" w:rsidR="00000000" w:rsidRPr="00000000">
        <w:rPr>
          <w:b w:val="1"/>
          <w:bCs w:val="1"/>
          <w:rtl w:val="0"/>
        </w:rPr>
        <w:t xml:space="preserve">For pgBouncer logs:</w:t>
        <w:br w:type="textWrapping"/>
      </w:r>
      <w:r w:rsidDel="00000000" w:rsidR="00000000" w:rsidRPr="00000000">
        <w:rPr>
          <w:rtl w:val="0"/>
        </w:rPr>
        <w:t xml:space="preserve">Bash</w:t>
      </w:r>
    </w:p>
    <w:p w:rsidR="00000000" w:rsidDel="00000000" w:rsidP="00000000" w:rsidRDefault="00000000" w:rsidRPr="00000000" w14:paraId="0000014E">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"http://localhost:9200/logstash-syslog-$(date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+%Y.%m.%d)/_search?pretty"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application/json'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tl w:val="0"/>
        </w:rPr>
      </w:r>
    </w:p>
    <w:p w:rsidR="00000000" w:rsidDel="00000000" w:rsidP="00000000" w:rsidRDefault="00000000" w:rsidRPr="00000000" w14:paraId="0000014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5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5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5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"specific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pgbouncer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r>
    </w:p>
    <w:p w:rsidR="00000000" w:rsidDel="00000000" w:rsidP="00000000" w:rsidRDefault="00000000" w:rsidRPr="00000000" w14:paraId="0000015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5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5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5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57">
      <w:pPr>
        <w:numPr>
          <w:ilvl w:val="1"/>
          <w:numId w:val="55"/>
        </w:numPr>
        <w:spacing w:after="240" w:before="240" w:lineRule="auto"/>
        <w:ind w:left="1440" w:hanging="360"/>
      </w:pPr>
      <w:r w:rsidDel="00000000" w:rsidR="00000000" w:rsidRPr="00000000">
        <w:rPr>
          <w:rtl w:val="0"/>
        </w:rPr>
        <w:t xml:space="preserve"></w:t>
      </w:r>
      <w:r w:rsidDel="00000000" w:rsidR="00000000" w:rsidRPr="00000000">
        <w:rPr>
          <w:b w:val="1"/>
          <w:bCs w:val="1"/>
          <w:rtl w:val="0"/>
        </w:rPr>
        <w:t xml:space="preserve">For pgBackRest logs:</w:t>
      </w:r>
      <w:r w:rsidDel="00000000" w:rsidR="00000000" w:rsidRPr="00000000">
        <w:rPr>
          <w:rtl w:val="0"/>
        </w:rPr>
      </w:r>
    </w:p>
    <w:p w:rsidR="00000000" w:rsidDel="00000000" w:rsidP="00000000" w:rsidRDefault="00000000" w:rsidRPr="00000000" w14:paraId="00000158">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"http://localhost:9200/logstash-syslog-$(date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+%Y.%m.%d)/_search?pretty"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application/json'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tl w:val="0"/>
        </w:rPr>
      </w:r>
    </w:p>
    <w:p w:rsidR="00000000" w:rsidDel="00000000" w:rsidP="00000000" w:rsidRDefault="00000000" w:rsidRPr="00000000" w14:paraId="0000015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5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5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5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"specific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pgbackrest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r>
    </w:p>
    <w:p w:rsidR="00000000" w:rsidDel="00000000" w:rsidP="00000000" w:rsidRDefault="00000000" w:rsidRPr="00000000" w14:paraId="0000015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5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5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6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61">
      <w:pPr>
        <w:numPr>
          <w:ilvl w:val="1"/>
          <w:numId w:val="55"/>
        </w:numPr>
        <w:spacing w:after="240" w:before="240" w:lineRule="auto"/>
        <w:ind w:left="1440" w:hanging="360"/>
      </w:pPr>
      <w:r w:rsidDel="00000000" w:rsidR="00000000" w:rsidRPr="00000000">
        <w:rPr>
          <w:rtl w:val="0"/>
        </w:rPr>
        <w:t xml:space="preserve"></w:t>
      </w:r>
      <w:r w:rsidDel="00000000" w:rsidR="00000000" w:rsidRPr="00000000">
        <w:rPr>
          <w:b w:val="1"/>
          <w:bCs w:val="1"/>
          <w:rtl w:val="0"/>
        </w:rPr>
        <w:t xml:space="preserve">Remember to update </w:t>
      </w:r>
      <w:r w:rsidDel="00000000" w:rsidR="00000000" w:rsidRPr="00000000">
        <w:rPr>
          <w:rFonts w:ascii="Roboto Mono" w:cs="Roboto Mono" w:eastAsia="Roboto Mono" w:hAnsi="Roboto Mono"/>
          <w:b w:val="1"/>
          <w:bCs w:val="1"/>
          <w:color w:val="188038"/>
          <w:rtl w:val="0"/>
        </w:rPr>
        <w:t xml:space="preserve">$(date +%Y.%m.%d)</w:t>
      </w:r>
      <w:r w:rsidDel="00000000" w:rsidR="00000000" w:rsidRPr="00000000">
        <w:rPr>
          <w:b w:val="1"/>
          <w:bCs w:val="1"/>
          <w:rtl w:val="0"/>
        </w:rPr>
        <w:t xml:space="preserve"> if you are testing on a different day.</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Expected Outcome:</w:t>
      </w:r>
      <w:r w:rsidDel="00000000" w:rsidR="00000000" w:rsidRPr="00000000">
        <w:rPr>
          <w:rtl w:val="0"/>
        </w:rPr>
        <w:t xml:space="preserve"> You should see </w:t>
      </w:r>
      <w:r w:rsidDel="00000000" w:rsidR="00000000" w:rsidRPr="00000000">
        <w:rPr>
          <w:rFonts w:ascii="Roboto Mono" w:cs="Roboto Mono" w:eastAsia="Roboto Mono" w:hAnsi="Roboto Mono"/>
          <w:color w:val="188038"/>
          <w:rtl w:val="0"/>
        </w:rPr>
        <w:t xml:space="preserve">hits.total.value</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(or more) for each query, and the </w:t>
      </w:r>
      <w:r w:rsidDel="00000000" w:rsidR="00000000" w:rsidRPr="00000000">
        <w:rPr>
          <w:rFonts w:ascii="Roboto Mono" w:cs="Roboto Mono" w:eastAsia="Roboto Mono" w:hAnsi="Roboto Mono"/>
          <w:color w:val="188038"/>
          <w:rtl w:val="0"/>
        </w:rPr>
        <w:t xml:space="preserve">_source</w:t>
      </w:r>
      <w:r w:rsidDel="00000000" w:rsidR="00000000" w:rsidRPr="00000000">
        <w:rPr>
          <w:rtl w:val="0"/>
        </w:rPr>
        <w:t xml:space="preserve"> should contain your respective test messages, confirming successful forwarding for both </w:t>
      </w:r>
      <w:r w:rsidDel="00000000" w:rsidR="00000000" w:rsidRPr="00000000">
        <w:rPr>
          <w:rFonts w:ascii="Roboto Mono" w:cs="Roboto Mono" w:eastAsia="Roboto Mono" w:hAnsi="Roboto Mono"/>
          <w:color w:val="188038"/>
          <w:rtl w:val="0"/>
        </w:rPr>
        <w:t xml:space="preserve">pgBouncer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pgBackRest</w:t>
      </w: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euj3ba8q59v9" w:id="18"/>
      <w:bookmarkEnd w:id="18"/>
      <w:r w:rsidDel="00000000" w:rsidR="00000000" w:rsidRPr="00000000">
        <w:rPr>
          <w:b w:val="1"/>
          <w:bCs w:val="1"/>
          <w:color w:val="000000"/>
          <w:sz w:val="26"/>
          <w:szCs w:val="26"/>
          <w:rtl w:val="0"/>
        </w:rPr>
        <w:t xml:space="preserve">Step-by-Step Guide: Install and Configure Kibana 7.17.25</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On your </w:t>
      </w:r>
      <w:r w:rsidDel="00000000" w:rsidR="00000000" w:rsidRPr="00000000">
        <w:rPr>
          <w:rFonts w:ascii="Roboto Mono" w:cs="Roboto Mono" w:eastAsia="Roboto Mono" w:hAnsi="Roboto Mono"/>
          <w:b w:val="1"/>
          <w:bCs w:val="1"/>
          <w:color w:val="188038"/>
          <w:rtl w:val="0"/>
        </w:rPr>
        <w:t xml:space="preserve">external1</w:t>
      </w:r>
      <w:r w:rsidDel="00000000" w:rsidR="00000000" w:rsidRPr="00000000">
        <w:rPr>
          <w:b w:val="1"/>
          <w:bCs w:val="1"/>
          <w:rtl w:val="0"/>
        </w:rPr>
        <w:t xml:space="preserve"> server:</w:t>
      </w:r>
    </w:p>
    <w:p w:rsidR="00000000" w:rsidDel="00000000" w:rsidP="00000000" w:rsidRDefault="00000000" w:rsidRPr="00000000" w14:paraId="00000166">
      <w:pPr>
        <w:pStyle w:val="Heading4"/>
        <w:keepNext w:val="0"/>
        <w:keepLines w:val="0"/>
        <w:spacing w:after="40" w:before="240" w:lineRule="auto"/>
        <w:rPr>
          <w:b w:val="1"/>
          <w:bCs w:val="1"/>
          <w:color w:val="000000"/>
          <w:sz w:val="22"/>
          <w:szCs w:val="22"/>
        </w:rPr>
      </w:pPr>
      <w:bookmarkStart w:colFirst="0" w:colLast="0" w:name="_az820l6d875u" w:id="19"/>
      <w:bookmarkEnd w:id="19"/>
      <w:r w:rsidDel="00000000" w:rsidR="00000000" w:rsidRPr="00000000">
        <w:rPr>
          <w:b w:val="1"/>
          <w:bCs w:val="1"/>
          <w:color w:val="000000"/>
          <w:sz w:val="22"/>
          <w:szCs w:val="22"/>
          <w:rtl w:val="0"/>
        </w:rPr>
        <w:t xml:space="preserve">Phase 1: Download and Install Kibana (on </w:t>
      </w:r>
      <w:r w:rsidDel="00000000" w:rsidR="00000000" w:rsidRPr="00000000">
        <w:rPr>
          <w:rFonts w:ascii="Roboto Mono" w:cs="Roboto Mono" w:eastAsia="Roboto Mono" w:hAnsi="Roboto Mono"/>
          <w:b w:val="1"/>
          <w:bCs w:val="1"/>
          <w:color w:val="188038"/>
          <w:sz w:val="22"/>
          <w:szCs w:val="22"/>
          <w:rtl w:val="0"/>
        </w:rPr>
        <w:t xml:space="preserve">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167">
      <w:pPr>
        <w:numPr>
          <w:ilvl w:val="0"/>
          <w:numId w:val="23"/>
        </w:numPr>
        <w:spacing w:after="240" w:before="240" w:lineRule="auto"/>
        <w:ind w:left="720" w:hanging="360"/>
      </w:pPr>
      <w:r w:rsidDel="00000000" w:rsidR="00000000" w:rsidRPr="00000000">
        <w:rPr>
          <w:b w:val="1"/>
          <w:bCs w:val="1"/>
          <w:rtl w:val="0"/>
        </w:rPr>
        <w:t xml:space="preserve">Download the Kibana RPM package:</w:t>
      </w:r>
      <w:r w:rsidDel="00000000" w:rsidR="00000000" w:rsidRPr="00000000">
        <w:rPr>
          <w:rtl w:val="0"/>
        </w:rPr>
      </w:r>
    </w:p>
    <w:p w:rsidR="00000000" w:rsidDel="00000000" w:rsidP="00000000" w:rsidRDefault="00000000" w:rsidRPr="00000000" w14:paraId="0000016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/tmp</w:t>
      </w:r>
      <w:r w:rsidDel="00000000" w:rsidR="00000000" w:rsidRPr="00000000">
        <w:rPr>
          <w:rtl w:val="0"/>
        </w:rPr>
      </w:r>
    </w:p>
    <w:p w:rsidR="00000000" w:rsidDel="00000000" w:rsidP="00000000" w:rsidRDefault="00000000" w:rsidRPr="00000000" w14:paraId="0000016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https://artifacts.elastic.co/downloads/kibana/kibana-7.17.25-x86_64.rpm</w:t>
      </w:r>
      <w:r w:rsidDel="00000000" w:rsidR="00000000" w:rsidRPr="00000000">
        <w:rPr>
          <w:rtl w:val="0"/>
        </w:rPr>
      </w:r>
    </w:p>
    <w:p w:rsidR="00000000" w:rsidDel="00000000" w:rsidP="00000000" w:rsidRDefault="00000000" w:rsidRPr="00000000" w14:paraId="0000016A">
      <w:pPr>
        <w:numPr>
          <w:ilvl w:val="0"/>
          <w:numId w:val="23"/>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Install Kibana:</w:t>
      </w:r>
      <w:r w:rsidDel="00000000" w:rsidR="00000000" w:rsidRPr="00000000">
        <w:rPr>
          <w:rtl w:val="0"/>
        </w:rPr>
      </w:r>
    </w:p>
    <w:p w:rsidR="00000000" w:rsidDel="00000000" w:rsidP="00000000" w:rsidRDefault="00000000" w:rsidRPr="00000000" w14:paraId="0000016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./kibana-7.17.25-x86_64.rpm</w:t>
      </w:r>
      <w:r w:rsidDel="00000000" w:rsidR="00000000" w:rsidRPr="00000000">
        <w:rPr>
          <w:rtl w:val="0"/>
        </w:rPr>
      </w:r>
    </w:p>
    <w:p w:rsidR="00000000" w:rsidDel="00000000" w:rsidP="00000000" w:rsidRDefault="00000000" w:rsidRPr="00000000" w14:paraId="0000016C">
      <w:pPr>
        <w:numPr>
          <w:ilvl w:val="0"/>
          <w:numId w:val="23"/>
        </w:numPr>
        <w:spacing w:after="240" w:before="240" w:lineRule="auto"/>
        <w:ind w:left="720" w:hanging="360"/>
      </w:pPr>
      <w:r w:rsidDel="00000000" w:rsidR="00000000" w:rsidRPr="00000000">
        <w:rPr>
          <w:rtl w:val="0"/>
        </w:rPr>
        <w:t xml:space="preserve">This will install Kibana, set up its systemd service, and create the default configuration files in </w:t>
      </w:r>
      <w:r w:rsidDel="00000000" w:rsidR="00000000" w:rsidRPr="00000000">
        <w:rPr>
          <w:rFonts w:ascii="Roboto Mono" w:cs="Roboto Mono" w:eastAsia="Roboto Mono" w:hAnsi="Roboto Mono"/>
          <w:color w:val="188038"/>
          <w:rtl w:val="0"/>
        </w:rPr>
        <w:t xml:space="preserve">/etc/kibana/</w:t>
      </w:r>
      <w:r w:rsidDel="00000000" w:rsidR="00000000" w:rsidRPr="00000000">
        <w:rPr>
          <w:rtl w:val="0"/>
        </w:rPr>
        <w:t xml:space="preserve">.</w:t>
      </w:r>
    </w:p>
    <w:p w:rsidR="00000000" w:rsidDel="00000000" w:rsidP="00000000" w:rsidRDefault="00000000" w:rsidRPr="00000000" w14:paraId="0000016D">
      <w:pPr>
        <w:pStyle w:val="Heading4"/>
        <w:keepNext w:val="0"/>
        <w:keepLines w:val="0"/>
        <w:spacing w:after="40" w:before="240" w:lineRule="auto"/>
        <w:rPr>
          <w:b w:val="1"/>
          <w:bCs w:val="1"/>
          <w:color w:val="000000"/>
          <w:sz w:val="22"/>
          <w:szCs w:val="22"/>
        </w:rPr>
      </w:pPr>
      <w:bookmarkStart w:colFirst="0" w:colLast="0" w:name="_qn7544rv3egm" w:id="20"/>
      <w:bookmarkEnd w:id="20"/>
      <w:r w:rsidDel="00000000" w:rsidR="00000000" w:rsidRPr="00000000">
        <w:rPr>
          <w:b w:val="1"/>
          <w:bCs w:val="1"/>
          <w:color w:val="000000"/>
          <w:sz w:val="22"/>
          <w:szCs w:val="22"/>
          <w:rtl w:val="0"/>
        </w:rPr>
        <w:t xml:space="preserve">Phase 2: Configure Kibana (on </w:t>
      </w:r>
      <w:r w:rsidDel="00000000" w:rsidR="00000000" w:rsidRPr="00000000">
        <w:rPr>
          <w:rFonts w:ascii="Roboto Mono" w:cs="Roboto Mono" w:eastAsia="Roboto Mono" w:hAnsi="Roboto Mono"/>
          <w:b w:val="1"/>
          <w:bCs w:val="1"/>
          <w:color w:val="188038"/>
          <w:sz w:val="22"/>
          <w:szCs w:val="22"/>
          <w:rtl w:val="0"/>
        </w:rPr>
        <w:t xml:space="preserve">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rtl w:val="0"/>
        </w:rPr>
        <w:t xml:space="preserve">Kibana's main configuration file is </w:t>
      </w:r>
      <w:r w:rsidDel="00000000" w:rsidR="00000000" w:rsidRPr="00000000">
        <w:rPr>
          <w:rFonts w:ascii="Roboto Mono" w:cs="Roboto Mono" w:eastAsia="Roboto Mono" w:hAnsi="Roboto Mono"/>
          <w:color w:val="188038"/>
          <w:rtl w:val="0"/>
        </w:rPr>
        <w:t xml:space="preserve">/etc/kibana/kibana.yml</w:t>
      </w:r>
      <w:r w:rsidDel="00000000" w:rsidR="00000000" w:rsidRPr="00000000">
        <w:rPr>
          <w:rtl w:val="0"/>
        </w:rPr>
        <w:t xml:space="preserve">. You'll need to tell it where to find Elasticsearch and on which IP address to listen.</w:t>
      </w:r>
    </w:p>
    <w:p w:rsidR="00000000" w:rsidDel="00000000" w:rsidP="00000000" w:rsidRDefault="00000000" w:rsidRPr="00000000" w14:paraId="0000016F">
      <w:pPr>
        <w:numPr>
          <w:ilvl w:val="0"/>
          <w:numId w:val="14"/>
        </w:numPr>
        <w:spacing w:after="240" w:before="240" w:lineRule="auto"/>
        <w:ind w:left="720" w:hanging="360"/>
      </w:pPr>
      <w:r w:rsidDel="00000000" w:rsidR="00000000" w:rsidRPr="00000000">
        <w:rPr>
          <w:b w:val="1"/>
          <w:bCs w:val="1"/>
          <w:rtl w:val="0"/>
        </w:rPr>
        <w:t xml:space="preserve">Edit the Kibana configuration file:</w:t>
      </w:r>
      <w:r w:rsidDel="00000000" w:rsidR="00000000" w:rsidRPr="00000000">
        <w:rPr>
          <w:rtl w:val="0"/>
        </w:rPr>
      </w:r>
    </w:p>
    <w:p w:rsidR="00000000" w:rsidDel="00000000" w:rsidP="00000000" w:rsidRDefault="00000000" w:rsidRPr="00000000" w14:paraId="0000017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/etc/kibana/kibana.yml</w:t>
      </w:r>
      <w:r w:rsidDel="00000000" w:rsidR="00000000" w:rsidRPr="00000000">
        <w:rPr>
          <w:rtl w:val="0"/>
        </w:rPr>
      </w:r>
    </w:p>
    <w:p w:rsidR="00000000" w:rsidDel="00000000" w:rsidP="00000000" w:rsidRDefault="00000000" w:rsidRPr="00000000" w14:paraId="00000171">
      <w:pPr>
        <w:numPr>
          <w:ilvl w:val="0"/>
          <w:numId w:val="14"/>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Make the following essential changes/uncomments:</w:t>
      </w:r>
    </w:p>
    <w:p w:rsidR="00000000" w:rsidDel="00000000" w:rsidP="00000000" w:rsidRDefault="00000000" w:rsidRPr="00000000" w14:paraId="00000172">
      <w:pPr>
        <w:numPr>
          <w:ilvl w:val="1"/>
          <w:numId w:val="14"/>
        </w:numPr>
        <w:spacing w:after="24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server.port</w:t>
      </w:r>
      <w:r w:rsidDel="00000000" w:rsidR="00000000" w:rsidRPr="00000000">
        <w:rPr>
          <w:rtl w:val="0"/>
        </w:rPr>
        <w:t xml:space="preserve">: Default is 5601, usually fine.</w:t>
      </w:r>
    </w:p>
    <w:p w:rsidR="00000000" w:rsidDel="00000000" w:rsidP="00000000" w:rsidRDefault="00000000" w:rsidRPr="00000000" w14:paraId="0000017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server.port: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5601</w:t>
      </w:r>
      <w:r w:rsidDel="00000000" w:rsidR="00000000" w:rsidRPr="00000000">
        <w:rPr>
          <w:rtl w:val="0"/>
        </w:rPr>
      </w:r>
    </w:p>
    <w:p w:rsidR="00000000" w:rsidDel="00000000" w:rsidP="00000000" w:rsidRDefault="00000000" w:rsidRPr="00000000" w14:paraId="00000174">
      <w:pPr>
        <w:numPr>
          <w:ilvl w:val="1"/>
          <w:numId w:val="14"/>
        </w:numPr>
        <w:spacing w:after="0" w:afterAutospacing="0" w:before="240" w:lineRule="auto"/>
        <w:ind w:left="1440" w:hanging="360"/>
      </w:pPr>
      <w:r w:rsidDel="00000000" w:rsidR="00000000" w:rsidRPr="00000000">
        <w:rPr>
          <w:rtl w:val="0"/>
        </w:rPr>
        <w:t xml:space="preserve"></w:t>
      </w:r>
      <w:r w:rsidDel="00000000" w:rsidR="00000000" w:rsidRPr="00000000">
        <w:rPr>
          <w:rFonts w:ascii="Roboto Mono" w:cs="Roboto Mono" w:eastAsia="Roboto Mono" w:hAnsi="Roboto Mono"/>
          <w:b w:val="1"/>
          <w:bCs w:val="1"/>
          <w:color w:val="188038"/>
          <w:rtl w:val="0"/>
        </w:rPr>
        <w:t xml:space="preserve">server.host</w:t>
      </w:r>
      <w:r w:rsidDel="00000000" w:rsidR="00000000" w:rsidRPr="00000000">
        <w:rPr>
          <w:rtl w:val="0"/>
        </w:rPr>
        <w:t xml:space="preserve">: This specifies which IP address Kibana should listen on.</w:t>
      </w:r>
    </w:p>
    <w:p w:rsidR="00000000" w:rsidDel="00000000" w:rsidP="00000000" w:rsidRDefault="00000000" w:rsidRPr="00000000" w14:paraId="00000175">
      <w:pPr>
        <w:numPr>
          <w:ilvl w:val="2"/>
          <w:numId w:val="14"/>
        </w:numPr>
        <w:spacing w:after="0" w:afterAutospacing="0" w:before="0" w:beforeAutospacing="0" w:lineRule="auto"/>
        <w:ind w:left="2160" w:hanging="360"/>
      </w:pPr>
      <w:r w:rsidDel="00000000" w:rsidR="00000000" w:rsidRPr="00000000">
        <w:rPr>
          <w:rtl w:val="0"/>
        </w:rPr>
        <w:t xml:space="preserve">If you only need to access Kibana from </w:t>
      </w:r>
      <w:r w:rsidDel="00000000" w:rsidR="00000000" w:rsidRPr="00000000">
        <w:rPr>
          <w:rFonts w:ascii="Roboto Mono" w:cs="Roboto Mono" w:eastAsia="Roboto Mono" w:hAnsi="Roboto Mono"/>
          <w:color w:val="188038"/>
          <w:rtl w:val="0"/>
        </w:rPr>
        <w:t xml:space="preserve">standalone-external1</w:t>
      </w:r>
      <w:r w:rsidDel="00000000" w:rsidR="00000000" w:rsidRPr="00000000">
        <w:rPr>
          <w:rtl w:val="0"/>
        </w:rPr>
        <w:t xml:space="preserve"> itself, use </w:t>
      </w:r>
      <w:r w:rsidDel="00000000" w:rsidR="00000000" w:rsidRPr="00000000">
        <w:rPr>
          <w:rFonts w:ascii="Roboto Mono" w:cs="Roboto Mono" w:eastAsia="Roboto Mono" w:hAnsi="Roboto Mono"/>
          <w:color w:val="188038"/>
          <w:rtl w:val="0"/>
        </w:rPr>
        <w:t xml:space="preserve">localhost</w:t>
      </w:r>
      <w:r w:rsidDel="00000000" w:rsidR="00000000" w:rsidRPr="00000000">
        <w:rPr>
          <w:rtl w:val="0"/>
        </w:rPr>
        <w:t xml:space="preserve">.</w:t>
      </w:r>
    </w:p>
    <w:p w:rsidR="00000000" w:rsidDel="00000000" w:rsidP="00000000" w:rsidRDefault="00000000" w:rsidRPr="00000000" w14:paraId="00000176">
      <w:pPr>
        <w:numPr>
          <w:ilvl w:val="2"/>
          <w:numId w:val="14"/>
        </w:numPr>
        <w:spacing w:after="0" w:afterAutospacing="0" w:before="0" w:beforeAutospacing="0" w:lineRule="auto"/>
        <w:ind w:left="2160" w:hanging="360"/>
      </w:pPr>
      <w:r w:rsidDel="00000000" w:rsidR="00000000" w:rsidRPr="00000000">
        <w:rPr>
          <w:rtl w:val="0"/>
        </w:rPr>
        <w:t xml:space="preserve">If you need to access Kibana from your local machine (laptop/desktop) or other machines on your network, you </w:t>
      </w:r>
      <w:r w:rsidDel="00000000" w:rsidR="00000000" w:rsidRPr="00000000">
        <w:rPr>
          <w:b w:val="1"/>
          <w:bCs w:val="1"/>
          <w:rtl w:val="0"/>
        </w:rPr>
        <w:t xml:space="preserve">must</w:t>
      </w:r>
      <w:r w:rsidDel="00000000" w:rsidR="00000000" w:rsidRPr="00000000">
        <w:rPr>
          <w:rtl w:val="0"/>
        </w:rPr>
        <w:t xml:space="preserve"> change this to </w:t>
      </w:r>
      <w:r w:rsidDel="00000000" w:rsidR="00000000" w:rsidRPr="00000000">
        <w:rPr>
          <w:rFonts w:ascii="Roboto Mono" w:cs="Roboto Mono" w:eastAsia="Roboto Mono" w:hAnsi="Roboto Mono"/>
          <w:color w:val="188038"/>
          <w:rtl w:val="0"/>
        </w:rPr>
        <w:t xml:space="preserve">0.0.0.0</w:t>
      </w:r>
      <w:r w:rsidDel="00000000" w:rsidR="00000000" w:rsidRPr="00000000">
        <w:rPr>
          <w:rtl w:val="0"/>
        </w:rPr>
        <w:t xml:space="preserve"> (to listen on all interfaces) or </w:t>
      </w:r>
      <w:r w:rsidDel="00000000" w:rsidR="00000000" w:rsidRPr="00000000">
        <w:rPr>
          <w:rFonts w:ascii="Roboto Mono" w:cs="Roboto Mono" w:eastAsia="Roboto Mono" w:hAnsi="Roboto Mono"/>
          <w:color w:val="188038"/>
          <w:rtl w:val="0"/>
        </w:rPr>
        <w:t xml:space="preserve">YOUR_STANDALONE_EXTERNAL1_IP</w:t>
      </w:r>
      <w:r w:rsidDel="00000000" w:rsidR="00000000" w:rsidRPr="00000000">
        <w:rPr>
          <w:rtl w:val="0"/>
        </w:rPr>
        <w:t xml:space="preserve"> (the specific IP of </w:t>
      </w:r>
      <w:r w:rsidDel="00000000" w:rsidR="00000000" w:rsidRPr="00000000">
        <w:rPr>
          <w:rFonts w:ascii="Roboto Mono" w:cs="Roboto Mono" w:eastAsia="Roboto Mono" w:hAnsi="Roboto Mono"/>
          <w:color w:val="188038"/>
          <w:rtl w:val="0"/>
        </w:rPr>
        <w:t xml:space="preserve">standalone-external1</w:t>
      </w:r>
      <w:r w:rsidDel="00000000" w:rsidR="00000000" w:rsidRPr="00000000">
        <w:rPr>
          <w:rtl w:val="0"/>
        </w:rPr>
        <w:t xml:space="preserve">). For broader access, </w:t>
      </w:r>
      <w:r w:rsidDel="00000000" w:rsidR="00000000" w:rsidRPr="00000000">
        <w:rPr>
          <w:rFonts w:ascii="Roboto Mono" w:cs="Roboto Mono" w:eastAsia="Roboto Mono" w:hAnsi="Roboto Mono"/>
          <w:color w:val="188038"/>
          <w:rtl w:val="0"/>
        </w:rPr>
        <w:t xml:space="preserve">0.0.0.0</w:t>
      </w:r>
      <w:r w:rsidDel="00000000" w:rsidR="00000000" w:rsidRPr="00000000">
        <w:rPr>
          <w:rtl w:val="0"/>
        </w:rPr>
        <w:t xml:space="preserve"> is common.</w:t>
      </w:r>
    </w:p>
    <w:p w:rsidR="00000000" w:rsidDel="00000000" w:rsidP="00000000" w:rsidRDefault="00000000" w:rsidRPr="00000000" w14:paraId="00000177">
      <w:pPr>
        <w:numPr>
          <w:ilvl w:val="1"/>
          <w:numId w:val="14"/>
        </w:numPr>
        <w:spacing w:after="240" w:before="0" w:beforeAutospacing="0" w:lineRule="auto"/>
        <w:ind w:left="1440" w:hanging="360"/>
      </w:pPr>
      <w:r w:rsidDel="00000000" w:rsidR="00000000" w:rsidRPr="00000000">
        <w:rPr>
          <w:rtl w:val="0"/>
        </w:rPr>
        <w:t xml:space="preserve">YAML</w:t>
      </w:r>
    </w:p>
    <w:p w:rsidR="00000000" w:rsidDel="00000000" w:rsidP="00000000" w:rsidRDefault="00000000" w:rsidRPr="00000000" w14:paraId="0000017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server.host: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"localhost"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needed,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"YOUR_STANDALONE_EXTERNAL1_IP"</w:t>
      </w:r>
      <w:r w:rsidDel="00000000" w:rsidR="00000000" w:rsidRPr="00000000">
        <w:rPr>
          <w:rtl w:val="0"/>
        </w:rPr>
      </w:r>
    </w:p>
    <w:p w:rsidR="00000000" w:rsidDel="00000000" w:rsidP="00000000" w:rsidRDefault="00000000" w:rsidRPr="00000000" w14:paraId="00000179">
      <w:pPr>
        <w:numPr>
          <w:ilvl w:val="1"/>
          <w:numId w:val="14"/>
        </w:numPr>
        <w:spacing w:after="0" w:afterAutospacing="0" w:before="240" w:lineRule="auto"/>
        <w:ind w:left="1440" w:hanging="360"/>
      </w:pPr>
      <w:r w:rsidDel="00000000" w:rsidR="00000000" w:rsidRPr="00000000">
        <w:rPr>
          <w:rtl w:val="0"/>
        </w:rPr>
        <w:t xml:space="preserve"></w:t>
      </w:r>
      <w:r w:rsidDel="00000000" w:rsidR="00000000" w:rsidRPr="00000000">
        <w:rPr>
          <w:b w:val="1"/>
          <w:bCs w:val="1"/>
          <w:rtl w:val="0"/>
        </w:rPr>
        <w:t xml:space="preserve">Remember to use the actual IP of </w:t>
      </w:r>
      <w:r w:rsidDel="00000000" w:rsidR="00000000" w:rsidRPr="00000000">
        <w:rPr>
          <w:rFonts w:ascii="Roboto Mono" w:cs="Roboto Mono" w:eastAsia="Roboto Mono" w:hAnsi="Roboto Mono"/>
          <w:b w:val="1"/>
          <w:bCs w:val="1"/>
          <w:color w:val="188038"/>
          <w:rtl w:val="0"/>
        </w:rPr>
        <w:t xml:space="preserve">standalone-external1</w:t>
      </w:r>
      <w:r w:rsidDel="00000000" w:rsidR="00000000" w:rsidRPr="00000000">
        <w:rPr>
          <w:b w:val="1"/>
          <w:bCs w:val="1"/>
          <w:rtl w:val="0"/>
        </w:rPr>
        <w:t xml:space="preserve"> for </w:t>
      </w:r>
      <w:r w:rsidDel="00000000" w:rsidR="00000000" w:rsidRPr="00000000">
        <w:rPr>
          <w:rFonts w:ascii="Roboto Mono" w:cs="Roboto Mono" w:eastAsia="Roboto Mono" w:hAnsi="Roboto Mono"/>
          <w:b w:val="1"/>
          <w:bCs w:val="1"/>
          <w:color w:val="188038"/>
          <w:rtl w:val="0"/>
        </w:rPr>
        <w:t xml:space="preserve">YOUR_STANDALONE_EXTERNAL1_IP</w:t>
      </w:r>
      <w:r w:rsidDel="00000000" w:rsidR="00000000" w:rsidRPr="00000000">
        <w:rPr>
          <w:b w:val="1"/>
          <w:bCs w:val="1"/>
          <w:rtl w:val="0"/>
        </w:rPr>
        <w:t xml:space="preserve"> if you choose that option.</w:t>
      </w:r>
    </w:p>
    <w:p w:rsidR="00000000" w:rsidDel="00000000" w:rsidP="00000000" w:rsidRDefault="00000000" w:rsidRPr="00000000" w14:paraId="0000017A">
      <w:pPr>
        <w:numPr>
          <w:ilvl w:val="1"/>
          <w:numId w:val="14"/>
        </w:numPr>
        <w:spacing w:after="24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elasticsearch.hosts</w:t>
      </w:r>
      <w:r w:rsidDel="00000000" w:rsidR="00000000" w:rsidRPr="00000000">
        <w:rPr>
          <w:rtl w:val="0"/>
        </w:rPr>
        <w:t xml:space="preserve">: This tells Kibana where your Elasticsearch cluster is. Since Elasticsearch is running on the same machine on port 9200, this is straightforward.</w:t>
        <w:br w:type="textWrapping"/>
        <w:t xml:space="preserve">YAML</w:t>
      </w:r>
    </w:p>
    <w:p w:rsidR="00000000" w:rsidDel="00000000" w:rsidP="00000000" w:rsidRDefault="00000000" w:rsidRPr="00000000" w14:paraId="0000017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elasticsearch.hosts: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["http://localhost:9200"]</w:t>
      </w:r>
      <w:r w:rsidDel="00000000" w:rsidR="00000000" w:rsidRPr="00000000">
        <w:rPr>
          <w:rtl w:val="0"/>
        </w:rPr>
      </w:r>
    </w:p>
    <w:p w:rsidR="00000000" w:rsidDel="00000000" w:rsidP="00000000" w:rsidRDefault="00000000" w:rsidRPr="00000000" w14:paraId="0000017C">
      <w:pPr>
        <w:numPr>
          <w:ilvl w:val="1"/>
          <w:numId w:val="14"/>
        </w:numPr>
        <w:spacing w:after="240" w:before="240" w:lineRule="auto"/>
        <w:ind w:left="1440" w:hanging="360"/>
      </w:pPr>
      <w:r w:rsidDel="00000000" w:rsidR="00000000" w:rsidRPr="00000000">
        <w:rPr>
          <w:rtl w:val="0"/>
        </w:rPr>
        <w:t xml:space="preserve"></w:t>
      </w:r>
      <w:r w:rsidDel="00000000" w:rsidR="00000000" w:rsidRPr="00000000">
        <w:rPr>
          <w:b w:val="1"/>
          <w:bCs w:val="1"/>
          <w:rtl w:val="0"/>
        </w:rPr>
        <w:t xml:space="preserve">Optional (but recommended for production): </w:t>
      </w:r>
      <w:r w:rsidDel="00000000" w:rsidR="00000000" w:rsidRPr="00000000">
        <w:rPr>
          <w:rFonts w:ascii="Roboto Mono" w:cs="Roboto Mono" w:eastAsia="Roboto Mono" w:hAnsi="Roboto Mono"/>
          <w:b w:val="1"/>
          <w:bCs w:val="1"/>
          <w:color w:val="188038"/>
          <w:rtl w:val="0"/>
        </w:rPr>
        <w:t xml:space="preserve">logging.dest</w:t>
      </w:r>
      <w:r w:rsidDel="00000000" w:rsidR="00000000" w:rsidRPr="00000000">
        <w:rPr>
          <w:rtl w:val="0"/>
        </w:rPr>
        <w:t xml:space="preserve"> This sends Kibana logs to a file instead of </w:t>
      </w:r>
      <w:r w:rsidDel="00000000" w:rsidR="00000000" w:rsidRPr="00000000">
        <w:rPr>
          <w:rFonts w:ascii="Roboto Mono" w:cs="Roboto Mono" w:eastAsia="Roboto Mono" w:hAnsi="Roboto Mono"/>
          <w:color w:val="188038"/>
          <w:rtl w:val="0"/>
        </w:rPr>
        <w:t xml:space="preserve">stdout</w:t>
      </w:r>
      <w:r w:rsidDel="00000000" w:rsidR="00000000" w:rsidRPr="00000000">
        <w:rPr>
          <w:rtl w:val="0"/>
        </w:rPr>
        <w:t xml:space="preserve"> (which </w:t>
      </w:r>
      <w:r w:rsidDel="00000000" w:rsidR="00000000" w:rsidRPr="00000000">
        <w:rPr>
          <w:rFonts w:ascii="Roboto Mono" w:cs="Roboto Mono" w:eastAsia="Roboto Mono" w:hAnsi="Roboto Mono"/>
          <w:color w:val="188038"/>
          <w:rtl w:val="0"/>
        </w:rPr>
        <w:t xml:space="preserve">journalctl</w:t>
      </w:r>
      <w:r w:rsidDel="00000000" w:rsidR="00000000" w:rsidRPr="00000000">
        <w:rPr>
          <w:rtl w:val="0"/>
        </w:rPr>
        <w:t xml:space="preserve"> captures).</w:t>
        <w:br w:type="textWrapping"/>
        <w:t xml:space="preserve">YAML</w:t>
      </w:r>
    </w:p>
    <w:p w:rsidR="00000000" w:rsidDel="00000000" w:rsidP="00000000" w:rsidRDefault="00000000" w:rsidRPr="00000000" w14:paraId="0000017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logging.dest: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/var/log/kibana/kibana.log</w:t>
      </w: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t xml:space="preserve"></w:t>
      </w:r>
    </w:p>
    <w:p w:rsidR="00000000" w:rsidDel="00000000" w:rsidP="00000000" w:rsidRDefault="00000000" w:rsidRPr="00000000" w14:paraId="0000017F">
      <w:pPr>
        <w:numPr>
          <w:ilvl w:val="0"/>
          <w:numId w:val="14"/>
        </w:numPr>
        <w:spacing w:after="240" w:before="240" w:lineRule="auto"/>
        <w:ind w:left="720" w:hanging="360"/>
      </w:pPr>
      <w:r w:rsidDel="00000000" w:rsidR="00000000" w:rsidRPr="00000000">
        <w:rPr>
          <w:b w:val="1"/>
          <w:bCs w:val="1"/>
          <w:rtl w:val="0"/>
        </w:rPr>
        <w:t xml:space="preserve">Ensure correct YAML formatting (spaces, no tabs).</w:t>
      </w:r>
      <w:r w:rsidDel="00000000" w:rsidR="00000000" w:rsidRPr="00000000">
        <w:rPr>
          <w:rtl w:val="0"/>
        </w:rPr>
        <w:t xml:space="preserve"> Uncomment lines by removing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at the beginning if they are commented out.</w:t>
        <w:br w:type="textWrapping"/>
        <w:t xml:space="preserve">Save and exit </w:t>
      </w:r>
      <w:r w:rsidDel="00000000" w:rsidR="00000000" w:rsidRPr="00000000">
        <w:rPr>
          <w:rFonts w:ascii="Roboto Mono" w:cs="Roboto Mono" w:eastAsia="Roboto Mono" w:hAnsi="Roboto Mono"/>
          <w:color w:val="188038"/>
          <w:rtl w:val="0"/>
        </w:rPr>
        <w:t xml:space="preserve">vi</w:t>
      </w:r>
      <w:r w:rsidDel="00000000" w:rsidR="00000000" w:rsidRPr="00000000">
        <w:rPr>
          <w:rtl w:val="0"/>
        </w:rPr>
        <w:t xml:space="preserve">.</w:t>
      </w:r>
    </w:p>
    <w:p w:rsidR="00000000" w:rsidDel="00000000" w:rsidP="00000000" w:rsidRDefault="00000000" w:rsidRPr="00000000" w14:paraId="00000180">
      <w:pPr>
        <w:pStyle w:val="Heading4"/>
        <w:keepNext w:val="0"/>
        <w:keepLines w:val="0"/>
        <w:spacing w:after="40" w:before="240" w:lineRule="auto"/>
        <w:rPr>
          <w:b w:val="1"/>
          <w:bCs w:val="1"/>
          <w:color w:val="000000"/>
          <w:sz w:val="22"/>
          <w:szCs w:val="22"/>
        </w:rPr>
      </w:pPr>
      <w:bookmarkStart w:colFirst="0" w:colLast="0" w:name="_irr1ljxrqi9a" w:id="21"/>
      <w:bookmarkEnd w:id="21"/>
      <w:r w:rsidDel="00000000" w:rsidR="00000000" w:rsidRPr="00000000">
        <w:rPr>
          <w:b w:val="1"/>
          <w:bCs w:val="1"/>
          <w:color w:val="000000"/>
          <w:sz w:val="22"/>
          <w:szCs w:val="22"/>
          <w:rtl w:val="0"/>
        </w:rPr>
        <w:t xml:space="preserve">Phase 3: Configure Firewall (on </w:t>
      </w:r>
      <w:r w:rsidDel="00000000" w:rsidR="00000000" w:rsidRPr="00000000">
        <w:rPr>
          <w:rFonts w:ascii="Roboto Mono" w:cs="Roboto Mono" w:eastAsia="Roboto Mono" w:hAnsi="Roboto Mono"/>
          <w:b w:val="1"/>
          <w:bCs w:val="1"/>
          <w:color w:val="188038"/>
          <w:sz w:val="22"/>
          <w:szCs w:val="22"/>
          <w:rtl w:val="0"/>
        </w:rPr>
        <w:t xml:space="preserve">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rtl w:val="0"/>
        </w:rPr>
        <w:t xml:space="preserve">You need to open port 5601 in your firewall to allow external access to Kibana's web interface (if you set </w:t>
      </w:r>
      <w:r w:rsidDel="00000000" w:rsidR="00000000" w:rsidRPr="00000000">
        <w:rPr>
          <w:rFonts w:ascii="Roboto Mono" w:cs="Roboto Mono" w:eastAsia="Roboto Mono" w:hAnsi="Roboto Mono"/>
          <w:color w:val="188038"/>
          <w:rtl w:val="0"/>
        </w:rPr>
        <w:t xml:space="preserve">server.host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0.0.0.0</w:t>
      </w:r>
      <w:r w:rsidDel="00000000" w:rsidR="00000000" w:rsidRPr="00000000">
        <w:rPr>
          <w:rtl w:val="0"/>
        </w:rPr>
        <w:t xml:space="preserve"> or a specific IP).</w:t>
      </w:r>
    </w:p>
    <w:p w:rsidR="00000000" w:rsidDel="00000000" w:rsidP="00000000" w:rsidRDefault="00000000" w:rsidRPr="00000000" w14:paraId="0000018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--permanent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--add-port=5601/tcp</w:t>
      </w:r>
      <w:r w:rsidDel="00000000" w:rsidR="00000000" w:rsidRPr="00000000">
        <w:rPr>
          <w:rtl w:val="0"/>
        </w:rPr>
      </w:r>
    </w:p>
    <w:p w:rsidR="00000000" w:rsidDel="00000000" w:rsidP="00000000" w:rsidRDefault="00000000" w:rsidRPr="00000000" w14:paraId="0000018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--reload</w:t>
      </w:r>
      <w:r w:rsidDel="00000000" w:rsidR="00000000" w:rsidRPr="00000000">
        <w:rPr>
          <w:rtl w:val="0"/>
        </w:rPr>
      </w:r>
    </w:p>
    <w:p w:rsidR="00000000" w:rsidDel="00000000" w:rsidP="00000000" w:rsidRDefault="00000000" w:rsidRPr="00000000" w14:paraId="00000184">
      <w:pPr>
        <w:pStyle w:val="Heading4"/>
        <w:keepNext w:val="0"/>
        <w:keepLines w:val="0"/>
        <w:spacing w:after="40" w:before="240" w:lineRule="auto"/>
        <w:rPr>
          <w:b w:val="1"/>
          <w:bCs w:val="1"/>
          <w:color w:val="000000"/>
          <w:sz w:val="22"/>
          <w:szCs w:val="22"/>
        </w:rPr>
      </w:pPr>
      <w:bookmarkStart w:colFirst="0" w:colLast="0" w:name="_2270wlaahpqq" w:id="22"/>
      <w:bookmarkEnd w:id="22"/>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Phase 4: Start Kibana Service (on </w:t>
      </w:r>
      <w:r w:rsidDel="00000000" w:rsidR="00000000" w:rsidRPr="00000000">
        <w:rPr>
          <w:rFonts w:ascii="Roboto Mono" w:cs="Roboto Mono" w:eastAsia="Roboto Mono" w:hAnsi="Roboto Mono"/>
          <w:b w:val="1"/>
          <w:bCs w:val="1"/>
          <w:color w:val="188038"/>
          <w:sz w:val="22"/>
          <w:szCs w:val="22"/>
          <w:rtl w:val="0"/>
        </w:rPr>
        <w:t xml:space="preserve">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185">
      <w:pPr>
        <w:numPr>
          <w:ilvl w:val="0"/>
          <w:numId w:val="41"/>
        </w:numPr>
        <w:spacing w:after="240" w:before="240" w:lineRule="auto"/>
        <w:ind w:left="720" w:hanging="360"/>
      </w:pPr>
      <w:r w:rsidDel="00000000" w:rsidR="00000000" w:rsidRPr="00000000">
        <w:rPr>
          <w:b w:val="1"/>
          <w:bCs w:val="1"/>
          <w:rtl w:val="0"/>
        </w:rPr>
        <w:t xml:space="preserve">Enable Kibana to start on boot:</w:t>
      </w:r>
      <w:r w:rsidDel="00000000" w:rsidR="00000000" w:rsidRPr="00000000">
        <w:rPr>
          <w:rtl w:val="0"/>
        </w:rPr>
      </w:r>
    </w:p>
    <w:p w:rsidR="00000000" w:rsidDel="00000000" w:rsidP="00000000" w:rsidRDefault="00000000" w:rsidRPr="00000000" w14:paraId="0000018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kibana</w:t>
      </w:r>
      <w:r w:rsidDel="00000000" w:rsidR="00000000" w:rsidRPr="00000000">
        <w:rPr>
          <w:rtl w:val="0"/>
        </w:rPr>
      </w:r>
    </w:p>
    <w:p w:rsidR="00000000" w:rsidDel="00000000" w:rsidP="00000000" w:rsidRDefault="00000000" w:rsidRPr="00000000" w14:paraId="00000187">
      <w:pPr>
        <w:numPr>
          <w:ilvl w:val="0"/>
          <w:numId w:val="41"/>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Start the Kibana service:</w:t>
      </w:r>
      <w:r w:rsidDel="00000000" w:rsidR="00000000" w:rsidRPr="00000000">
        <w:rPr>
          <w:rtl w:val="0"/>
        </w:rPr>
      </w:r>
    </w:p>
    <w:p w:rsidR="00000000" w:rsidDel="00000000" w:rsidP="00000000" w:rsidRDefault="00000000" w:rsidRPr="00000000" w14:paraId="0000018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kibana</w:t>
      </w:r>
      <w:r w:rsidDel="00000000" w:rsidR="00000000" w:rsidRPr="00000000">
        <w:rPr>
          <w:rtl w:val="0"/>
        </w:rPr>
      </w:r>
    </w:p>
    <w:p w:rsidR="00000000" w:rsidDel="00000000" w:rsidP="00000000" w:rsidRDefault="00000000" w:rsidRPr="00000000" w14:paraId="00000189">
      <w:pPr>
        <w:pStyle w:val="Heading4"/>
        <w:keepNext w:val="0"/>
        <w:keepLines w:val="0"/>
        <w:spacing w:after="40" w:before="240" w:lineRule="auto"/>
        <w:rPr>
          <w:b w:val="1"/>
          <w:bCs w:val="1"/>
          <w:color w:val="000000"/>
          <w:sz w:val="22"/>
          <w:szCs w:val="22"/>
        </w:rPr>
      </w:pPr>
      <w:bookmarkStart w:colFirst="0" w:colLast="0" w:name="_y6h9wbdwt1em" w:id="23"/>
      <w:bookmarkEnd w:id="23"/>
      <w:r w:rsidDel="00000000" w:rsidR="00000000" w:rsidRPr="00000000">
        <w:rPr>
          <w:rtl w:val="0"/>
        </w:rPr>
        <w:t xml:space="preserve"></w:t>
      </w:r>
      <w:r w:rsidDel="00000000" w:rsidR="00000000" w:rsidRPr="00000000">
        <w:rPr>
          <w:b w:val="1"/>
          <w:bCs w:val="1"/>
          <w:color w:val="000000"/>
          <w:sz w:val="22"/>
          <w:szCs w:val="22"/>
          <w:rtl w:val="0"/>
        </w:rPr>
        <w:t xml:space="preserve">Phase 5: Verify Kibana Status and Logs</w:t>
      </w:r>
    </w:p>
    <w:p w:rsidR="00000000" w:rsidDel="00000000" w:rsidP="00000000" w:rsidRDefault="00000000" w:rsidRPr="00000000" w14:paraId="0000018A">
      <w:pPr>
        <w:numPr>
          <w:ilvl w:val="0"/>
          <w:numId w:val="87"/>
        </w:numPr>
        <w:spacing w:after="240" w:before="240" w:lineRule="auto"/>
        <w:ind w:left="720" w:hanging="360"/>
      </w:pPr>
      <w:r w:rsidDel="00000000" w:rsidR="00000000" w:rsidRPr="00000000">
        <w:rPr>
          <w:b w:val="1"/>
          <w:bCs w:val="1"/>
          <w:rtl w:val="0"/>
        </w:rPr>
        <w:t xml:space="preserve">Check Kibana service status:</w:t>
      </w:r>
      <w:r w:rsidDel="00000000" w:rsidR="00000000" w:rsidRPr="00000000">
        <w:rPr>
          <w:rtl w:val="0"/>
        </w:rPr>
      </w:r>
    </w:p>
    <w:p w:rsidR="00000000" w:rsidDel="00000000" w:rsidP="00000000" w:rsidRDefault="00000000" w:rsidRPr="00000000" w14:paraId="0000018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kibana</w:t>
      </w:r>
      <w:r w:rsidDel="00000000" w:rsidR="00000000" w:rsidRPr="00000000">
        <w:rPr>
          <w:rtl w:val="0"/>
        </w:rPr>
      </w:r>
    </w:p>
    <w:p w:rsidR="00000000" w:rsidDel="00000000" w:rsidP="00000000" w:rsidRDefault="00000000" w:rsidRPr="00000000" w14:paraId="0000018C">
      <w:pPr>
        <w:numPr>
          <w:ilvl w:val="0"/>
          <w:numId w:val="87"/>
        </w:numPr>
        <w:spacing w:after="0" w:afterAutospacing="0" w:before="240" w:lineRule="auto"/>
        <w:ind w:left="720" w:hanging="360"/>
      </w:pPr>
      <w:r w:rsidDel="00000000" w:rsidR="00000000" w:rsidRPr="00000000">
        <w:rPr>
          <w:rtl w:val="0"/>
        </w:rPr>
        <w:t xml:space="preserve">Look for </w:t>
      </w:r>
      <w:r w:rsidDel="00000000" w:rsidR="00000000" w:rsidRPr="00000000">
        <w:rPr>
          <w:rFonts w:ascii="Roboto Mono" w:cs="Roboto Mono" w:eastAsia="Roboto Mono" w:hAnsi="Roboto Mono"/>
          <w:color w:val="188038"/>
          <w:rtl w:val="0"/>
        </w:rPr>
        <w:t xml:space="preserve">Active: active (running)</w:t>
      </w:r>
      <w:r w:rsidDel="00000000" w:rsidR="00000000" w:rsidRPr="00000000">
        <w:rPr>
          <w:rtl w:val="0"/>
        </w:rPr>
        <w:t xml:space="preserve">.</w:t>
      </w:r>
    </w:p>
    <w:p w:rsidR="00000000" w:rsidDel="00000000" w:rsidP="00000000" w:rsidRDefault="00000000" w:rsidRPr="00000000" w14:paraId="0000018D">
      <w:pPr>
        <w:numPr>
          <w:ilvl w:val="0"/>
          <w:numId w:val="87"/>
        </w:numPr>
        <w:spacing w:after="240" w:before="0" w:beforeAutospacing="0" w:lineRule="auto"/>
        <w:ind w:left="720" w:hanging="360"/>
      </w:pPr>
      <w:r w:rsidDel="00000000" w:rsidR="00000000" w:rsidRPr="00000000">
        <w:rPr>
          <w:b w:val="1"/>
          <w:bCs w:val="1"/>
          <w:rtl w:val="0"/>
        </w:rPr>
        <w:t xml:space="preserve">Monitor Kibana logs for any errors:</w:t>
      </w:r>
      <w:r w:rsidDel="00000000" w:rsidR="00000000" w:rsidRPr="00000000">
        <w:rPr>
          <w:rtl w:val="0"/>
        </w:rPr>
        <w:t xml:space="preserve"> If you configured </w:t>
      </w:r>
      <w:r w:rsidDel="00000000" w:rsidR="00000000" w:rsidRPr="00000000">
        <w:rPr>
          <w:rFonts w:ascii="Roboto Mono" w:cs="Roboto Mono" w:eastAsia="Roboto Mono" w:hAnsi="Roboto Mono"/>
          <w:color w:val="188038"/>
          <w:rtl w:val="0"/>
        </w:rPr>
        <w:t xml:space="preserve">logging.dest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/var/log/kibana/kibana.log</w:t>
      </w:r>
      <w:r w:rsidDel="00000000" w:rsidR="00000000" w:rsidRPr="00000000">
        <w:rPr>
          <w:rtl w:val="0"/>
        </w:rPr>
        <w:t xml:space="preserve">:</w:t>
      </w:r>
    </w:p>
    <w:p w:rsidR="00000000" w:rsidDel="00000000" w:rsidP="00000000" w:rsidRDefault="00000000" w:rsidRPr="00000000" w14:paraId="0000018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/var/log/kibana/kibana.log</w:t>
      </w:r>
      <w:r w:rsidDel="00000000" w:rsidR="00000000" w:rsidRPr="00000000">
        <w:rPr>
          <w:rtl w:val="0"/>
        </w:rPr>
      </w:r>
    </w:p>
    <w:p w:rsidR="00000000" w:rsidDel="00000000" w:rsidP="00000000" w:rsidRDefault="00000000" w:rsidRPr="00000000" w14:paraId="0000018F">
      <w:pPr>
        <w:numPr>
          <w:ilvl w:val="0"/>
          <w:numId w:val="87"/>
        </w:numPr>
        <w:spacing w:after="240" w:before="240" w:lineRule="auto"/>
        <w:ind w:left="720" w:hanging="360"/>
      </w:pPr>
      <w:r w:rsidDel="00000000" w:rsidR="00000000" w:rsidRPr="00000000">
        <w:rPr>
          <w:rtl w:val="0"/>
        </w:rPr>
        <w:t xml:space="preserve">Otherwise, if it logs to </w:t>
      </w:r>
      <w:r w:rsidDel="00000000" w:rsidR="00000000" w:rsidRPr="00000000">
        <w:rPr>
          <w:rFonts w:ascii="Roboto Mono" w:cs="Roboto Mono" w:eastAsia="Roboto Mono" w:hAnsi="Roboto Mono"/>
          <w:color w:val="188038"/>
          <w:rtl w:val="0"/>
        </w:rPr>
        <w:t xml:space="preserve">stdout</w:t>
      </w:r>
      <w:r w:rsidDel="00000000" w:rsidR="00000000" w:rsidRPr="00000000">
        <w:rPr>
          <w:rtl w:val="0"/>
        </w:rPr>
        <w:t xml:space="preserve"> (default):</w:t>
      </w:r>
    </w:p>
    <w:p w:rsidR="00000000" w:rsidDel="00000000" w:rsidP="00000000" w:rsidRDefault="00000000" w:rsidRPr="00000000" w14:paraId="0000019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kibana.service</w:t>
      </w:r>
      <w:r w:rsidDel="00000000" w:rsidR="00000000" w:rsidRPr="00000000">
        <w:rPr>
          <w:rtl w:val="0"/>
        </w:rPr>
      </w:r>
    </w:p>
    <w:p w:rsidR="00000000" w:rsidDel="00000000" w:rsidP="00000000" w:rsidRDefault="00000000" w:rsidRPr="00000000" w14:paraId="00000191">
      <w:pPr>
        <w:numPr>
          <w:ilvl w:val="0"/>
          <w:numId w:val="87"/>
        </w:numPr>
        <w:spacing w:after="240" w:before="240" w:lineRule="auto"/>
        <w:ind w:left="720" w:hanging="360"/>
      </w:pPr>
      <w:r w:rsidDel="00000000" w:rsidR="00000000" w:rsidRPr="00000000">
        <w:rPr>
          <w:rtl w:val="0"/>
        </w:rPr>
        <w:t xml:space="preserve">Look for messages indicating successful startup and connection to Elasticsearch.</w:t>
      </w:r>
    </w:p>
    <w:p w:rsidR="00000000" w:rsidDel="00000000" w:rsidP="00000000" w:rsidRDefault="00000000" w:rsidRPr="00000000" w14:paraId="00000192">
      <w:pPr>
        <w:pStyle w:val="Heading4"/>
        <w:keepNext w:val="0"/>
        <w:keepLines w:val="0"/>
        <w:spacing w:after="40" w:before="240" w:lineRule="auto"/>
        <w:rPr>
          <w:b w:val="1"/>
          <w:bCs w:val="1"/>
          <w:color w:val="000000"/>
          <w:sz w:val="22"/>
          <w:szCs w:val="22"/>
        </w:rPr>
      </w:pPr>
      <w:bookmarkStart w:colFirst="0" w:colLast="0" w:name="_79071oz4qs01" w:id="24"/>
      <w:bookmarkEnd w:id="24"/>
      <w:r w:rsidDel="00000000" w:rsidR="00000000" w:rsidRPr="00000000">
        <w:rPr>
          <w:b w:val="1"/>
          <w:bCs w:val="1"/>
          <w:color w:val="000000"/>
          <w:sz w:val="22"/>
          <w:szCs w:val="22"/>
          <w:rtl w:val="0"/>
        </w:rPr>
        <w:t xml:space="preserve">Phase 6: Access Kibana in Your Web Browser (on </w:t>
      </w:r>
      <w:r w:rsidDel="00000000" w:rsidR="00000000" w:rsidRPr="00000000">
        <w:rPr>
          <w:rFonts w:ascii="Roboto Mono" w:cs="Roboto Mono" w:eastAsia="Roboto Mono" w:hAnsi="Roboto Mono"/>
          <w:b w:val="1"/>
          <w:bCs w:val="1"/>
          <w:color w:val="188038"/>
          <w:sz w:val="22"/>
          <w:szCs w:val="22"/>
          <w:rtl w:val="0"/>
        </w:rPr>
        <w:t xml:space="preserve">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193">
      <w:pPr>
        <w:numPr>
          <w:ilvl w:val="0"/>
          <w:numId w:val="75"/>
        </w:numPr>
        <w:spacing w:after="0" w:afterAutospacing="0" w:before="240" w:lineRule="auto"/>
        <w:ind w:left="720" w:hanging="360"/>
      </w:pPr>
      <w:r w:rsidDel="00000000" w:rsidR="00000000" w:rsidRPr="00000000">
        <w:rPr>
          <w:b w:val="1"/>
          <w:bCs w:val="1"/>
          <w:rtl w:val="0"/>
        </w:rPr>
        <w:t xml:space="preserve">Open your web browser</w:t>
      </w:r>
      <w:r w:rsidDel="00000000" w:rsidR="00000000" w:rsidRPr="00000000">
        <w:rPr>
          <w:rtl w:val="0"/>
        </w:rPr>
        <w:t xml:space="preserve"> on your local machine (laptop/desktop).</w:t>
      </w:r>
    </w:p>
    <w:p w:rsidR="00000000" w:rsidDel="00000000" w:rsidP="00000000" w:rsidRDefault="00000000" w:rsidRPr="00000000" w14:paraId="00000194">
      <w:pPr>
        <w:numPr>
          <w:ilvl w:val="0"/>
          <w:numId w:val="75"/>
        </w:numPr>
        <w:spacing w:after="240" w:before="0" w:beforeAutospacing="0" w:lineRule="auto"/>
        <w:ind w:left="720" w:hanging="360"/>
      </w:pPr>
      <w:r w:rsidDel="00000000" w:rsidR="00000000" w:rsidRPr="00000000">
        <w:rPr>
          <w:b w:val="1"/>
          <w:bCs w:val="1"/>
          <w:rtl w:val="0"/>
        </w:rPr>
        <w:t xml:space="preserve">Navigate to Kibana:</w:t>
      </w:r>
      <w:r w:rsidDel="00000000" w:rsidR="00000000" w:rsidRPr="00000000">
        <w:rPr>
          <w:rtl w:val="0"/>
        </w:rPr>
        <w:t xml:space="preserve"> If you set </w:t>
      </w:r>
      <w:r w:rsidDel="00000000" w:rsidR="00000000" w:rsidRPr="00000000">
        <w:rPr>
          <w:rFonts w:ascii="Roboto Mono" w:cs="Roboto Mono" w:eastAsia="Roboto Mono" w:hAnsi="Roboto Mono"/>
          <w:color w:val="188038"/>
          <w:rtl w:val="0"/>
        </w:rPr>
        <w:t xml:space="preserve">server.host: "0.0.0.0"</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YOUR_STANDALONE_EXTERNAL1_IP</w:t>
      </w:r>
      <w:r w:rsidDel="00000000" w:rsidR="00000000" w:rsidRPr="00000000">
        <w:rPr>
          <w:rtl w:val="0"/>
        </w:rPr>
        <w:t xml:space="preserve">, use:</w:t>
      </w:r>
    </w:p>
    <w:p w:rsidR="00000000" w:rsidDel="00000000" w:rsidP="00000000" w:rsidRDefault="00000000" w:rsidRPr="00000000" w14:paraId="0000019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http://YOUR_STANDALONE_EXTERNAL1_IP:5601</w:t>
      </w:r>
      <w:r w:rsidDel="00000000" w:rsidR="00000000" w:rsidRPr="00000000">
        <w:rPr>
          <w:rtl w:val="0"/>
        </w:rPr>
      </w:r>
    </w:p>
    <w:p w:rsidR="00000000" w:rsidDel="00000000" w:rsidP="00000000" w:rsidRDefault="00000000" w:rsidRPr="00000000" w14:paraId="00000196">
      <w:pPr>
        <w:numPr>
          <w:ilvl w:val="0"/>
          <w:numId w:val="75"/>
        </w:numPr>
        <w:spacing w:after="240" w:before="240" w:lineRule="auto"/>
        <w:ind w:left="720" w:hanging="360"/>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YOUR_STANDALONE_EXTERNAL1_IP</w:t>
      </w:r>
      <w:r w:rsidDel="00000000" w:rsidR="00000000" w:rsidRPr="00000000">
        <w:rPr>
          <w:rtl w:val="0"/>
        </w:rPr>
        <w:t xml:space="preserve"> with the actual IP address of your </w:t>
      </w:r>
      <w:r w:rsidDel="00000000" w:rsidR="00000000" w:rsidRPr="00000000">
        <w:rPr>
          <w:rFonts w:ascii="Roboto Mono" w:cs="Roboto Mono" w:eastAsia="Roboto Mono" w:hAnsi="Roboto Mono"/>
          <w:color w:val="188038"/>
          <w:rtl w:val="0"/>
        </w:rPr>
        <w:t xml:space="preserve">standalone-external1</w:t>
      </w:r>
      <w:r w:rsidDel="00000000" w:rsidR="00000000" w:rsidRPr="00000000">
        <w:rPr>
          <w:rtl w:val="0"/>
        </w:rPr>
        <w:t xml:space="preserve"> server.</w:t>
        <w:br w:type="textWrapping"/>
        <w:t xml:space="preserve">If you set </w:t>
      </w:r>
      <w:r w:rsidDel="00000000" w:rsidR="00000000" w:rsidRPr="00000000">
        <w:rPr>
          <w:rFonts w:ascii="Roboto Mono" w:cs="Roboto Mono" w:eastAsia="Roboto Mono" w:hAnsi="Roboto Mono"/>
          <w:color w:val="188038"/>
          <w:rtl w:val="0"/>
        </w:rPr>
        <w:t xml:space="preserve">server.host: "localhost"</w:t>
      </w:r>
      <w:r w:rsidDel="00000000" w:rsidR="00000000" w:rsidRPr="00000000">
        <w:rPr>
          <w:rtl w:val="0"/>
        </w:rPr>
        <w:t xml:space="preserve"> (less common for remote access): You would need to use an SSH tunnel or a browser on the </w:t>
      </w:r>
      <w:r w:rsidDel="00000000" w:rsidR="00000000" w:rsidRPr="00000000">
        <w:rPr>
          <w:rFonts w:ascii="Roboto Mono" w:cs="Roboto Mono" w:eastAsia="Roboto Mono" w:hAnsi="Roboto Mono"/>
          <w:color w:val="188038"/>
          <w:rtl w:val="0"/>
        </w:rPr>
        <w:t xml:space="preserve">standalone-external1</w:t>
      </w:r>
      <w:r w:rsidDel="00000000" w:rsidR="00000000" w:rsidRPr="00000000">
        <w:rPr>
          <w:rtl w:val="0"/>
        </w:rPr>
        <w:t xml:space="preserve"> server itself.</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96kxx1rfiyu1" w:id="25"/>
      <w:bookmarkEnd w:id="25"/>
      <w:r w:rsidDel="00000000" w:rsidR="00000000" w:rsidRPr="00000000">
        <w:rPr>
          <w:b w:val="1"/>
          <w:bCs w:val="1"/>
          <w:color w:val="000000"/>
          <w:sz w:val="26"/>
          <w:szCs w:val="26"/>
          <w:rtl w:val="0"/>
        </w:rPr>
        <w:t xml:space="preserve">Phase 7: Initial Kibana Setup (Browser Interface) </w:t>
      </w:r>
      <w:r w:rsidDel="00000000" w:rsidR="00000000" w:rsidRPr="00000000">
        <w:rPr>
          <w:b w:val="1"/>
          <w:bCs w:val="1"/>
          <w:color w:val="000000"/>
          <w:sz w:val="22"/>
          <w:szCs w:val="22"/>
          <w:rtl w:val="0"/>
        </w:rPr>
        <w:t xml:space="preserve">(on </w:t>
      </w:r>
      <w:r w:rsidDel="00000000" w:rsidR="00000000" w:rsidRPr="00000000">
        <w:rPr>
          <w:rFonts w:ascii="Roboto Mono" w:cs="Roboto Mono" w:eastAsia="Roboto Mono" w:hAnsi="Roboto Mono"/>
          <w:b w:val="1"/>
          <w:bCs w:val="1"/>
          <w:color w:val="188038"/>
          <w:sz w:val="22"/>
          <w:szCs w:val="22"/>
          <w:rtl w:val="0"/>
        </w:rPr>
        <w:t xml:space="preserve">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rtl w:val="0"/>
        </w:rPr>
        <w:t xml:space="preserve">Once Kibana loads in your browser, you'll typically be guided through a few steps:</w:t>
      </w:r>
    </w:p>
    <w:p w:rsidR="00000000" w:rsidDel="00000000" w:rsidP="00000000" w:rsidRDefault="00000000" w:rsidRPr="00000000" w14:paraId="00000199">
      <w:pPr>
        <w:numPr>
          <w:ilvl w:val="0"/>
          <w:numId w:val="59"/>
        </w:numPr>
        <w:spacing w:after="0" w:afterAutospacing="0" w:before="240" w:lineRule="auto"/>
        <w:ind w:left="720" w:hanging="360"/>
      </w:pPr>
      <w:r w:rsidDel="00000000" w:rsidR="00000000" w:rsidRPr="00000000">
        <w:rPr>
          <w:b w:val="1"/>
          <w:bCs w:val="1"/>
          <w:rtl w:val="0"/>
        </w:rPr>
        <w:t xml:space="preserve">Welcome Screen:</w:t>
      </w:r>
      <w:r w:rsidDel="00000000" w:rsidR="00000000" w:rsidRPr="00000000">
        <w:rPr>
          <w:rtl w:val="0"/>
        </w:rPr>
        <w:t xml:space="preserve"> You might see a welcome screen.</w:t>
      </w:r>
    </w:p>
    <w:p w:rsidR="00000000" w:rsidDel="00000000" w:rsidP="00000000" w:rsidRDefault="00000000" w:rsidRPr="00000000" w14:paraId="0000019A">
      <w:pPr>
        <w:numPr>
          <w:ilvl w:val="0"/>
          <w:numId w:val="59"/>
        </w:numPr>
        <w:spacing w:after="0" w:afterAutospacing="0" w:before="0" w:beforeAutospacing="0" w:lineRule="auto"/>
        <w:ind w:left="720" w:hanging="360"/>
      </w:pPr>
      <w:r w:rsidDel="00000000" w:rsidR="00000000" w:rsidRPr="00000000">
        <w:rPr>
          <w:b w:val="1"/>
          <w:bCs w:val="1"/>
          <w:rtl w:val="0"/>
        </w:rPr>
        <w:t xml:space="preserve">Connect to your data:</w:t>
      </w:r>
    </w:p>
    <w:p w:rsidR="00000000" w:rsidDel="00000000" w:rsidP="00000000" w:rsidRDefault="00000000" w:rsidRPr="00000000" w14:paraId="0000019B">
      <w:pPr>
        <w:numPr>
          <w:ilvl w:val="1"/>
          <w:numId w:val="59"/>
        </w:numPr>
        <w:spacing w:after="0" w:afterAutospacing="0" w:before="0" w:beforeAutospacing="0" w:lineRule="auto"/>
        <w:ind w:left="1440" w:hanging="360"/>
      </w:pPr>
      <w:r w:rsidDel="00000000" w:rsidR="00000000" w:rsidRPr="00000000">
        <w:rPr>
          <w:rtl w:val="0"/>
        </w:rPr>
        <w:t xml:space="preserve">Kibana should automatically detect your running Elasticsearch instance.</w:t>
      </w:r>
    </w:p>
    <w:p w:rsidR="00000000" w:rsidDel="00000000" w:rsidP="00000000" w:rsidRDefault="00000000" w:rsidRPr="00000000" w14:paraId="0000019C">
      <w:pPr>
        <w:numPr>
          <w:ilvl w:val="1"/>
          <w:numId w:val="59"/>
        </w:numPr>
        <w:spacing w:after="0" w:afterAutospacing="0" w:before="0" w:beforeAutospacing="0" w:lineRule="auto"/>
        <w:ind w:left="1440" w:hanging="360"/>
      </w:pPr>
      <w:r w:rsidDel="00000000" w:rsidR="00000000" w:rsidRPr="00000000">
        <w:rPr>
          <w:rtl w:val="0"/>
        </w:rPr>
        <w:t xml:space="preserve">It might ask you to "Explore on my own" or "Add your first data." Choose "Explore on my own" or similar, as you already have data being sent by Logstash.</w:t>
      </w:r>
    </w:p>
    <w:p w:rsidR="00000000" w:rsidDel="00000000" w:rsidP="00000000" w:rsidRDefault="00000000" w:rsidRPr="00000000" w14:paraId="0000019D">
      <w:pPr>
        <w:numPr>
          <w:ilvl w:val="0"/>
          <w:numId w:val="59"/>
        </w:numPr>
        <w:spacing w:after="0" w:afterAutospacing="0" w:before="0" w:beforeAutospacing="0" w:lineRule="auto"/>
        <w:ind w:left="720" w:hanging="360"/>
      </w:pPr>
      <w:r w:rsidDel="00000000" w:rsidR="00000000" w:rsidRPr="00000000">
        <w:rPr>
          <w:b w:val="1"/>
          <w:bCs w:val="1"/>
          <w:rtl w:val="0"/>
        </w:rPr>
        <w:t xml:space="preserve">Create an Index Pattern:</w:t>
      </w:r>
    </w:p>
    <w:p w:rsidR="00000000" w:rsidDel="00000000" w:rsidP="00000000" w:rsidRDefault="00000000" w:rsidRPr="00000000" w14:paraId="0000019E">
      <w:pPr>
        <w:numPr>
          <w:ilvl w:val="1"/>
          <w:numId w:val="59"/>
        </w:numPr>
        <w:spacing w:after="0" w:afterAutospacing="0" w:before="0" w:beforeAutospacing="0" w:lineRule="auto"/>
        <w:ind w:left="1440" w:hanging="360"/>
      </w:pPr>
      <w:r w:rsidDel="00000000" w:rsidR="00000000" w:rsidRPr="00000000">
        <w:rPr>
          <w:rtl w:val="0"/>
        </w:rPr>
        <w:t xml:space="preserve">This is crucial for Kibana to understand the structure of your data.</w:t>
      </w:r>
    </w:p>
    <w:p w:rsidR="00000000" w:rsidDel="00000000" w:rsidP="00000000" w:rsidRDefault="00000000" w:rsidRPr="00000000" w14:paraId="0000019F">
      <w:pPr>
        <w:numPr>
          <w:ilvl w:val="1"/>
          <w:numId w:val="59"/>
        </w:numPr>
        <w:spacing w:after="0" w:afterAutospacing="0" w:before="0" w:beforeAutospacing="0" w:lineRule="auto"/>
        <w:ind w:left="1440" w:hanging="360"/>
      </w:pPr>
      <w:r w:rsidDel="00000000" w:rsidR="00000000" w:rsidRPr="00000000">
        <w:rPr>
          <w:rtl w:val="0"/>
        </w:rPr>
        <w:t xml:space="preserve">Navigate to </w:t>
      </w:r>
      <w:r w:rsidDel="00000000" w:rsidR="00000000" w:rsidRPr="00000000">
        <w:rPr>
          <w:b w:val="1"/>
          <w:bCs w:val="1"/>
          <w:rtl w:val="0"/>
        </w:rPr>
        <w:t xml:space="preserve">Stack Management</w:t>
      </w:r>
      <w:r w:rsidDel="00000000" w:rsidR="00000000" w:rsidRPr="00000000">
        <w:rPr>
          <w:rtl w:val="0"/>
        </w:rPr>
        <w:t xml:space="preserve"> (usually a gear icon in the left sidebar) -&gt; </w:t>
      </w:r>
      <w:r w:rsidDel="00000000" w:rsidR="00000000" w:rsidRPr="00000000">
        <w:rPr>
          <w:b w:val="1"/>
          <w:bCs w:val="1"/>
          <w:rtl w:val="0"/>
        </w:rPr>
        <w:t xml:space="preserve">Index Patterns</w:t>
      </w:r>
      <w:r w:rsidDel="00000000" w:rsidR="00000000" w:rsidRPr="00000000">
        <w:rPr>
          <w:rtl w:val="0"/>
        </w:rPr>
        <w:t xml:space="preserve"> (under Kibana).</w:t>
      </w:r>
    </w:p>
    <w:p w:rsidR="00000000" w:rsidDel="00000000" w:rsidP="00000000" w:rsidRDefault="00000000" w:rsidRPr="00000000" w14:paraId="000001A0">
      <w:pPr>
        <w:numPr>
          <w:ilvl w:val="1"/>
          <w:numId w:val="59"/>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"Create index pattern"</w:t>
      </w:r>
      <w:r w:rsidDel="00000000" w:rsidR="00000000" w:rsidRPr="00000000">
        <w:rPr>
          <w:rtl w:val="0"/>
        </w:rPr>
        <w:t xml:space="preserve">.</w:t>
      </w:r>
    </w:p>
    <w:p w:rsidR="00000000" w:rsidDel="00000000" w:rsidP="00000000" w:rsidRDefault="00000000" w:rsidRPr="00000000" w14:paraId="000001A1">
      <w:pPr>
        <w:numPr>
          <w:ilvl w:val="1"/>
          <w:numId w:val="59"/>
        </w:numPr>
        <w:spacing w:after="0" w:afterAutospacing="0" w:before="0" w:beforeAutospacing="0" w:lineRule="auto"/>
        <w:ind w:left="1440" w:hanging="360"/>
      </w:pPr>
      <w:r w:rsidDel="00000000" w:rsidR="00000000" w:rsidRPr="00000000">
        <w:rPr>
          <w:rtl w:val="0"/>
        </w:rPr>
        <w:t xml:space="preserve">In the "Index pattern name" field, type: </w:t>
      </w:r>
      <w:r w:rsidDel="00000000" w:rsidR="00000000" w:rsidRPr="00000000">
        <w:rPr>
          <w:rFonts w:ascii="Roboto Mono" w:cs="Roboto Mono" w:eastAsia="Roboto Mono" w:hAnsi="Roboto Mono"/>
          <w:color w:val="188038"/>
          <w:rtl w:val="0"/>
        </w:rPr>
        <w:t xml:space="preserve">logstash-syslog-*</w:t>
      </w:r>
    </w:p>
    <w:p w:rsidR="00000000" w:rsidDel="00000000" w:rsidP="00000000" w:rsidRDefault="00000000" w:rsidRPr="00000000" w14:paraId="000001A2">
      <w:pPr>
        <w:numPr>
          <w:ilvl w:val="2"/>
          <w:numId w:val="59"/>
        </w:numPr>
        <w:spacing w:after="0" w:afterAutospacing="0" w:before="0" w:beforeAutospacing="0" w:lineRule="auto"/>
        <w:ind w:left="216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a wildcard that will match all your daily </w:t>
      </w:r>
      <w:r w:rsidDel="00000000" w:rsidR="00000000" w:rsidRPr="00000000">
        <w:rPr>
          <w:rFonts w:ascii="Roboto Mono" w:cs="Roboto Mono" w:eastAsia="Roboto Mono" w:hAnsi="Roboto Mono"/>
          <w:color w:val="188038"/>
          <w:rtl w:val="0"/>
        </w:rPr>
        <w:t xml:space="preserve">logstash-syslog-YYYY.MM.DD</w:t>
      </w:r>
      <w:r w:rsidDel="00000000" w:rsidR="00000000" w:rsidRPr="00000000">
        <w:rPr>
          <w:rtl w:val="0"/>
        </w:rPr>
        <w:t xml:space="preserve"> indices.</w:t>
      </w:r>
    </w:p>
    <w:p w:rsidR="00000000" w:rsidDel="00000000" w:rsidP="00000000" w:rsidRDefault="00000000" w:rsidRPr="00000000" w14:paraId="000001A3">
      <w:pPr>
        <w:numPr>
          <w:ilvl w:val="1"/>
          <w:numId w:val="59"/>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"Next step"</w:t>
      </w:r>
      <w:r w:rsidDel="00000000" w:rsidR="00000000" w:rsidRPr="00000000">
        <w:rPr>
          <w:rtl w:val="0"/>
        </w:rPr>
        <w:t xml:space="preserve">.</w:t>
      </w:r>
    </w:p>
    <w:p w:rsidR="00000000" w:rsidDel="00000000" w:rsidP="00000000" w:rsidRDefault="00000000" w:rsidRPr="00000000" w14:paraId="000001A4">
      <w:pPr>
        <w:numPr>
          <w:ilvl w:val="1"/>
          <w:numId w:val="59"/>
        </w:numPr>
        <w:spacing w:after="0" w:afterAutospacing="0" w:before="0" w:beforeAutospacing="0" w:lineRule="auto"/>
        <w:ind w:left="1440" w:hanging="360"/>
      </w:pPr>
      <w:r w:rsidDel="00000000" w:rsidR="00000000" w:rsidRPr="00000000">
        <w:rPr>
          <w:rtl w:val="0"/>
        </w:rPr>
        <w:t xml:space="preserve">For the "Time field," select </w:t>
      </w:r>
      <w:r w:rsidDel="00000000" w:rsidR="00000000" w:rsidRPr="00000000">
        <w:rPr>
          <w:rFonts w:ascii="Roboto Mono" w:cs="Roboto Mono" w:eastAsia="Roboto Mono" w:hAnsi="Roboto Mono"/>
          <w:b w:val="1"/>
          <w:bCs w:val="1"/>
          <w:color w:val="188038"/>
          <w:rtl w:val="0"/>
        </w:rPr>
        <w:t xml:space="preserve">@timestamp</w:t>
      </w:r>
      <w:r w:rsidDel="00000000" w:rsidR="00000000" w:rsidRPr="00000000">
        <w:rPr>
          <w:rtl w:val="0"/>
        </w:rPr>
        <w:t xml:space="preserve"> (this is the field Logstash creates for the event's timestamp).</w:t>
      </w:r>
    </w:p>
    <w:p w:rsidR="00000000" w:rsidDel="00000000" w:rsidP="00000000" w:rsidRDefault="00000000" w:rsidRPr="00000000" w14:paraId="000001A5">
      <w:pPr>
        <w:numPr>
          <w:ilvl w:val="1"/>
          <w:numId w:val="59"/>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"Create index pattern"</w:t>
      </w:r>
      <w:r w:rsidDel="00000000" w:rsidR="00000000" w:rsidRPr="00000000">
        <w:rPr>
          <w:rtl w:val="0"/>
        </w:rPr>
        <w:t xml:space="preserve">.</w:t>
      </w:r>
    </w:p>
    <w:p w:rsidR="00000000" w:rsidDel="00000000" w:rsidP="00000000" w:rsidRDefault="00000000" w:rsidRPr="00000000" w14:paraId="000001A6">
      <w:pPr>
        <w:numPr>
          <w:ilvl w:val="0"/>
          <w:numId w:val="59"/>
        </w:numPr>
        <w:spacing w:after="0" w:afterAutospacing="0" w:before="0" w:beforeAutospacing="0" w:lineRule="auto"/>
        <w:ind w:left="720" w:hanging="360"/>
      </w:pPr>
      <w:r w:rsidDel="00000000" w:rsidR="00000000" w:rsidRPr="00000000">
        <w:rPr>
          <w:b w:val="1"/>
          <w:bCs w:val="1"/>
          <w:rtl w:val="0"/>
        </w:rPr>
        <w:t xml:space="preserve">Go to Discover:</w:t>
      </w:r>
    </w:p>
    <w:p w:rsidR="00000000" w:rsidDel="00000000" w:rsidP="00000000" w:rsidRDefault="00000000" w:rsidRPr="00000000" w14:paraId="000001A7">
      <w:pPr>
        <w:numPr>
          <w:ilvl w:val="1"/>
          <w:numId w:val="59"/>
        </w:numPr>
        <w:spacing w:after="0" w:afterAutospacing="0" w:before="0" w:beforeAutospacing="0" w:lineRule="auto"/>
        <w:ind w:left="1440" w:hanging="360"/>
      </w:pPr>
      <w:r w:rsidDel="00000000" w:rsidR="00000000" w:rsidRPr="00000000">
        <w:rPr>
          <w:rtl w:val="0"/>
        </w:rPr>
        <w:t xml:space="preserve">Once the index pattern is created, go to the </w:t>
      </w:r>
      <w:r w:rsidDel="00000000" w:rsidR="00000000" w:rsidRPr="00000000">
        <w:rPr>
          <w:b w:val="1"/>
          <w:bCs w:val="1"/>
          <w:rtl w:val="0"/>
        </w:rPr>
        <w:t xml:space="preserve">Discover</w:t>
      </w:r>
      <w:r w:rsidDel="00000000" w:rsidR="00000000" w:rsidRPr="00000000">
        <w:rPr>
          <w:rtl w:val="0"/>
        </w:rPr>
        <w:t xml:space="preserve"> section (usually a compass icon in the left sidebar).</w:t>
      </w:r>
    </w:p>
    <w:p w:rsidR="00000000" w:rsidDel="00000000" w:rsidP="00000000" w:rsidRDefault="00000000" w:rsidRPr="00000000" w14:paraId="000001A8">
      <w:pPr>
        <w:numPr>
          <w:ilvl w:val="1"/>
          <w:numId w:val="59"/>
        </w:numPr>
        <w:spacing w:after="0" w:afterAutospacing="0" w:before="0" w:beforeAutospacing="0" w:lineRule="auto"/>
        <w:ind w:left="1440" w:hanging="360"/>
      </w:pPr>
      <w:r w:rsidDel="00000000" w:rsidR="00000000" w:rsidRPr="00000000">
        <w:rPr>
          <w:rtl w:val="0"/>
        </w:rPr>
        <w:t xml:space="preserve">Select your newly created </w:t>
      </w:r>
      <w:r w:rsidDel="00000000" w:rsidR="00000000" w:rsidRPr="00000000">
        <w:rPr>
          <w:rFonts w:ascii="Roboto Mono" w:cs="Roboto Mono" w:eastAsia="Roboto Mono" w:hAnsi="Roboto Mono"/>
          <w:color w:val="188038"/>
          <w:rtl w:val="0"/>
        </w:rPr>
        <w:t xml:space="preserve">logstash-syslog-*</w:t>
      </w:r>
      <w:r w:rsidDel="00000000" w:rsidR="00000000" w:rsidRPr="00000000">
        <w:rPr>
          <w:rtl w:val="0"/>
        </w:rPr>
        <w:t xml:space="preserve"> index pattern from the dropdown menu (if not already selected).</w:t>
      </w:r>
    </w:p>
    <w:p w:rsidR="00000000" w:rsidDel="00000000" w:rsidP="00000000" w:rsidRDefault="00000000" w:rsidRPr="00000000" w14:paraId="000001A9">
      <w:pPr>
        <w:numPr>
          <w:ilvl w:val="1"/>
          <w:numId w:val="59"/>
        </w:numPr>
        <w:spacing w:after="240" w:before="0" w:beforeAutospacing="0" w:lineRule="auto"/>
        <w:ind w:left="1440" w:hanging="360"/>
      </w:pPr>
      <w:r w:rsidDel="00000000" w:rsidR="00000000" w:rsidRPr="00000000">
        <w:rPr>
          <w:rtl w:val="0"/>
        </w:rPr>
        <w:t xml:space="preserve">You should now see your forwarded syslog messages from </w:t>
      </w:r>
      <w:del w:author="Yeswanth Kolaparthi" w:id="18" w:date="2025-07-17T15:10:14Z">
        <w:r w:rsidDel="00000000" w:rsidR="00000000" w:rsidRPr="00000000">
          <w:rPr>
            <w:rFonts w:ascii="Roboto Mono" w:cs="Roboto Mono" w:eastAsia="Roboto Mono" w:hAnsi="Roboto Mono"/>
            <w:color w:val="188038"/>
            <w:rtl w:val="0"/>
          </w:rPr>
          <w:delText xml:space="preserve">dinesh-</w:delText>
        </w:r>
      </w:del>
      <w:r w:rsidDel="00000000" w:rsidR="00000000" w:rsidRPr="00000000">
        <w:rPr>
          <w:rFonts w:ascii="Roboto Mono" w:cs="Roboto Mono" w:eastAsia="Roboto Mono" w:hAnsi="Roboto Mono"/>
          <w:color w:val="188038"/>
          <w:rtl w:val="0"/>
        </w:rPr>
        <w:t xml:space="preserve">db1</w:t>
      </w:r>
      <w:r w:rsidDel="00000000" w:rsidR="00000000" w:rsidRPr="00000000">
        <w:rPr>
          <w:rtl w:val="0"/>
        </w:rPr>
        <w:t xml:space="preserve"> appearing in the main view! You can adjust the time range (top right corner) to see older logs.</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dq3a8v3vfkpj" w:id="26"/>
      <w:bookmarkEnd w:id="26"/>
      <w:r w:rsidDel="00000000" w:rsidR="00000000" w:rsidRPr="00000000">
        <w:rPr>
          <w:b w:val="1"/>
          <w:bCs w:val="1"/>
          <w:color w:val="000000"/>
          <w:sz w:val="26"/>
          <w:szCs w:val="26"/>
          <w:rtl w:val="0"/>
        </w:rPr>
        <w:t xml:space="preserve">Testing Kibana: Check Status API Endpoint</w:t>
      </w:r>
    </w:p>
    <w:p w:rsidR="00000000" w:rsidDel="00000000" w:rsidP="00000000" w:rsidRDefault="00000000" w:rsidRPr="00000000" w14:paraId="000001AC">
      <w:pPr>
        <w:spacing w:after="240" w:before="240" w:lineRule="auto"/>
        <w:rPr/>
      </w:pPr>
      <w:r w:rsidDel="00000000" w:rsidR="00000000" w:rsidRPr="00000000">
        <w:rPr>
          <w:rtl w:val="0"/>
        </w:rPr>
        <w:t xml:space="preserve">To verify Kibana's operational status and its connection to Elasticsearch, you can use its internal Status API endpoint. This provides a detailed health check.</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Command:</w:t>
      </w:r>
    </w:p>
    <w:p w:rsidR="00000000" w:rsidDel="00000000" w:rsidP="00000000" w:rsidRDefault="00000000" w:rsidRPr="00000000" w14:paraId="000001AE">
      <w:pPr>
        <w:spacing w:after="240" w:before="240" w:lineRule="auto"/>
        <w:rPr/>
      </w:pPr>
      <w:r w:rsidDel="00000000" w:rsidR="00000000" w:rsidRPr="00000000">
        <w:rPr>
          <w:rtl w:val="0"/>
        </w:rPr>
        <w:t xml:space="preserve">Run the following command on the server where Kibana is installed (e.g., </w:t>
      </w:r>
      <w:del w:author="Yeswanth Kolaparthi" w:id="19" w:date="2025-07-17T15:09:54Z">
        <w:r w:rsidDel="00000000" w:rsidR="00000000" w:rsidRPr="00000000">
          <w:rPr>
            <w:rFonts w:ascii="Roboto Mono" w:cs="Roboto Mono" w:eastAsia="Roboto Mono" w:hAnsi="Roboto Mono"/>
            <w:color w:val="188038"/>
            <w:rtl w:val="0"/>
          </w:rPr>
          <w:delText xml:space="preserve">dinesh-</w:delText>
        </w:r>
      </w:del>
      <w:r w:rsidDel="00000000" w:rsidR="00000000" w:rsidRPr="00000000">
        <w:rPr>
          <w:rFonts w:ascii="Roboto Mono" w:cs="Roboto Mono" w:eastAsia="Roboto Mono" w:hAnsi="Roboto Mono"/>
          <w:color w:val="188038"/>
          <w:rtl w:val="0"/>
        </w:rPr>
        <w:t xml:space="preserve">external1</w:t>
      </w: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t xml:space="preserve">Bash</w:t>
      </w:r>
    </w:p>
    <w:p w:rsidR="00000000" w:rsidDel="00000000" w:rsidP="00000000" w:rsidRDefault="00000000" w:rsidRPr="00000000" w14:paraId="000001B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http://localhost:5601/api/status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B1">
      <w:pPr>
        <w:numPr>
          <w:ilvl w:val="0"/>
          <w:numId w:val="29"/>
        </w:numPr>
        <w:spacing w:after="0" w:afterAutospacing="0" w:before="240" w:lineRule="auto"/>
        <w:ind w:left="720" w:hanging="360"/>
      </w:pP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curl -s</w:t>
      </w:r>
      <w:r w:rsidDel="00000000" w:rsidR="00000000" w:rsidRPr="00000000">
        <w:rPr>
          <w:rtl w:val="0"/>
        </w:rPr>
        <w:t xml:space="preserve">: Fetches the content from the URL silently (no progress meter).</w:t>
      </w:r>
    </w:p>
    <w:p w:rsidR="00000000" w:rsidDel="00000000" w:rsidP="00000000" w:rsidRDefault="00000000" w:rsidRPr="00000000" w14:paraId="000001B2">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http://localhost:5601/api/status</w:t>
      </w:r>
      <w:r w:rsidDel="00000000" w:rsidR="00000000" w:rsidRPr="00000000">
        <w:rPr>
          <w:rtl w:val="0"/>
        </w:rPr>
        <w:t xml:space="preserve">: The URL for Kibana's Status API endpoint.</w:t>
      </w:r>
    </w:p>
    <w:p w:rsidR="00000000" w:rsidDel="00000000" w:rsidP="00000000" w:rsidRDefault="00000000" w:rsidRPr="00000000" w14:paraId="000001B3">
      <w:pPr>
        <w:numPr>
          <w:ilvl w:val="0"/>
          <w:numId w:val="2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jq .</w:t>
      </w:r>
      <w:r w:rsidDel="00000000" w:rsidR="00000000" w:rsidRPr="00000000">
        <w:rPr>
          <w:rtl w:val="0"/>
        </w:rPr>
        <w:t xml:space="preserve">: (Optional, but highly recommended) A command-line JSON processor that formats the output for better readability. Ensure </w:t>
      </w:r>
      <w:r w:rsidDel="00000000" w:rsidR="00000000" w:rsidRPr="00000000">
        <w:rPr>
          <w:rFonts w:ascii="Roboto Mono" w:cs="Roboto Mono" w:eastAsia="Roboto Mono" w:hAnsi="Roboto Mono"/>
          <w:color w:val="188038"/>
          <w:rtl w:val="0"/>
        </w:rPr>
        <w:t xml:space="preserve">jq</w:t>
      </w:r>
      <w:r w:rsidDel="00000000" w:rsidR="00000000" w:rsidRPr="00000000">
        <w:rPr>
          <w:rtl w:val="0"/>
        </w:rPr>
        <w:t xml:space="preserve"> is installed on your system (</w:t>
      </w:r>
      <w:r w:rsidDel="00000000" w:rsidR="00000000" w:rsidRPr="00000000">
        <w:rPr>
          <w:rFonts w:ascii="Roboto Mono" w:cs="Roboto Mono" w:eastAsia="Roboto Mono" w:hAnsi="Roboto Mono"/>
          <w:color w:val="188038"/>
          <w:rtl w:val="0"/>
        </w:rPr>
        <w:t xml:space="preserve">sudo dnf install -y jq</w:t>
      </w:r>
      <w:r w:rsidDel="00000000" w:rsidR="00000000" w:rsidRPr="00000000">
        <w:rPr>
          <w:rtl w:val="0"/>
        </w:rPr>
        <w:t xml:space="preserve"> on RHEL/CentOS).</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Expected Output (Example of a Healthy Kibana):</w:t>
      </w:r>
    </w:p>
    <w:p w:rsidR="00000000" w:rsidDel="00000000" w:rsidP="00000000" w:rsidRDefault="00000000" w:rsidRPr="00000000" w14:paraId="000001B5">
      <w:pPr>
        <w:spacing w:after="240" w:before="240" w:lineRule="auto"/>
        <w:rPr/>
      </w:pPr>
      <w:r w:rsidDel="00000000" w:rsidR="00000000" w:rsidRPr="00000000">
        <w:rPr>
          <w:rtl w:val="0"/>
        </w:rPr>
        <w:t xml:space="preserve">A successful and healthy Kibana instance will show an </w:t>
      </w:r>
      <w:r w:rsidDel="00000000" w:rsidR="00000000" w:rsidRPr="00000000">
        <w:rPr>
          <w:rFonts w:ascii="Roboto Mono" w:cs="Roboto Mono" w:eastAsia="Roboto Mono" w:hAnsi="Roboto Mono"/>
          <w:color w:val="188038"/>
          <w:rtl w:val="0"/>
        </w:rPr>
        <w:t xml:space="preserve">overall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"green"</w:t>
      </w:r>
      <w:r w:rsidDel="00000000" w:rsidR="00000000" w:rsidRPr="00000000">
        <w:rPr>
          <w:rtl w:val="0"/>
        </w:rPr>
        <w:t xml:space="preserve"> and a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"Elasticsearch is available"</w:t>
      </w: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t xml:space="preserve">JSON</w:t>
      </w:r>
    </w:p>
    <w:p w:rsidR="00000000" w:rsidDel="00000000" w:rsidP="00000000" w:rsidRDefault="00000000" w:rsidRPr="00000000" w14:paraId="000001B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B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"standalone-external1",</w:t>
      </w:r>
      <w:r w:rsidDel="00000000" w:rsidR="00000000" w:rsidRPr="00000000">
        <w:rPr>
          <w:rtl w:val="0"/>
        </w:rPr>
      </w:r>
    </w:p>
    <w:p w:rsidR="00000000" w:rsidDel="00000000" w:rsidP="00000000" w:rsidRDefault="00000000" w:rsidRPr="00000000" w14:paraId="000001B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"uuid":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"1f4da4b6-1a91-43a7-a37d-8f747540a153",</w:t>
      </w:r>
      <w:r w:rsidDel="00000000" w:rsidR="00000000" w:rsidRPr="00000000">
        <w:rPr>
          <w:rtl w:val="0"/>
        </w:rPr>
      </w:r>
    </w:p>
    <w:p w:rsidR="00000000" w:rsidDel="00000000" w:rsidP="00000000" w:rsidRDefault="00000000" w:rsidRPr="00000000" w14:paraId="000001B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B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"7.17.25",</w:t>
      </w:r>
      <w:r w:rsidDel="00000000" w:rsidR="00000000" w:rsidRPr="00000000">
        <w:rPr>
          <w:rtl w:val="0"/>
        </w:rPr>
      </w:r>
    </w:p>
    <w:p w:rsidR="00000000" w:rsidDel="00000000" w:rsidP="00000000" w:rsidRDefault="00000000" w:rsidRPr="00000000" w14:paraId="000001B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"build_hash":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"427e9521131a6f5f96fe79fb6d6eca013a5f89f3",</w:t>
      </w:r>
      <w:r w:rsidDel="00000000" w:rsidR="00000000" w:rsidRPr="00000000">
        <w:rPr>
          <w:rtl w:val="0"/>
        </w:rPr>
      </w:r>
    </w:p>
    <w:p w:rsidR="00000000" w:rsidDel="00000000" w:rsidP="00000000" w:rsidRDefault="00000000" w:rsidRPr="00000000" w14:paraId="000001B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"build_number":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47705,</w:t>
      </w:r>
      <w:r w:rsidDel="00000000" w:rsidR="00000000" w:rsidRPr="00000000">
        <w:rPr>
          <w:rtl w:val="0"/>
        </w:rPr>
      </w:r>
    </w:p>
    <w:p w:rsidR="00000000" w:rsidDel="00000000" w:rsidP="00000000" w:rsidRDefault="00000000" w:rsidRPr="00000000" w14:paraId="000001B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"build_snapshot":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1B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C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C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"overall":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C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"2025-07-17T10:58:16.874Z",</w:t>
      </w:r>
      <w:r w:rsidDel="00000000" w:rsidR="00000000" w:rsidRPr="00000000">
        <w:rPr>
          <w:rtl w:val="0"/>
        </w:rPr>
      </w:r>
    </w:p>
    <w:p w:rsidR="00000000" w:rsidDel="00000000" w:rsidP="00000000" w:rsidRDefault="00000000" w:rsidRPr="00000000" w14:paraId="000001C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INDICATES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HEALTHY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p w:rsidR="00000000" w:rsidDel="00000000" w:rsidP="00000000" w:rsidRDefault="00000000" w:rsidRPr="00000000" w14:paraId="000001C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"Green",</w:t>
      </w:r>
      <w:r w:rsidDel="00000000" w:rsidR="00000000" w:rsidRPr="00000000">
        <w:rPr>
          <w:rtl w:val="0"/>
        </w:rPr>
      </w:r>
    </w:p>
    <w:p w:rsidR="00000000" w:rsidDel="00000000" w:rsidP="00000000" w:rsidRDefault="00000000" w:rsidRPr="00000000" w14:paraId="000001C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"nickname":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"Looking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good",</w:t>
      </w:r>
      <w:r w:rsidDel="00000000" w:rsidR="00000000" w:rsidRPr="00000000">
        <w:rPr>
          <w:rtl w:val="0"/>
        </w:rPr>
      </w:r>
    </w:p>
    <w:p w:rsidR="00000000" w:rsidDel="00000000" w:rsidP="00000000" w:rsidRDefault="00000000" w:rsidRPr="00000000" w14:paraId="000001C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"icon":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tl w:val="0"/>
        </w:rPr>
      </w:r>
    </w:p>
    <w:p w:rsidR="00000000" w:rsidDel="00000000" w:rsidP="00000000" w:rsidRDefault="00000000" w:rsidRPr="00000000" w14:paraId="000001C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"uiColor":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"secondary"</w:t>
      </w:r>
      <w:r w:rsidDel="00000000" w:rsidR="00000000" w:rsidRPr="00000000">
        <w:rPr>
          <w:rtl w:val="0"/>
        </w:rPr>
      </w:r>
    </w:p>
    <w:p w:rsidR="00000000" w:rsidDel="00000000" w:rsidP="00000000" w:rsidRDefault="00000000" w:rsidRPr="00000000" w14:paraId="000001C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C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C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C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"core:elasticsearch@7.17.25",</w:t>
      </w:r>
      <w:r w:rsidDel="00000000" w:rsidR="00000000" w:rsidRPr="00000000">
        <w:rPr>
          <w:rtl w:val="0"/>
        </w:rPr>
      </w:r>
    </w:p>
    <w:p w:rsidR="00000000" w:rsidDel="00000000" w:rsidP="00000000" w:rsidRDefault="00000000" w:rsidRPr="00000000" w14:paraId="000001C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"Elasticsearch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available",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CONFIRMS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CONNECTION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ELASTICSEARCH</w:t>
      </w:r>
      <w:r w:rsidDel="00000000" w:rsidR="00000000" w:rsidRPr="00000000">
        <w:rPr>
          <w:rtl w:val="0"/>
        </w:rPr>
      </w:r>
    </w:p>
    <w:p w:rsidR="00000000" w:rsidDel="00000000" w:rsidP="00000000" w:rsidRDefault="00000000" w:rsidRPr="00000000" w14:paraId="000001C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"2025-07-17T10:58:16.874Z",</w:t>
      </w:r>
      <w:r w:rsidDel="00000000" w:rsidR="00000000" w:rsidRPr="00000000">
        <w:rPr>
          <w:rtl w:val="0"/>
        </w:rPr>
      </w:r>
    </w:p>
    <w:p w:rsidR="00000000" w:rsidDel="00000000" w:rsidP="00000000" w:rsidRDefault="00000000" w:rsidRPr="00000000" w14:paraId="000001C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"green",</w:t>
      </w:r>
      <w:r w:rsidDel="00000000" w:rsidR="00000000" w:rsidRPr="00000000">
        <w:rPr>
          <w:rtl w:val="0"/>
        </w:rPr>
      </w:r>
    </w:p>
    <w:p w:rsidR="00000000" w:rsidDel="00000000" w:rsidP="00000000" w:rsidRDefault="00000000" w:rsidRPr="00000000" w14:paraId="000001C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"icon":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tl w:val="0"/>
        </w:rPr>
      </w:r>
    </w:p>
    <w:p w:rsidR="00000000" w:rsidDel="00000000" w:rsidP="00000000" w:rsidRDefault="00000000" w:rsidRPr="00000000" w14:paraId="000001D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"uiColor":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"secondary"</w:t>
      </w:r>
      <w:r w:rsidDel="00000000" w:rsidR="00000000" w:rsidRPr="00000000">
        <w:rPr>
          <w:rtl w:val="0"/>
        </w:rPr>
      </w:r>
    </w:p>
    <w:p w:rsidR="00000000" w:rsidDel="00000000" w:rsidP="00000000" w:rsidRDefault="00000000" w:rsidRPr="00000000" w14:paraId="000001D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D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D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"core:savedObjects@7.17.25",</w:t>
      </w:r>
      <w:r w:rsidDel="00000000" w:rsidR="00000000" w:rsidRPr="00000000">
        <w:rPr>
          <w:rtl w:val="0"/>
        </w:rPr>
      </w:r>
    </w:p>
    <w:p w:rsidR="00000000" w:rsidDel="00000000" w:rsidP="00000000" w:rsidRDefault="00000000" w:rsidRPr="00000000" w14:paraId="000001D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"SavedObjects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completed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migrations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available",</w:t>
      </w:r>
      <w:r w:rsidDel="00000000" w:rsidR="00000000" w:rsidRPr="00000000">
        <w:rPr>
          <w:rtl w:val="0"/>
        </w:rPr>
      </w:r>
    </w:p>
    <w:p w:rsidR="00000000" w:rsidDel="00000000" w:rsidP="00000000" w:rsidRDefault="00000000" w:rsidRPr="00000000" w14:paraId="000001D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"2025-07-17T10:58:16.874Z",</w:t>
      </w:r>
      <w:r w:rsidDel="00000000" w:rsidR="00000000" w:rsidRPr="00000000">
        <w:rPr>
          <w:rtl w:val="0"/>
        </w:rPr>
      </w:r>
    </w:p>
    <w:p w:rsidR="00000000" w:rsidDel="00000000" w:rsidP="00000000" w:rsidRDefault="00000000" w:rsidRPr="00000000" w14:paraId="000001D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"green",</w:t>
      </w:r>
      <w:r w:rsidDel="00000000" w:rsidR="00000000" w:rsidRPr="00000000">
        <w:rPr>
          <w:rtl w:val="0"/>
        </w:rPr>
      </w:r>
    </w:p>
    <w:p w:rsidR="00000000" w:rsidDel="00000000" w:rsidP="00000000" w:rsidRDefault="00000000" w:rsidRPr="00000000" w14:paraId="000001D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"icon":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tl w:val="0"/>
        </w:rPr>
      </w:r>
    </w:p>
    <w:p w:rsidR="00000000" w:rsidDel="00000000" w:rsidP="00000000" w:rsidRDefault="00000000" w:rsidRPr="00000000" w14:paraId="000001D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"uiColor":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"secondary"</w:t>
      </w:r>
      <w:r w:rsidDel="00000000" w:rsidR="00000000" w:rsidRPr="00000000">
        <w:rPr>
          <w:rtl w:val="0"/>
        </w:rPr>
      </w:r>
    </w:p>
    <w:p w:rsidR="00000000" w:rsidDel="00000000" w:rsidP="00000000" w:rsidRDefault="00000000" w:rsidRPr="00000000" w14:paraId="000001D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D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D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"plugin:licensing@7.17.25",</w:t>
      </w:r>
      <w:r w:rsidDel="00000000" w:rsidR="00000000" w:rsidRPr="00000000">
        <w:rPr>
          <w:rtl w:val="0"/>
        </w:rPr>
      </w:r>
    </w:p>
    <w:p w:rsidR="00000000" w:rsidDel="00000000" w:rsidP="00000000" w:rsidRDefault="00000000" w:rsidRPr="00000000" w14:paraId="000001D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"License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fetched",</w:t>
      </w:r>
      <w:r w:rsidDel="00000000" w:rsidR="00000000" w:rsidRPr="00000000">
        <w:rPr>
          <w:rtl w:val="0"/>
        </w:rPr>
      </w:r>
    </w:p>
    <w:p w:rsidR="00000000" w:rsidDel="00000000" w:rsidP="00000000" w:rsidRDefault="00000000" w:rsidRPr="00000000" w14:paraId="000001D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"2025-07-17T10:58:16.874Z",</w:t>
      </w:r>
      <w:r w:rsidDel="00000000" w:rsidR="00000000" w:rsidRPr="00000000">
        <w:rPr>
          <w:rtl w:val="0"/>
        </w:rPr>
      </w:r>
    </w:p>
    <w:p w:rsidR="00000000" w:rsidDel="00000000" w:rsidP="00000000" w:rsidRDefault="00000000" w:rsidRPr="00000000" w14:paraId="000001D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"green",</w:t>
      </w:r>
      <w:r w:rsidDel="00000000" w:rsidR="00000000" w:rsidRPr="00000000">
        <w:rPr>
          <w:rtl w:val="0"/>
        </w:rPr>
      </w:r>
    </w:p>
    <w:p w:rsidR="00000000" w:rsidDel="00000000" w:rsidP="00000000" w:rsidRDefault="00000000" w:rsidRPr="00000000" w14:paraId="000001D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"icon":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tl w:val="0"/>
        </w:rPr>
      </w:r>
    </w:p>
    <w:p w:rsidR="00000000" w:rsidDel="00000000" w:rsidP="00000000" w:rsidRDefault="00000000" w:rsidRPr="00000000" w14:paraId="000001E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"uiColor":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"secondary"</w:t>
      </w:r>
      <w:r w:rsidDel="00000000" w:rsidR="00000000" w:rsidRPr="00000000">
        <w:rPr>
          <w:rtl w:val="0"/>
        </w:rPr>
      </w:r>
    </w:p>
    <w:p w:rsidR="00000000" w:rsidDel="00000000" w:rsidP="00000000" w:rsidRDefault="00000000" w:rsidRPr="00000000" w14:paraId="000001E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E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(other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plugin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follow,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typically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'green')</w:t>
      </w:r>
      <w:r w:rsidDel="00000000" w:rsidR="00000000" w:rsidRPr="00000000">
        <w:rPr>
          <w:rtl w:val="0"/>
        </w:rPr>
      </w:r>
    </w:p>
    <w:p w:rsidR="00000000" w:rsidDel="00000000" w:rsidP="00000000" w:rsidRDefault="00000000" w:rsidRPr="00000000" w14:paraId="000001E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E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"plugin:taskManager@7.17.25",</w:t>
      </w:r>
      <w:r w:rsidDel="00000000" w:rsidR="00000000" w:rsidRPr="00000000">
        <w:rPr>
          <w:rtl w:val="0"/>
        </w:rPr>
      </w:r>
    </w:p>
    <w:p w:rsidR="00000000" w:rsidDel="00000000" w:rsidP="00000000" w:rsidRDefault="00000000" w:rsidRPr="00000000" w14:paraId="000001E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dependencies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available",</w:t>
      </w:r>
      <w:r w:rsidDel="00000000" w:rsidR="00000000" w:rsidRPr="00000000">
        <w:rPr>
          <w:rtl w:val="0"/>
        </w:rPr>
      </w:r>
    </w:p>
    <w:p w:rsidR="00000000" w:rsidDel="00000000" w:rsidP="00000000" w:rsidRDefault="00000000" w:rsidRPr="00000000" w14:paraId="000001E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"2025-07-17T10:58:16.874Z",</w:t>
      </w:r>
      <w:r w:rsidDel="00000000" w:rsidR="00000000" w:rsidRPr="00000000">
        <w:rPr>
          <w:rtl w:val="0"/>
        </w:rPr>
      </w:r>
    </w:p>
    <w:p w:rsidR="00000000" w:rsidDel="00000000" w:rsidP="00000000" w:rsidRDefault="00000000" w:rsidRPr="00000000" w14:paraId="000001E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"green",</w:t>
      </w:r>
      <w:r w:rsidDel="00000000" w:rsidR="00000000" w:rsidRPr="00000000">
        <w:rPr>
          <w:rtl w:val="0"/>
        </w:rPr>
      </w:r>
    </w:p>
    <w:p w:rsidR="00000000" w:rsidDel="00000000" w:rsidP="00000000" w:rsidRDefault="00000000" w:rsidRPr="00000000" w14:paraId="000001E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"icon":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tl w:val="0"/>
        </w:rPr>
      </w:r>
    </w:p>
    <w:p w:rsidR="00000000" w:rsidDel="00000000" w:rsidP="00000000" w:rsidRDefault="00000000" w:rsidRPr="00000000" w14:paraId="000001E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"uiColor":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"secondary"</w:t>
      </w:r>
      <w:r w:rsidDel="00000000" w:rsidR="00000000" w:rsidRPr="00000000">
        <w:rPr>
          <w:rtl w:val="0"/>
        </w:rPr>
      </w:r>
    </w:p>
    <w:p w:rsidR="00000000" w:rsidDel="00000000" w:rsidP="00000000" w:rsidRDefault="00000000" w:rsidRPr="00000000" w14:paraId="000001E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E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E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E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"metrics":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E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(performance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metrics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omitted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brevity)</w:t>
      </w:r>
      <w:r w:rsidDel="00000000" w:rsidR="00000000" w:rsidRPr="00000000">
        <w:rPr>
          <w:rtl w:val="0"/>
        </w:rPr>
      </w:r>
    </w:p>
    <w:p w:rsidR="00000000" w:rsidDel="00000000" w:rsidP="00000000" w:rsidRDefault="00000000" w:rsidRPr="00000000" w14:paraId="000001E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F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F1">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Interpretation:</w:t>
      </w:r>
    </w:p>
    <w:p w:rsidR="00000000" w:rsidDel="00000000" w:rsidP="00000000" w:rsidRDefault="00000000" w:rsidRPr="00000000" w14:paraId="000001F2">
      <w:pPr>
        <w:numPr>
          <w:ilvl w:val="0"/>
          <w:numId w:val="13"/>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"overall": { "state": "green", "title": "Green" }</w:t>
      </w:r>
      <w:r w:rsidDel="00000000" w:rsidR="00000000" w:rsidRPr="00000000">
        <w:rPr>
          <w:rtl w:val="0"/>
        </w:rPr>
        <w:t xml:space="preserve">: This is the top-level indicator of Kibana's health. "Green" means everything is running as expected.</w:t>
      </w:r>
    </w:p>
    <w:p w:rsidR="00000000" w:rsidDel="00000000" w:rsidP="00000000" w:rsidRDefault="00000000" w:rsidRPr="00000000" w14:paraId="000001F3">
      <w:pPr>
        <w:numPr>
          <w:ilvl w:val="0"/>
          <w:numId w:val="13"/>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"id": "core:elasticsearch@7.17.25", "message": "Elasticsearch is available", "state": "green"</w:t>
      </w:r>
      <w:r w:rsidDel="00000000" w:rsidR="00000000" w:rsidRPr="00000000">
        <w:rPr>
          <w:rtl w:val="0"/>
        </w:rPr>
        <w:t xml:space="preserve">: This specific status confirms that Kibana has successfully connected to your Elasticsearch cluster and can communicate with it.</w:t>
      </w:r>
    </w:p>
    <w:p w:rsidR="00000000" w:rsidDel="00000000" w:rsidP="00000000" w:rsidRDefault="00000000" w:rsidRPr="00000000" w14:paraId="000001F4">
      <w:pPr>
        <w:spacing w:after="240" w:before="240" w:lineRule="auto"/>
        <w:rPr>
          <w:del w:author="Yeswanth Kolaparthi" w:id="20" w:date="2025-07-17T15:05:05Z"/>
        </w:rPr>
      </w:pPr>
      <w:r w:rsidDel="00000000" w:rsidR="00000000" w:rsidRPr="00000000">
        <w:rPr>
          <w:rtl w:val="0"/>
        </w:rPr>
        <w:t xml:space="preserve">If you encounter any other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yellow</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red</w:t>
      </w:r>
      <w:r w:rsidDel="00000000" w:rsidR="00000000" w:rsidRPr="00000000">
        <w:rPr>
          <w:rtl w:val="0"/>
        </w:rPr>
        <w:t xml:space="preserve">) or an error message for Elasticsearch, it indicates a problem that needs troubleshooting (e.g., Elasticsearch not running, network connectivity issues, incorrect </w:t>
      </w:r>
      <w:r w:rsidDel="00000000" w:rsidR="00000000" w:rsidRPr="00000000">
        <w:rPr>
          <w:rFonts w:ascii="Roboto Mono" w:cs="Roboto Mono" w:eastAsia="Roboto Mono" w:hAnsi="Roboto Mono"/>
          <w:color w:val="188038"/>
          <w:rtl w:val="0"/>
        </w:rPr>
        <w:t xml:space="preserve">kibana.yml</w:t>
      </w:r>
      <w:r w:rsidDel="00000000" w:rsidR="00000000" w:rsidRPr="00000000">
        <w:rPr>
          <w:rtl w:val="0"/>
        </w:rPr>
        <w:t xml:space="preserve"> configuration for </w:t>
      </w:r>
      <w:r w:rsidDel="00000000" w:rsidR="00000000" w:rsidRPr="00000000">
        <w:rPr>
          <w:rFonts w:ascii="Roboto Mono" w:cs="Roboto Mono" w:eastAsia="Roboto Mono" w:hAnsi="Roboto Mono"/>
          <w:color w:val="188038"/>
          <w:rtl w:val="0"/>
        </w:rPr>
        <w:t xml:space="preserve">elasticsearch.hosts</w:t>
      </w:r>
      <w:r w:rsidDel="00000000" w:rsidR="00000000" w:rsidRPr="00000000">
        <w:rPr>
          <w:rtl w:val="0"/>
        </w:rPr>
        <w:t xml:space="preserve">).</w:t>
      </w:r>
      <w:del w:author="Yeswanth Kolaparthi" w:id="20" w:date="2025-07-17T15:05:05Z">
        <w:r w:rsidDel="00000000" w:rsidR="00000000" w:rsidRPr="00000000">
          <w:rPr>
            <w:rtl w:val="0"/>
          </w:rPr>
        </w:r>
      </w:del>
    </w:p>
    <w:p w:rsidR="00000000" w:rsidDel="00000000" w:rsidP="00000000" w:rsidRDefault="00000000" w:rsidRPr="00000000" w14:paraId="000001F5">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F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57a9j3x9w32"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Monitoring</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Prometheus: </w:t>
        <w:br w:type="textWrapping"/>
        <w:t xml:space="preserve">Version: 2.53.0</w:t>
        <w:br w:type="textWrapping"/>
        <w:t xml:space="preserve">SBOM: </w:t>
      </w:r>
      <w:hyperlink r:id="rId8">
        <w:r w:rsidDel="00000000" w:rsidR="00000000" w:rsidRPr="00000000">
          <w:rPr>
            <w:color w:val="1155cc"/>
            <w:u w:val="single"/>
            <w:rtl w:val="0"/>
          </w:rPr>
          <w:t xml:space="preserve">https://storage.googleapis.com/alloydb-omni-custom-releases/vm-automation/0.2.2/images/bitnami-prometheus-2.53.0.tar</w:t>
        </w:r>
      </w:hyperlink>
      <w:r w:rsidDel="00000000" w:rsidR="00000000" w:rsidRPr="00000000">
        <w:rPr>
          <w:rtl w:val="0"/>
        </w:rPr>
        <w:br w:type="textWrapping"/>
        <w:t xml:space="preserve">OpenSource version release: </w:t>
      </w:r>
      <w:hyperlink r:id="rId9">
        <w:r w:rsidDel="00000000" w:rsidR="00000000" w:rsidRPr="00000000">
          <w:rPr>
            <w:color w:val="1155cc"/>
            <w:u w:val="single"/>
            <w:rtl w:val="0"/>
          </w:rPr>
          <w:t xml:space="preserve">https://github.com/prometheus/prometheus/releases/tag/v2.53.0</w:t>
        </w:r>
      </w:hyperlink>
      <w:r w:rsidDel="00000000" w:rsidR="00000000" w:rsidRPr="00000000">
        <w:rPr>
          <w:rtl w:val="0"/>
        </w:rPr>
        <w:br w:type="textWrapping"/>
      </w:r>
    </w:p>
    <w:p w:rsidR="00000000" w:rsidDel="00000000" w:rsidP="00000000" w:rsidRDefault="00000000" w:rsidRPr="00000000" w14:paraId="000001F9">
      <w:pPr>
        <w:rPr/>
      </w:pPr>
      <w:r w:rsidDel="00000000" w:rsidR="00000000" w:rsidRPr="00000000">
        <w:rPr>
          <w:b w:val="1"/>
          <w:bCs w:val="1"/>
          <w:color w:val="188038"/>
          <w:sz w:val="28"/>
          <w:szCs w:val="28"/>
          <w:rtl w:val="0"/>
        </w:rPr>
        <w:t xml:space="preserve">Using</w:t>
      </w:r>
      <w:r w:rsidDel="00000000" w:rsidR="00000000" w:rsidRPr="00000000">
        <w:rPr>
          <w:rtl w:val="0"/>
        </w:rPr>
        <w:t xml:space="preserve"> Linux version: </w:t>
      </w:r>
      <w:hyperlink r:id="rId10">
        <w:r w:rsidDel="00000000" w:rsidR="00000000" w:rsidRPr="00000000">
          <w:rPr>
            <w:color w:val="1155cc"/>
            <w:u w:val="single"/>
            <w:rtl w:val="0"/>
          </w:rPr>
          <w:t xml:space="preserve">https://github.com/prometheus/prometheus/releases/download/v2.53.0/prometheus-2.53.0.linux-arm64.tar.gz</w:t>
        </w:r>
      </w:hyperlink>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i9e04msmz32x" w:id="28"/>
      <w:bookmarkEnd w:id="28"/>
      <w:r w:rsidDel="00000000" w:rsidR="00000000" w:rsidRPr="00000000">
        <w:rPr>
          <w:b w:val="1"/>
          <w:bCs w:val="1"/>
          <w:color w:val="000000"/>
          <w:sz w:val="26"/>
          <w:szCs w:val="26"/>
          <w:rtl w:val="0"/>
        </w:rPr>
        <w:t xml:space="preserve">Part 1: Install and Configure Prometheus on </w:t>
      </w:r>
      <w:r w:rsidDel="00000000" w:rsidR="00000000" w:rsidRPr="00000000">
        <w:rPr>
          <w:rFonts w:ascii="Roboto Mono" w:cs="Roboto Mono" w:eastAsia="Roboto Mono" w:hAnsi="Roboto Mono"/>
          <w:b w:val="1"/>
          <w:bCs w:val="1"/>
          <w:color w:val="188038"/>
          <w:sz w:val="26"/>
          <w:szCs w:val="26"/>
          <w:rtl w:val="0"/>
        </w:rPr>
        <w:t xml:space="preserve">standalone-external1</w:t>
      </w:r>
    </w:p>
    <w:p w:rsidR="00000000" w:rsidDel="00000000" w:rsidP="00000000" w:rsidRDefault="00000000" w:rsidRPr="00000000" w14:paraId="000001FC">
      <w:pPr>
        <w:spacing w:after="240" w:before="240" w:lineRule="auto"/>
        <w:rPr/>
      </w:pPr>
      <w:r w:rsidDel="00000000" w:rsidR="00000000" w:rsidRPr="00000000">
        <w:rPr>
          <w:rtl w:val="0"/>
        </w:rPr>
        <w:t xml:space="preserve">Prometheus will be installed on </w:t>
      </w:r>
      <w:r w:rsidDel="00000000" w:rsidR="00000000" w:rsidRPr="00000000">
        <w:rPr>
          <w:rFonts w:ascii="Roboto Mono" w:cs="Roboto Mono" w:eastAsia="Roboto Mono" w:hAnsi="Roboto Mono"/>
          <w:color w:val="188038"/>
          <w:rtl w:val="0"/>
        </w:rPr>
        <w:t xml:space="preserve">standalone-external1</w:t>
      </w:r>
      <w:r w:rsidDel="00000000" w:rsidR="00000000" w:rsidRPr="00000000">
        <w:rPr>
          <w:rtl w:val="0"/>
        </w:rPr>
        <w:t xml:space="preserve"> (your metrics server) and will "scrape" metrics from the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 running on </w:t>
      </w:r>
      <w:r w:rsidDel="00000000" w:rsidR="00000000" w:rsidRPr="00000000">
        <w:rPr>
          <w:rFonts w:ascii="Roboto Mono" w:cs="Roboto Mono" w:eastAsia="Roboto Mono" w:hAnsi="Roboto Mono"/>
          <w:color w:val="188038"/>
          <w:rtl w:val="0"/>
        </w:rPr>
        <w:t xml:space="preserve">standalone-db1</w:t>
      </w:r>
      <w:r w:rsidDel="00000000" w:rsidR="00000000" w:rsidRPr="00000000">
        <w:rPr>
          <w:rtl w:val="0"/>
        </w:rPr>
        <w:t xml:space="preserve">.</w:t>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On </w:t>
      </w:r>
      <w:r w:rsidDel="00000000" w:rsidR="00000000" w:rsidRPr="00000000">
        <w:rPr>
          <w:rFonts w:ascii="Roboto Mono" w:cs="Roboto Mono" w:eastAsia="Roboto Mono" w:hAnsi="Roboto Mono"/>
          <w:b w:val="1"/>
          <w:bCs w:val="1"/>
          <w:color w:val="188038"/>
          <w:rtl w:val="0"/>
        </w:rPr>
        <w:t xml:space="preserve">standalone-external1</w:t>
      </w:r>
      <w:r w:rsidDel="00000000" w:rsidR="00000000" w:rsidRPr="00000000">
        <w:rPr>
          <w:b w:val="1"/>
          <w:bCs w:val="1"/>
          <w:rtl w:val="0"/>
        </w:rPr>
        <w:t xml:space="preserve">:</w:t>
      </w:r>
    </w:p>
    <w:p w:rsidR="00000000" w:rsidDel="00000000" w:rsidP="00000000" w:rsidRDefault="00000000" w:rsidRPr="00000000" w14:paraId="000001FE">
      <w:pPr>
        <w:pStyle w:val="Heading4"/>
        <w:keepNext w:val="0"/>
        <w:keepLines w:val="0"/>
        <w:spacing w:after="40" w:before="240" w:lineRule="auto"/>
        <w:rPr>
          <w:b w:val="1"/>
          <w:bCs w:val="1"/>
          <w:color w:val="000000"/>
          <w:sz w:val="22"/>
          <w:szCs w:val="22"/>
        </w:rPr>
      </w:pPr>
      <w:bookmarkStart w:colFirst="0" w:colLast="0" w:name="_i3z304yb9uqc" w:id="29"/>
      <w:bookmarkEnd w:id="29"/>
      <w:r w:rsidDel="00000000" w:rsidR="00000000" w:rsidRPr="00000000">
        <w:rPr>
          <w:b w:val="1"/>
          <w:bCs w:val="1"/>
          <w:color w:val="000000"/>
          <w:sz w:val="22"/>
          <w:szCs w:val="22"/>
          <w:rtl w:val="0"/>
        </w:rPr>
        <w:t xml:space="preserve">Phase 1.1: Prepare Prometheus User and Directories</w:t>
      </w:r>
    </w:p>
    <w:p w:rsidR="00000000" w:rsidDel="00000000" w:rsidP="00000000" w:rsidRDefault="00000000" w:rsidRPr="00000000" w14:paraId="000001FF">
      <w:pPr>
        <w:numPr>
          <w:ilvl w:val="0"/>
          <w:numId w:val="2"/>
        </w:numPr>
        <w:spacing w:after="240" w:before="240" w:lineRule="auto"/>
        <w:ind w:left="720" w:hanging="360"/>
      </w:pPr>
      <w:r w:rsidDel="00000000" w:rsidR="00000000" w:rsidRPr="00000000">
        <w:rPr>
          <w:b w:val="1"/>
          <w:bCs w:val="1"/>
          <w:rtl w:val="0"/>
        </w:rPr>
        <w:t xml:space="preserve">Create a system user for Prometheus:</w:t>
      </w:r>
      <w:r w:rsidDel="00000000" w:rsidR="00000000" w:rsidRPr="00000000">
        <w:rPr>
          <w:rtl w:val="0"/>
        </w:rPr>
      </w:r>
    </w:p>
    <w:p w:rsidR="00000000" w:rsidDel="00000000" w:rsidP="00000000" w:rsidRDefault="00000000" w:rsidRPr="00000000" w14:paraId="0000020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useradd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--no-create-home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--shell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/bin/false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prometheus</w:t>
      </w:r>
      <w:r w:rsidDel="00000000" w:rsidR="00000000" w:rsidRPr="00000000">
        <w:rPr>
          <w:rtl w:val="0"/>
        </w:rPr>
      </w:r>
    </w:p>
    <w:p w:rsidR="00000000" w:rsidDel="00000000" w:rsidP="00000000" w:rsidRDefault="00000000" w:rsidRPr="00000000" w14:paraId="00000201">
      <w:pPr>
        <w:numPr>
          <w:ilvl w:val="0"/>
          <w:numId w:val="2"/>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Create directories for Prometheus configuration and data:</w:t>
      </w:r>
      <w:r w:rsidDel="00000000" w:rsidR="00000000" w:rsidRPr="00000000">
        <w:rPr>
          <w:rtl w:val="0"/>
        </w:rPr>
      </w:r>
    </w:p>
    <w:p w:rsidR="00000000" w:rsidDel="00000000" w:rsidP="00000000" w:rsidRDefault="00000000" w:rsidRPr="00000000" w14:paraId="0000020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/var/lib/prometheus</w:t>
      </w:r>
      <w:r w:rsidDel="00000000" w:rsidR="00000000" w:rsidRPr="00000000">
        <w:rPr>
          <w:rtl w:val="0"/>
        </w:rPr>
      </w:r>
    </w:p>
    <w:p w:rsidR="00000000" w:rsidDel="00000000" w:rsidP="00000000" w:rsidRDefault="00000000" w:rsidRPr="00000000" w14:paraId="00000203">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prometheus:prometheus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/var/lib/prometheus</w:t>
      </w:r>
      <w:r w:rsidDel="00000000" w:rsidR="00000000" w:rsidRPr="00000000">
        <w:rPr>
          <w:rtl w:val="0"/>
        </w:rPr>
      </w:r>
    </w:p>
    <w:p w:rsidR="00000000" w:rsidDel="00000000" w:rsidP="00000000" w:rsidRDefault="00000000" w:rsidRPr="00000000" w14:paraId="00000204">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Phase 1.2: Download and Install Prometheus Binaries</w:t>
      </w:r>
    </w:p>
    <w:p w:rsidR="00000000" w:rsidDel="00000000" w:rsidP="00000000" w:rsidRDefault="00000000" w:rsidRPr="00000000" w14:paraId="00000205">
      <w:pPr>
        <w:numPr>
          <w:ilvl w:val="0"/>
          <w:numId w:val="39"/>
        </w:numPr>
        <w:spacing w:after="240" w:before="240" w:lineRule="auto"/>
        <w:ind w:left="720" w:hanging="360"/>
      </w:pPr>
      <w:r w:rsidDel="00000000" w:rsidR="00000000" w:rsidRPr="00000000">
        <w:rPr>
          <w:b w:val="1"/>
          <w:bCs w:val="1"/>
          <w:rtl w:val="0"/>
        </w:rPr>
        <w:t xml:space="preserve">Download the Prometheus </w:t>
      </w:r>
      <w:r w:rsidDel="00000000" w:rsidR="00000000" w:rsidRPr="00000000">
        <w:rPr>
          <w:rFonts w:ascii="Roboto Mono" w:cs="Roboto Mono" w:eastAsia="Roboto Mono" w:hAnsi="Roboto Mono"/>
          <w:b w:val="1"/>
          <w:bCs w:val="1"/>
          <w:color w:val="188038"/>
          <w:rtl w:val="0"/>
        </w:rPr>
        <w:t xml:space="preserve">x86_64</w:t>
      </w:r>
      <w:r w:rsidDel="00000000" w:rsidR="00000000" w:rsidRPr="00000000">
        <w:rPr>
          <w:b w:val="1"/>
          <w:bCs w:val="1"/>
          <w:rtl w:val="0"/>
        </w:rPr>
        <w:t xml:space="preserve"> binary:</w:t>
      </w:r>
      <w:r w:rsidDel="00000000" w:rsidR="00000000" w:rsidRPr="00000000">
        <w:rPr>
          <w:rtl w:val="0"/>
        </w:rPr>
      </w:r>
    </w:p>
    <w:p w:rsidR="00000000" w:rsidDel="00000000" w:rsidP="00000000" w:rsidRDefault="00000000" w:rsidRPr="00000000" w14:paraId="0000020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9334e6"/>
          <w:rtl w:val="0"/>
        </w:rPr>
        <w:t xml:space="preserve">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/tmp</w:t>
      </w:r>
      <w:r w:rsidDel="00000000" w:rsidR="00000000" w:rsidRPr="00000000">
        <w:rPr>
          <w:rtl w:val="0"/>
        </w:rPr>
      </w:r>
    </w:p>
    <w:p w:rsidR="00000000" w:rsidDel="00000000" w:rsidP="00000000" w:rsidRDefault="00000000" w:rsidRPr="00000000" w14:paraId="00000207">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https://github.com/prometheus/prometheus/releases/download/v2.</w:t>
      </w:r>
      <w:r w:rsidDel="00000000" w:rsidR="00000000" w:rsidRPr="00000000">
        <w:rPr>
          <w:rFonts w:ascii="Roboto Mono" w:cs="Roboto Mono" w:eastAsia="Roboto Mono" w:hAnsi="Roboto Mono"/>
          <w:color w:val="c5221f"/>
          <w:rtl w:val="0"/>
        </w:rPr>
        <w:t xml:space="preserve">53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/prometheus-2.</w:t>
      </w:r>
      <w:r w:rsidDel="00000000" w:rsidR="00000000" w:rsidRPr="00000000">
        <w:rPr>
          <w:rFonts w:ascii="Roboto Mono" w:cs="Roboto Mono" w:eastAsia="Roboto Mono" w:hAnsi="Roboto Mono"/>
          <w:color w:val="c5221f"/>
          <w:rtl w:val="0"/>
        </w:rPr>
        <w:t xml:space="preserve">53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.linux-amd64.tar.gz</w:t>
      </w:r>
      <w:r w:rsidDel="00000000" w:rsidR="00000000" w:rsidRPr="00000000">
        <w:rPr>
          <w:rtl w:val="0"/>
        </w:rPr>
      </w:r>
    </w:p>
    <w:p w:rsidR="00000000" w:rsidDel="00000000" w:rsidP="00000000" w:rsidRDefault="00000000" w:rsidRPr="00000000" w14:paraId="00000208">
      <w:pPr>
        <w:numPr>
          <w:ilvl w:val="0"/>
          <w:numId w:val="39"/>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Extract the archive:</w:t>
      </w:r>
      <w:r w:rsidDel="00000000" w:rsidR="00000000" w:rsidRPr="00000000">
        <w:rPr>
          <w:rtl w:val="0"/>
        </w:rPr>
      </w:r>
    </w:p>
    <w:p w:rsidR="00000000" w:rsidDel="00000000" w:rsidP="00000000" w:rsidRDefault="00000000" w:rsidRPr="00000000" w14:paraId="0000020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tar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-xvf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prometheus-2.</w:t>
      </w:r>
      <w:r w:rsidDel="00000000" w:rsidR="00000000" w:rsidRPr="00000000">
        <w:rPr>
          <w:rFonts w:ascii="Roboto Mono" w:cs="Roboto Mono" w:eastAsia="Roboto Mono" w:hAnsi="Roboto Mono"/>
          <w:color w:val="c5221f"/>
          <w:rtl w:val="0"/>
        </w:rPr>
        <w:t xml:space="preserve">53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.linux-amd64.tar.gz</w:t>
      </w:r>
      <w:r w:rsidDel="00000000" w:rsidR="00000000" w:rsidRPr="00000000">
        <w:rPr>
          <w:rtl w:val="0"/>
        </w:rPr>
      </w:r>
    </w:p>
    <w:p w:rsidR="00000000" w:rsidDel="00000000" w:rsidP="00000000" w:rsidRDefault="00000000" w:rsidRPr="00000000" w14:paraId="0000020A">
      <w:pPr>
        <w:numPr>
          <w:ilvl w:val="0"/>
          <w:numId w:val="39"/>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Copy binaries to </w:t>
      </w:r>
      <w:r w:rsidDel="00000000" w:rsidR="00000000" w:rsidRPr="00000000">
        <w:rPr>
          <w:rFonts w:ascii="Roboto Mono" w:cs="Roboto Mono" w:eastAsia="Roboto Mono" w:hAnsi="Roboto Mono"/>
          <w:b w:val="1"/>
          <w:bCs w:val="1"/>
          <w:color w:val="188038"/>
          <w:rtl w:val="0"/>
        </w:rPr>
        <w:t xml:space="preserve">/usr/local/bin</w:t>
      </w:r>
      <w:r w:rsidDel="00000000" w:rsidR="00000000" w:rsidRPr="00000000">
        <w:rPr>
          <w:b w:val="1"/>
          <w:bCs w:val="1"/>
          <w:rtl w:val="0"/>
        </w:rPr>
        <w:t xml:space="preserve"> and set permissions:</w:t>
      </w:r>
      <w:r w:rsidDel="00000000" w:rsidR="00000000" w:rsidRPr="00000000">
        <w:rPr>
          <w:rtl w:val="0"/>
        </w:rPr>
      </w:r>
    </w:p>
    <w:p w:rsidR="00000000" w:rsidDel="00000000" w:rsidP="00000000" w:rsidRDefault="00000000" w:rsidRPr="00000000" w14:paraId="0000020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prometheus-2.</w:t>
      </w:r>
      <w:r w:rsidDel="00000000" w:rsidR="00000000" w:rsidRPr="00000000">
        <w:rPr>
          <w:rFonts w:ascii="Roboto Mono" w:cs="Roboto Mono" w:eastAsia="Roboto Mono" w:hAnsi="Roboto Mono"/>
          <w:color w:val="c5221f"/>
          <w:rtl w:val="0"/>
        </w:rPr>
        <w:t xml:space="preserve">53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.linux-amd64/prometheus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/usr/</w:t>
      </w:r>
      <w:r w:rsidDel="00000000" w:rsidR="00000000" w:rsidRPr="00000000">
        <w:rPr>
          <w:rFonts w:ascii="Roboto Mono" w:cs="Roboto Mono" w:eastAsia="Roboto Mono" w:hAnsi="Roboto Mono"/>
          <w:color w:val="9334e6"/>
          <w:rtl w:val="0"/>
        </w:rPr>
        <w:t xml:space="preserve">local</w:t>
      </w:r>
      <w:r w:rsidDel="00000000" w:rsidR="00000000" w:rsidRPr="00000000">
        <w:rPr>
          <w:rFonts w:ascii="Roboto Mono" w:cs="Roboto Mono" w:eastAsia="Roboto Mono" w:hAnsi="Roboto Mono"/>
          <w:color w:val="37474f"/>
          <w:rtl w:val="0"/>
        </w:rPr>
        <w:t xml:space="preserve">/bin/</w:t>
      </w:r>
      <w:r w:rsidDel="00000000" w:rsidR="00000000" w:rsidRPr="00000000">
        <w:rPr>
          <w:rtl w:val="0"/>
        </w:rPr>
      </w:r>
    </w:p>
    <w:p w:rsidR="00000000" w:rsidDel="00000000" w:rsidP="00000000" w:rsidRDefault="00000000" w:rsidRPr="00000000" w14:paraId="0000020C">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prometheus-2.</w:t>
      </w:r>
      <w:r w:rsidDel="00000000" w:rsidR="00000000" w:rsidRPr="00000000">
        <w:rPr>
          <w:rFonts w:ascii="Roboto Mono" w:cs="Roboto Mono" w:eastAsia="Roboto Mono" w:hAnsi="Roboto Mono"/>
          <w:color w:val="c5221f"/>
          <w:rtl w:val="0"/>
        </w:rPr>
        <w:t xml:space="preserve">53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.linux-amd64/promtool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/usr/</w:t>
      </w:r>
      <w:r w:rsidDel="00000000" w:rsidR="00000000" w:rsidRPr="00000000">
        <w:rPr>
          <w:rFonts w:ascii="Roboto Mono" w:cs="Roboto Mono" w:eastAsia="Roboto Mono" w:hAnsi="Roboto Mono"/>
          <w:color w:val="9334e6"/>
          <w:rtl w:val="0"/>
        </w:rPr>
        <w:t xml:space="preserve">local</w:t>
      </w:r>
      <w:r w:rsidDel="00000000" w:rsidR="00000000" w:rsidRPr="00000000">
        <w:rPr>
          <w:rFonts w:ascii="Roboto Mono" w:cs="Roboto Mono" w:eastAsia="Roboto Mono" w:hAnsi="Roboto Mono"/>
          <w:color w:val="37474f"/>
          <w:rtl w:val="0"/>
        </w:rPr>
        <w:t xml:space="preserve">/bin/</w:t>
      </w:r>
      <w:r w:rsidDel="00000000" w:rsidR="00000000" w:rsidRPr="00000000">
        <w:rPr>
          <w:rtl w:val="0"/>
        </w:rPr>
      </w:r>
    </w:p>
    <w:p w:rsidR="00000000" w:rsidDel="00000000" w:rsidP="00000000" w:rsidRDefault="00000000" w:rsidRPr="00000000" w14:paraId="0000020D">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prometheus:prometheus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/usr/</w:t>
      </w:r>
      <w:r w:rsidDel="00000000" w:rsidR="00000000" w:rsidRPr="00000000">
        <w:rPr>
          <w:rFonts w:ascii="Roboto Mono" w:cs="Roboto Mono" w:eastAsia="Roboto Mono" w:hAnsi="Roboto Mono"/>
          <w:color w:val="9334e6"/>
          <w:rtl w:val="0"/>
        </w:rPr>
        <w:t xml:space="preserve">local</w:t>
      </w:r>
      <w:r w:rsidDel="00000000" w:rsidR="00000000" w:rsidRPr="00000000">
        <w:rPr>
          <w:rFonts w:ascii="Roboto Mono" w:cs="Roboto Mono" w:eastAsia="Roboto Mono" w:hAnsi="Roboto Mono"/>
          <w:color w:val="37474f"/>
          <w:rtl w:val="0"/>
        </w:rPr>
        <w:t xml:space="preserve">/bin/prometheus</w:t>
      </w:r>
      <w:r w:rsidDel="00000000" w:rsidR="00000000" w:rsidRPr="00000000">
        <w:rPr>
          <w:rtl w:val="0"/>
        </w:rPr>
      </w:r>
    </w:p>
    <w:p w:rsidR="00000000" w:rsidDel="00000000" w:rsidP="00000000" w:rsidRDefault="00000000" w:rsidRPr="00000000" w14:paraId="0000020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prometheus:prometheus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/usr/</w:t>
      </w:r>
      <w:r w:rsidDel="00000000" w:rsidR="00000000" w:rsidRPr="00000000">
        <w:rPr>
          <w:rFonts w:ascii="Roboto Mono" w:cs="Roboto Mono" w:eastAsia="Roboto Mono" w:hAnsi="Roboto Mono"/>
          <w:color w:val="9334e6"/>
          <w:rtl w:val="0"/>
        </w:rPr>
        <w:t xml:space="preserve">local</w:t>
      </w:r>
      <w:r w:rsidDel="00000000" w:rsidR="00000000" w:rsidRPr="00000000">
        <w:rPr>
          <w:rFonts w:ascii="Roboto Mono" w:cs="Roboto Mono" w:eastAsia="Roboto Mono" w:hAnsi="Roboto Mono"/>
          <w:color w:val="37474f"/>
          <w:rtl w:val="0"/>
        </w:rPr>
        <w:t xml:space="preserve">/bin/promtool</w:t>
      </w:r>
      <w:r w:rsidDel="00000000" w:rsidR="00000000" w:rsidRPr="00000000">
        <w:rPr>
          <w:rtl w:val="0"/>
        </w:rPr>
      </w:r>
    </w:p>
    <w:p w:rsidR="00000000" w:rsidDel="00000000" w:rsidP="00000000" w:rsidRDefault="00000000" w:rsidRPr="00000000" w14:paraId="0000020F">
      <w:pPr>
        <w:numPr>
          <w:ilvl w:val="0"/>
          <w:numId w:val="39"/>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Copy console libraries to </w:t>
      </w:r>
      <w:r w:rsidDel="00000000" w:rsidR="00000000" w:rsidRPr="00000000">
        <w:rPr>
          <w:rFonts w:ascii="Roboto Mono" w:cs="Roboto Mono" w:eastAsia="Roboto Mono" w:hAnsi="Roboto Mono"/>
          <w:b w:val="1"/>
          <w:bCs w:val="1"/>
          <w:color w:val="188038"/>
          <w:rtl w:val="0"/>
        </w:rPr>
        <w:t xml:space="preserve">/etc/prometheus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1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prometheus-2.</w:t>
      </w:r>
      <w:r w:rsidDel="00000000" w:rsidR="00000000" w:rsidRPr="00000000">
        <w:rPr>
          <w:rFonts w:ascii="Roboto Mono" w:cs="Roboto Mono" w:eastAsia="Roboto Mono" w:hAnsi="Roboto Mono"/>
          <w:color w:val="c5221f"/>
          <w:rtl w:val="0"/>
        </w:rPr>
        <w:t xml:space="preserve">53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.linux-amd64/consoles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/etc/prometheus</w:t>
      </w:r>
      <w:r w:rsidDel="00000000" w:rsidR="00000000" w:rsidRPr="00000000">
        <w:rPr>
          <w:rtl w:val="0"/>
        </w:rPr>
      </w:r>
    </w:p>
    <w:p w:rsidR="00000000" w:rsidDel="00000000" w:rsidP="00000000" w:rsidRDefault="00000000" w:rsidRPr="00000000" w14:paraId="00000211">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prometheus-2.</w:t>
      </w:r>
      <w:r w:rsidDel="00000000" w:rsidR="00000000" w:rsidRPr="00000000">
        <w:rPr>
          <w:rFonts w:ascii="Roboto Mono" w:cs="Roboto Mono" w:eastAsia="Roboto Mono" w:hAnsi="Roboto Mono"/>
          <w:color w:val="c5221f"/>
          <w:rtl w:val="0"/>
        </w:rPr>
        <w:t xml:space="preserve">53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.linux-amd64/console_libraries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/etc/prometheus</w:t>
      </w:r>
      <w:r w:rsidDel="00000000" w:rsidR="00000000" w:rsidRPr="00000000">
        <w:rPr>
          <w:rtl w:val="0"/>
        </w:rPr>
      </w:r>
    </w:p>
    <w:p w:rsidR="00000000" w:rsidDel="00000000" w:rsidP="00000000" w:rsidRDefault="00000000" w:rsidRPr="00000000" w14:paraId="0000021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prometheus:prometheus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/etc/prometheus/consoles</w:t>
      </w:r>
      <w:r w:rsidDel="00000000" w:rsidR="00000000" w:rsidRPr="00000000">
        <w:rPr>
          <w:rtl w:val="0"/>
        </w:rPr>
      </w:r>
    </w:p>
    <w:p w:rsidR="00000000" w:rsidDel="00000000" w:rsidP="00000000" w:rsidRDefault="00000000" w:rsidRPr="00000000" w14:paraId="00000213">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prometheus:prometheus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/etc/prometheus/console_libraries</w:t>
      </w:r>
      <w:r w:rsidDel="00000000" w:rsidR="00000000" w:rsidRPr="00000000">
        <w:rPr>
          <w:rtl w:val="0"/>
        </w:rPr>
      </w:r>
    </w:p>
    <w:p w:rsidR="00000000" w:rsidDel="00000000" w:rsidP="00000000" w:rsidRDefault="00000000" w:rsidRPr="00000000" w14:paraId="00000214">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Phase 1.3: Configure Prometheus (</w:t>
      </w:r>
      <w:r w:rsidDel="00000000" w:rsidR="00000000" w:rsidRPr="00000000">
        <w:rPr>
          <w:rFonts w:ascii="Roboto Mono" w:cs="Roboto Mono" w:eastAsia="Roboto Mono" w:hAnsi="Roboto Mono"/>
          <w:b w:val="1"/>
          <w:bCs w:val="1"/>
          <w:color w:val="188038"/>
          <w:rtl w:val="0"/>
        </w:rPr>
        <w:t xml:space="preserve">prometheus.yml</w:t>
      </w:r>
      <w:r w:rsidDel="00000000" w:rsidR="00000000" w:rsidRPr="00000000">
        <w:rPr>
          <w:b w:val="1"/>
          <w:bCs w:val="1"/>
          <w:rtl w:val="0"/>
        </w:rPr>
        <w:t xml:space="preserve">)</w:t>
      </w:r>
    </w:p>
    <w:p w:rsidR="00000000" w:rsidDel="00000000" w:rsidP="00000000" w:rsidRDefault="00000000" w:rsidRPr="00000000" w14:paraId="00000215">
      <w:pPr>
        <w:spacing w:after="240" w:before="240" w:lineRule="auto"/>
        <w:rPr/>
      </w:pPr>
      <w:r w:rsidDel="00000000" w:rsidR="00000000" w:rsidRPr="00000000">
        <w:rPr>
          <w:rtl w:val="0"/>
        </w:rPr>
        <w:t xml:space="preserve">This is where you tell Prometheus what to monitor. We'll add the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 as a scrape target.</w:t>
      </w:r>
    </w:p>
    <w:p w:rsidR="00000000" w:rsidDel="00000000" w:rsidP="00000000" w:rsidRDefault="00000000" w:rsidRPr="00000000" w14:paraId="00000216">
      <w:pPr>
        <w:numPr>
          <w:ilvl w:val="0"/>
          <w:numId w:val="15"/>
        </w:numPr>
        <w:spacing w:after="240" w:before="240" w:lineRule="auto"/>
        <w:ind w:left="720" w:hanging="360"/>
      </w:pPr>
      <w:r w:rsidDel="00000000" w:rsidR="00000000" w:rsidRPr="00000000">
        <w:rPr>
          <w:b w:val="1"/>
          <w:bCs w:val="1"/>
          <w:rtl w:val="0"/>
        </w:rPr>
        <w:t xml:space="preserve">Create the Prometheus configuration file:</w:t>
      </w:r>
      <w:r w:rsidDel="00000000" w:rsidR="00000000" w:rsidRPr="00000000">
        <w:rPr>
          <w:rtl w:val="0"/>
        </w:rPr>
      </w:r>
    </w:p>
    <w:p w:rsidR="00000000" w:rsidDel="00000000" w:rsidP="00000000" w:rsidRDefault="00000000" w:rsidRPr="00000000" w14:paraId="0000021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/etc/prometheus/prometheus.yml</w:t>
      </w:r>
      <w:r w:rsidDel="00000000" w:rsidR="00000000" w:rsidRPr="00000000">
        <w:rPr>
          <w:rtl w:val="0"/>
        </w:rPr>
      </w:r>
    </w:p>
    <w:p w:rsidR="00000000" w:rsidDel="00000000" w:rsidP="00000000" w:rsidRDefault="00000000" w:rsidRPr="00000000" w14:paraId="00000218">
      <w:pPr>
        <w:numPr>
          <w:ilvl w:val="0"/>
          <w:numId w:val="15"/>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Add the following content:</w:t>
      </w:r>
      <w:r w:rsidDel="00000000" w:rsidR="00000000" w:rsidRPr="00000000">
        <w:rPr>
          <w:rtl w:val="0"/>
        </w:rPr>
        <w:t xml:space="preserve"> </w:t>
      </w:r>
      <w:r w:rsidDel="00000000" w:rsidR="00000000" w:rsidRPr="00000000">
        <w:rPr>
          <w:b w:val="1"/>
          <w:bCs w:val="1"/>
          <w:rtl w:val="0"/>
        </w:rPr>
        <w:t xml:space="preserve">Remember to replace </w:t>
      </w:r>
      <w:r w:rsidDel="00000000" w:rsidR="00000000" w:rsidRPr="00000000">
        <w:rPr>
          <w:rFonts w:ascii="Roboto Mono" w:cs="Roboto Mono" w:eastAsia="Roboto Mono" w:hAnsi="Roboto Mono"/>
          <w:b w:val="1"/>
          <w:bCs w:val="1"/>
          <w:color w:val="188038"/>
          <w:rtl w:val="0"/>
        </w:rPr>
        <w:t xml:space="preserve">STANDALONE_DB1_IP</w:t>
      </w:r>
      <w:r w:rsidDel="00000000" w:rsidR="00000000" w:rsidRPr="00000000">
        <w:rPr>
          <w:b w:val="1"/>
          <w:bCs w:val="1"/>
          <w:rtl w:val="0"/>
        </w:rPr>
        <w:t xml:space="preserve"> with the actual IP address of your </w:t>
      </w:r>
      <w:r w:rsidDel="00000000" w:rsidR="00000000" w:rsidRPr="00000000">
        <w:rPr>
          <w:rFonts w:ascii="Roboto Mono" w:cs="Roboto Mono" w:eastAsia="Roboto Mono" w:hAnsi="Roboto Mono"/>
          <w:b w:val="1"/>
          <w:bCs w:val="1"/>
          <w:color w:val="188038"/>
          <w:rtl w:val="0"/>
        </w:rPr>
        <w:t xml:space="preserve">standalone-db1</w:t>
      </w:r>
      <w:r w:rsidDel="00000000" w:rsidR="00000000" w:rsidRPr="00000000">
        <w:rPr>
          <w:b w:val="1"/>
          <w:bCs w:val="1"/>
          <w:rtl w:val="0"/>
        </w:rPr>
        <w:t xml:space="preserve"> VM.</w:t>
      </w:r>
      <w:r w:rsidDel="00000000" w:rsidR="00000000" w:rsidRPr="00000000">
        <w:rPr>
          <w:rtl w:val="0"/>
        </w:rPr>
      </w:r>
    </w:p>
    <w:p w:rsidR="00000000" w:rsidDel="00000000" w:rsidP="00000000" w:rsidRDefault="00000000" w:rsidRPr="00000000" w14:paraId="0000021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global:</w:t>
      </w:r>
      <w:r w:rsidDel="00000000" w:rsidR="00000000" w:rsidRPr="00000000">
        <w:rPr>
          <w:rtl w:val="0"/>
        </w:rPr>
      </w:r>
    </w:p>
    <w:p w:rsidR="00000000" w:rsidDel="00000000" w:rsidP="00000000" w:rsidRDefault="00000000" w:rsidRPr="00000000" w14:paraId="0000021A">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scrape_interval: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15m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How frequently Prometheus will scrape targets</w:t>
      </w:r>
    </w:p>
    <w:p w:rsidR="00000000" w:rsidDel="00000000" w:rsidP="00000000" w:rsidRDefault="00000000" w:rsidRPr="00000000" w14:paraId="0000021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1C">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scrape_configs:</w:t>
      </w:r>
      <w:r w:rsidDel="00000000" w:rsidR="00000000" w:rsidRPr="00000000">
        <w:rPr>
          <w:rtl w:val="0"/>
        </w:rPr>
      </w:r>
    </w:p>
    <w:p w:rsidR="00000000" w:rsidDel="00000000" w:rsidP="00000000" w:rsidRDefault="00000000" w:rsidRPr="00000000" w14:paraId="0000021D">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Scrape Prometheus itself (for monitoring Prometheus)</w:t>
      </w:r>
    </w:p>
    <w:p w:rsidR="00000000" w:rsidDel="00000000" w:rsidP="00000000" w:rsidRDefault="00000000" w:rsidRPr="00000000" w14:paraId="000002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job_name: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w:t>
      </w:r>
      <w:r w:rsidDel="00000000" w:rsidR="00000000" w:rsidRPr="00000000">
        <w:rPr>
          <w:rtl w:val="0"/>
        </w:rPr>
      </w:r>
    </w:p>
    <w:p w:rsidR="00000000" w:rsidDel="00000000" w:rsidP="00000000" w:rsidRDefault="00000000" w:rsidRPr="00000000" w14:paraId="000002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static_configs:</w:t>
      </w:r>
      <w:r w:rsidDel="00000000" w:rsidR="00000000" w:rsidRPr="00000000">
        <w:rPr>
          <w:rtl w:val="0"/>
        </w:rPr>
      </w:r>
    </w:p>
    <w:p w:rsidR="00000000" w:rsidDel="00000000" w:rsidP="00000000" w:rsidRDefault="00000000" w:rsidRPr="00000000" w14:paraId="000002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targets: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'localhost:9090'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2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22">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Scrape the AlloyDB Omni monitor on dinesh-db1</w:t>
      </w:r>
    </w:p>
    <w:p w:rsidR="00000000" w:rsidDel="00000000" w:rsidP="00000000" w:rsidRDefault="00000000" w:rsidRPr="00000000" w14:paraId="000002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job_name: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'alloydb_omni_monitor'</w:t>
      </w:r>
      <w:r w:rsidDel="00000000" w:rsidR="00000000" w:rsidRPr="00000000">
        <w:rPr>
          <w:rtl w:val="0"/>
        </w:rPr>
      </w:r>
    </w:p>
    <w:p w:rsidR="00000000" w:rsidDel="00000000" w:rsidP="00000000" w:rsidRDefault="00000000" w:rsidRPr="00000000" w14:paraId="000002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static_configs:</w:t>
      </w:r>
      <w:r w:rsidDel="00000000" w:rsidR="00000000" w:rsidRPr="00000000">
        <w:rPr>
          <w:rtl w:val="0"/>
        </w:rPr>
      </w:r>
    </w:p>
    <w:p w:rsidR="00000000" w:rsidDel="00000000" w:rsidP="00000000" w:rsidRDefault="00000000" w:rsidRPr="00000000" w14:paraId="00000225">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targets: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'10.1.0.5:9187'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&lt;--- IMPORTANT: Replace with standalone-db1's actual IP</w:t>
      </w:r>
    </w:p>
    <w:p w:rsidR="00000000" w:rsidDel="00000000" w:rsidP="00000000" w:rsidRDefault="00000000" w:rsidRPr="00000000" w14:paraId="00000226">
      <w:pPr>
        <w:numPr>
          <w:ilvl w:val="0"/>
          <w:numId w:val="15"/>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Set permissions for the configuration file:</w:t>
      </w:r>
      <w:r w:rsidDel="00000000" w:rsidR="00000000" w:rsidRPr="00000000">
        <w:rPr>
          <w:rtl w:val="0"/>
        </w:rPr>
      </w:r>
    </w:p>
    <w:p w:rsidR="00000000" w:rsidDel="00000000" w:rsidP="00000000" w:rsidRDefault="00000000" w:rsidRPr="00000000" w14:paraId="0000022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prometheus:prometheus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/etc/prometheus/prometheus.yml</w:t>
      </w:r>
      <w:r w:rsidDel="00000000" w:rsidR="00000000" w:rsidRPr="00000000">
        <w:rPr>
          <w:rtl w:val="0"/>
        </w:rPr>
      </w:r>
    </w:p>
    <w:p w:rsidR="00000000" w:rsidDel="00000000" w:rsidP="00000000" w:rsidRDefault="00000000" w:rsidRPr="00000000" w14:paraId="00000228">
      <w:pPr>
        <w:pStyle w:val="Heading4"/>
        <w:keepNext w:val="0"/>
        <w:keepLines w:val="0"/>
        <w:spacing w:after="40" w:before="240" w:lineRule="auto"/>
        <w:rPr>
          <w:b w:val="1"/>
          <w:bCs w:val="1"/>
          <w:color w:val="000000"/>
          <w:sz w:val="22"/>
          <w:szCs w:val="22"/>
        </w:rPr>
      </w:pPr>
      <w:bookmarkStart w:colFirst="0" w:colLast="0" w:name="_5essjbcrlb6f" w:id="30"/>
      <w:bookmarkEnd w:id="30"/>
      <w:r w:rsidDel="00000000" w:rsidR="00000000" w:rsidRPr="00000000">
        <w:rPr>
          <w:rtl w:val="0"/>
        </w:rPr>
        <w:t xml:space="preserve"></w:t>
      </w:r>
      <w:r w:rsidDel="00000000" w:rsidR="00000000" w:rsidRPr="00000000">
        <w:rPr>
          <w:b w:val="1"/>
          <w:bCs w:val="1"/>
          <w:color w:val="000000"/>
          <w:sz w:val="22"/>
          <w:szCs w:val="22"/>
          <w:rtl w:val="0"/>
        </w:rPr>
        <w:t xml:space="preserve">Phase 1.4: Create Systemd Service for Prometheus</w:t>
      </w:r>
    </w:p>
    <w:p w:rsidR="00000000" w:rsidDel="00000000" w:rsidP="00000000" w:rsidRDefault="00000000" w:rsidRPr="00000000" w14:paraId="00000229">
      <w:pPr>
        <w:numPr>
          <w:ilvl w:val="0"/>
          <w:numId w:val="32"/>
        </w:numPr>
        <w:spacing w:after="240" w:before="240" w:lineRule="auto"/>
        <w:ind w:left="720" w:hanging="360"/>
      </w:pPr>
      <w:r w:rsidDel="00000000" w:rsidR="00000000" w:rsidRPr="00000000">
        <w:rPr>
          <w:b w:val="1"/>
          <w:bCs w:val="1"/>
          <w:rtl w:val="0"/>
        </w:rPr>
        <w:t xml:space="preserve">Create the Prometheus service unit file:</w:t>
      </w:r>
      <w:r w:rsidDel="00000000" w:rsidR="00000000" w:rsidRPr="00000000">
        <w:rPr>
          <w:rtl w:val="0"/>
        </w:rPr>
      </w:r>
    </w:p>
    <w:p w:rsidR="00000000" w:rsidDel="00000000" w:rsidP="00000000" w:rsidRDefault="00000000" w:rsidRPr="00000000" w14:paraId="0000022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/etc/systemd/system/prometheus.service</w:t>
      </w:r>
      <w:r w:rsidDel="00000000" w:rsidR="00000000" w:rsidRPr="00000000">
        <w:rPr>
          <w:rtl w:val="0"/>
        </w:rPr>
      </w:r>
    </w:p>
    <w:p w:rsidR="00000000" w:rsidDel="00000000" w:rsidP="00000000" w:rsidRDefault="00000000" w:rsidRPr="00000000" w14:paraId="0000022B">
      <w:pPr>
        <w:numPr>
          <w:ilvl w:val="0"/>
          <w:numId w:val="32"/>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Add the following content:</w:t>
      </w:r>
      <w:r w:rsidDel="00000000" w:rsidR="00000000" w:rsidRPr="00000000">
        <w:rPr>
          <w:rtl w:val="0"/>
        </w:rPr>
      </w:r>
    </w:p>
    <w:p w:rsidR="00000000" w:rsidDel="00000000" w:rsidP="00000000" w:rsidRDefault="00000000" w:rsidRPr="00000000" w14:paraId="0000022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[Unit]</w:t>
      </w:r>
      <w:r w:rsidDel="00000000" w:rsidR="00000000" w:rsidRPr="00000000">
        <w:rPr>
          <w:rtl w:val="0"/>
        </w:rPr>
      </w:r>
    </w:p>
    <w:p w:rsidR="00000000" w:rsidDel="00000000" w:rsidP="00000000" w:rsidRDefault="00000000" w:rsidRPr="00000000" w14:paraId="0000022D">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Description=Prometheus</w:t>
      </w:r>
      <w:r w:rsidDel="00000000" w:rsidR="00000000" w:rsidRPr="00000000">
        <w:rPr>
          <w:rtl w:val="0"/>
        </w:rPr>
      </w:r>
    </w:p>
    <w:p w:rsidR="00000000" w:rsidDel="00000000" w:rsidP="00000000" w:rsidRDefault="00000000" w:rsidRPr="00000000" w14:paraId="0000022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Wants=network-online.target</w:t>
      </w:r>
      <w:r w:rsidDel="00000000" w:rsidR="00000000" w:rsidRPr="00000000">
        <w:rPr>
          <w:rtl w:val="0"/>
        </w:rPr>
      </w:r>
    </w:p>
    <w:p w:rsidR="00000000" w:rsidDel="00000000" w:rsidP="00000000" w:rsidRDefault="00000000" w:rsidRPr="00000000" w14:paraId="0000022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After=network-online.target</w:t>
      </w:r>
      <w:r w:rsidDel="00000000" w:rsidR="00000000" w:rsidRPr="00000000">
        <w:rPr>
          <w:rtl w:val="0"/>
        </w:rPr>
      </w:r>
    </w:p>
    <w:p w:rsidR="00000000" w:rsidDel="00000000" w:rsidP="00000000" w:rsidRDefault="00000000" w:rsidRPr="00000000" w14:paraId="0000023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31">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[Service]</w:t>
      </w:r>
      <w:r w:rsidDel="00000000" w:rsidR="00000000" w:rsidRPr="00000000">
        <w:rPr>
          <w:rtl w:val="0"/>
        </w:rPr>
      </w:r>
    </w:p>
    <w:p w:rsidR="00000000" w:rsidDel="00000000" w:rsidP="00000000" w:rsidRDefault="00000000" w:rsidRPr="00000000" w14:paraId="0000023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User=prometheus</w:t>
      </w:r>
      <w:r w:rsidDel="00000000" w:rsidR="00000000" w:rsidRPr="00000000">
        <w:rPr>
          <w:rtl w:val="0"/>
        </w:rPr>
      </w:r>
    </w:p>
    <w:p w:rsidR="00000000" w:rsidDel="00000000" w:rsidP="00000000" w:rsidRDefault="00000000" w:rsidRPr="00000000" w14:paraId="00000233">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Group=prometheus</w:t>
      </w:r>
      <w:r w:rsidDel="00000000" w:rsidR="00000000" w:rsidRPr="00000000">
        <w:rPr>
          <w:rtl w:val="0"/>
        </w:rPr>
      </w:r>
    </w:p>
    <w:p w:rsidR="00000000" w:rsidDel="00000000" w:rsidP="00000000" w:rsidRDefault="00000000" w:rsidRPr="00000000" w14:paraId="0000023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Type=simple</w:t>
      </w:r>
      <w:r w:rsidDel="00000000" w:rsidR="00000000" w:rsidRPr="00000000">
        <w:rPr>
          <w:rtl w:val="0"/>
        </w:rPr>
      </w:r>
    </w:p>
    <w:p w:rsidR="00000000" w:rsidDel="00000000" w:rsidP="00000000" w:rsidRDefault="00000000" w:rsidRPr="00000000" w14:paraId="0000023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ExecStart=/usr/</w:t>
      </w:r>
      <w:r w:rsidDel="00000000" w:rsidR="00000000" w:rsidRPr="00000000">
        <w:rPr>
          <w:rFonts w:ascii="Roboto Mono" w:cs="Roboto Mono" w:eastAsia="Roboto Mono" w:hAnsi="Roboto Mono"/>
          <w:color w:val="9334e6"/>
          <w:rtl w:val="0"/>
        </w:rPr>
        <w:t xml:space="preserve">local</w:t>
      </w:r>
      <w:r w:rsidDel="00000000" w:rsidR="00000000" w:rsidRPr="00000000">
        <w:rPr>
          <w:rFonts w:ascii="Roboto Mono" w:cs="Roboto Mono" w:eastAsia="Roboto Mono" w:hAnsi="Roboto Mono"/>
          <w:color w:val="37474f"/>
          <w:rtl w:val="0"/>
        </w:rPr>
        <w:t xml:space="preserve">/bin/prometheus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--config.file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/etc/prometheus/prometheus.yml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--storage.tsdb.path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--web.console.templates=/etc/prometheus/consoles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--web.console.libraries=/etc/prometheus/console_libraries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--web.listen-address=:</w:t>
      </w:r>
      <w:r w:rsidDel="00000000" w:rsidR="00000000" w:rsidRPr="00000000">
        <w:rPr>
          <w:rFonts w:ascii="Roboto Mono" w:cs="Roboto Mono" w:eastAsia="Roboto Mono" w:hAnsi="Roboto Mono"/>
          <w:color w:val="c5221f"/>
          <w:rtl w:val="0"/>
        </w:rPr>
        <w:t xml:space="preserve">9090</w:t>
      </w:r>
      <w:r w:rsidDel="00000000" w:rsidR="00000000" w:rsidRPr="00000000">
        <w:rPr>
          <w:rtl w:val="0"/>
        </w:rPr>
      </w:r>
    </w:p>
    <w:p w:rsidR="00000000" w:rsidDel="00000000" w:rsidP="00000000" w:rsidRDefault="00000000" w:rsidRPr="00000000" w14:paraId="0000023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3C">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[Install]</w:t>
      </w:r>
      <w:r w:rsidDel="00000000" w:rsidR="00000000" w:rsidRPr="00000000">
        <w:rPr>
          <w:rtl w:val="0"/>
        </w:rPr>
      </w:r>
    </w:p>
    <w:p w:rsidR="00000000" w:rsidDel="00000000" w:rsidP="00000000" w:rsidRDefault="00000000" w:rsidRPr="00000000" w14:paraId="0000023D">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WantedBy=multi-user.target</w:t>
      </w:r>
      <w:r w:rsidDel="00000000" w:rsidR="00000000" w:rsidRPr="00000000">
        <w:rPr>
          <w:rtl w:val="0"/>
        </w:rPr>
      </w:r>
    </w:p>
    <w:p w:rsidR="00000000" w:rsidDel="00000000" w:rsidP="00000000" w:rsidRDefault="00000000" w:rsidRPr="00000000" w14:paraId="0000023E">
      <w:pPr>
        <w:numPr>
          <w:ilvl w:val="0"/>
          <w:numId w:val="32"/>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Reload systemd, enable, and start Prometheus:</w:t>
      </w:r>
      <w:r w:rsidDel="00000000" w:rsidR="00000000" w:rsidRPr="00000000">
        <w:rPr>
          <w:rtl w:val="0"/>
        </w:rPr>
      </w:r>
    </w:p>
    <w:p w:rsidR="00000000" w:rsidDel="00000000" w:rsidP="00000000" w:rsidRDefault="00000000" w:rsidRPr="00000000" w14:paraId="0000023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daemon-reload</w:t>
      </w:r>
      <w:r w:rsidDel="00000000" w:rsidR="00000000" w:rsidRPr="00000000">
        <w:rPr>
          <w:rtl w:val="0"/>
        </w:rPr>
      </w:r>
    </w:p>
    <w:p w:rsidR="00000000" w:rsidDel="00000000" w:rsidP="00000000" w:rsidRDefault="00000000" w:rsidRPr="00000000" w14:paraId="00000240">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enable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prometheus</w:t>
      </w:r>
      <w:r w:rsidDel="00000000" w:rsidR="00000000" w:rsidRPr="00000000">
        <w:rPr>
          <w:rtl w:val="0"/>
        </w:rPr>
      </w:r>
    </w:p>
    <w:p w:rsidR="00000000" w:rsidDel="00000000" w:rsidP="00000000" w:rsidRDefault="00000000" w:rsidRPr="00000000" w14:paraId="00000241">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prometheus</w:t>
      </w:r>
      <w:r w:rsidDel="00000000" w:rsidR="00000000" w:rsidRPr="00000000">
        <w:rPr>
          <w:rtl w:val="0"/>
        </w:rPr>
      </w:r>
    </w:p>
    <w:p w:rsidR="00000000" w:rsidDel="00000000" w:rsidP="00000000" w:rsidRDefault="00000000" w:rsidRPr="00000000" w14:paraId="00000242">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Phase 1.5: Configure Firewalld for Prometheus</w:t>
      </w:r>
    </w:p>
    <w:p w:rsidR="00000000" w:rsidDel="00000000" w:rsidP="00000000" w:rsidRDefault="00000000" w:rsidRPr="00000000" w14:paraId="00000243">
      <w:pPr>
        <w:spacing w:after="240" w:before="240" w:lineRule="auto"/>
        <w:rPr/>
      </w:pPr>
      <w:r w:rsidDel="00000000" w:rsidR="00000000" w:rsidRPr="00000000">
        <w:rPr>
          <w:rtl w:val="0"/>
        </w:rPr>
        <w:t xml:space="preserve">Prometheus's web UI runs on port 9090.</w:t>
      </w:r>
    </w:p>
    <w:p w:rsidR="00000000" w:rsidDel="00000000" w:rsidP="00000000" w:rsidRDefault="00000000" w:rsidRPr="00000000" w14:paraId="0000024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--permanent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--add-port=</w:t>
      </w:r>
      <w:r w:rsidDel="00000000" w:rsidR="00000000" w:rsidRPr="00000000">
        <w:rPr>
          <w:rFonts w:ascii="Roboto Mono" w:cs="Roboto Mono" w:eastAsia="Roboto Mono" w:hAnsi="Roboto Mono"/>
          <w:color w:val="c5221f"/>
          <w:rtl w:val="0"/>
        </w:rPr>
        <w:t xml:space="preserve">9090</w:t>
      </w:r>
      <w:r w:rsidDel="00000000" w:rsidR="00000000" w:rsidRPr="00000000">
        <w:rPr>
          <w:rFonts w:ascii="Roboto Mono" w:cs="Roboto Mono" w:eastAsia="Roboto Mono" w:hAnsi="Roboto Mono"/>
          <w:color w:val="37474f"/>
          <w:rtl w:val="0"/>
        </w:rPr>
        <w:t xml:space="preserve">/tcp</w:t>
      </w:r>
      <w:r w:rsidDel="00000000" w:rsidR="00000000" w:rsidRPr="00000000">
        <w:rPr>
          <w:rtl w:val="0"/>
        </w:rPr>
      </w:r>
    </w:p>
    <w:p w:rsidR="00000000" w:rsidDel="00000000" w:rsidP="00000000" w:rsidRDefault="00000000" w:rsidRPr="00000000" w14:paraId="0000024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--reload</w:t>
      </w:r>
      <w:r w:rsidDel="00000000" w:rsidR="00000000" w:rsidRPr="00000000">
        <w:rPr>
          <w:rtl w:val="0"/>
        </w:rPr>
      </w:r>
    </w:p>
    <w:p w:rsidR="00000000" w:rsidDel="00000000" w:rsidP="00000000" w:rsidRDefault="00000000" w:rsidRPr="00000000" w14:paraId="00000246">
      <w:pPr>
        <w:pStyle w:val="Heading4"/>
        <w:keepNext w:val="0"/>
        <w:keepLines w:val="0"/>
        <w:spacing w:after="40" w:before="240" w:lineRule="auto"/>
        <w:rPr>
          <w:b w:val="1"/>
          <w:bCs w:val="1"/>
          <w:color w:val="000000"/>
          <w:sz w:val="22"/>
          <w:szCs w:val="22"/>
        </w:rPr>
      </w:pPr>
      <w:bookmarkStart w:colFirst="0" w:colLast="0" w:name="_mb4yx9eh8ix1" w:id="31"/>
      <w:bookmarkEnd w:id="31"/>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Phase 1.6: Verify Prometheus</w:t>
      </w:r>
    </w:p>
    <w:p w:rsidR="00000000" w:rsidDel="00000000" w:rsidP="00000000" w:rsidRDefault="00000000" w:rsidRPr="00000000" w14:paraId="00000247">
      <w:pPr>
        <w:numPr>
          <w:ilvl w:val="0"/>
          <w:numId w:val="85"/>
        </w:numPr>
        <w:spacing w:after="240" w:before="240" w:lineRule="auto"/>
        <w:ind w:left="720" w:hanging="360"/>
      </w:pPr>
      <w:r w:rsidDel="00000000" w:rsidR="00000000" w:rsidRPr="00000000">
        <w:rPr>
          <w:b w:val="1"/>
          <w:bCs w:val="1"/>
          <w:rtl w:val="0"/>
        </w:rPr>
        <w:t xml:space="preserve">Check Prometheus service status:</w:t>
      </w:r>
      <w:r w:rsidDel="00000000" w:rsidR="00000000" w:rsidRPr="00000000">
        <w:rPr>
          <w:rtl w:val="0"/>
        </w:rPr>
      </w:r>
    </w:p>
    <w:p w:rsidR="00000000" w:rsidDel="00000000" w:rsidP="00000000" w:rsidRDefault="00000000" w:rsidRPr="00000000" w14:paraId="0000024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prometheus</w:t>
      </w:r>
      <w:r w:rsidDel="00000000" w:rsidR="00000000" w:rsidRPr="00000000">
        <w:rPr>
          <w:rtl w:val="0"/>
        </w:rPr>
      </w:r>
    </w:p>
    <w:p w:rsidR="00000000" w:rsidDel="00000000" w:rsidP="00000000" w:rsidRDefault="00000000" w:rsidRPr="00000000" w14:paraId="00000249">
      <w:pPr>
        <w:spacing w:after="240" w:before="240" w:lineRule="auto"/>
        <w:ind w:firstLine="720"/>
        <w:rPr/>
      </w:pPr>
      <w:r w:rsidDel="00000000" w:rsidR="00000000" w:rsidRPr="00000000">
        <w:rPr>
          <w:rtl w:val="0"/>
        </w:rPr>
        <w:t xml:space="preserve">Look for </w:t>
      </w:r>
      <w:r w:rsidDel="00000000" w:rsidR="00000000" w:rsidRPr="00000000">
        <w:rPr>
          <w:rFonts w:ascii="Roboto Mono" w:cs="Roboto Mono" w:eastAsia="Roboto Mono" w:hAnsi="Roboto Mono"/>
          <w:color w:val="188038"/>
          <w:rtl w:val="0"/>
        </w:rPr>
        <w:t xml:space="preserve">Active: active (running)</w:t>
      </w:r>
      <w:r w:rsidDel="00000000" w:rsidR="00000000" w:rsidRPr="00000000">
        <w:rPr>
          <w:rtl w:val="0"/>
        </w:rPr>
        <w:t xml:space="preserve">.</w:t>
      </w:r>
    </w:p>
    <w:p w:rsidR="00000000" w:rsidDel="00000000" w:rsidP="00000000" w:rsidRDefault="00000000" w:rsidRPr="00000000" w14:paraId="0000024A">
      <w:pPr>
        <w:numPr>
          <w:ilvl w:val="0"/>
          <w:numId w:val="85"/>
        </w:numPr>
        <w:spacing w:after="240" w:before="240" w:lineRule="auto"/>
        <w:ind w:left="720" w:hanging="360"/>
      </w:pPr>
      <w:r w:rsidDel="00000000" w:rsidR="00000000" w:rsidRPr="00000000">
        <w:rPr>
          <w:b w:val="1"/>
          <w:bCs w:val="1"/>
          <w:rtl w:val="0"/>
        </w:rPr>
        <w:t xml:space="preserve">Check Prometheus logs:</w:t>
      </w:r>
      <w:r w:rsidDel="00000000" w:rsidR="00000000" w:rsidRPr="00000000">
        <w:rPr>
          <w:rtl w:val="0"/>
        </w:rPr>
      </w:r>
    </w:p>
    <w:p w:rsidR="00000000" w:rsidDel="00000000" w:rsidP="00000000" w:rsidRDefault="00000000" w:rsidRPr="00000000" w14:paraId="0000024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journalctl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-xeu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prometheus.service</w:t>
      </w:r>
      <w:r w:rsidDel="00000000" w:rsidR="00000000" w:rsidRPr="00000000">
        <w:rPr>
          <w:rtl w:val="0"/>
        </w:rPr>
      </w:r>
    </w:p>
    <w:p w:rsidR="00000000" w:rsidDel="00000000" w:rsidP="00000000" w:rsidRDefault="00000000" w:rsidRPr="00000000" w14:paraId="0000024C">
      <w:pPr>
        <w:spacing w:after="240" w:before="240" w:lineRule="auto"/>
        <w:ind w:left="720" w:firstLine="0"/>
        <w:rPr/>
      </w:pPr>
      <w:r w:rsidDel="00000000" w:rsidR="00000000" w:rsidRPr="00000000">
        <w:rPr>
          <w:rtl w:val="0"/>
        </w:rPr>
        <w:t xml:space="preserve">Look for messages indicating successful startup and target discovery.</w:t>
      </w:r>
    </w:p>
    <w:p w:rsidR="00000000" w:rsidDel="00000000" w:rsidP="00000000" w:rsidRDefault="00000000" w:rsidRPr="00000000" w14:paraId="0000024D">
      <w:pPr>
        <w:numPr>
          <w:ilvl w:val="0"/>
          <w:numId w:val="85"/>
        </w:numPr>
        <w:spacing w:after="240" w:before="240" w:lineRule="auto"/>
        <w:ind w:left="720" w:hanging="360"/>
      </w:pPr>
      <w:r w:rsidDel="00000000" w:rsidR="00000000" w:rsidRPr="00000000">
        <w:rPr>
          <w:b w:val="1"/>
          <w:bCs w:val="1"/>
          <w:rtl w:val="0"/>
        </w:rPr>
        <w:t xml:space="preserve">Access Prometheus Web UI (from your local machine/browser):</w:t>
      </w:r>
      <w:r w:rsidDel="00000000" w:rsidR="00000000" w:rsidRPr="00000000">
        <w:rPr>
          <w:rtl w:val="0"/>
        </w:rPr>
        <w:t xml:space="preserve"> Open your browser and go to:</w:t>
      </w:r>
    </w:p>
    <w:p w:rsidR="00000000" w:rsidDel="00000000" w:rsidP="00000000" w:rsidRDefault="00000000" w:rsidRPr="00000000" w14:paraId="0000024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http://</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9090</w:t>
      </w:r>
      <w:r w:rsidDel="00000000" w:rsidR="00000000" w:rsidRPr="00000000">
        <w:rPr>
          <w:rtl w:val="0"/>
        </w:rPr>
      </w:r>
    </w:p>
    <w:p w:rsidR="00000000" w:rsidDel="00000000" w:rsidP="00000000" w:rsidRDefault="00000000" w:rsidRPr="00000000" w14:paraId="0000024F">
      <w:pPr>
        <w:numPr>
          <w:ilvl w:val="1"/>
          <w:numId w:val="85"/>
        </w:numPr>
        <w:spacing w:after="240" w:before="240" w:lineRule="auto"/>
        <w:ind w:left="1440" w:hanging="360"/>
      </w:pPr>
      <w:r w:rsidDel="00000000" w:rsidR="00000000" w:rsidRPr="00000000">
        <w:rPr>
          <w:rtl w:val="0"/>
        </w:rPr>
        <w:t xml:space="preserve">Go to </w:t>
      </w:r>
      <w:r w:rsidDel="00000000" w:rsidR="00000000" w:rsidRPr="00000000">
        <w:rPr>
          <w:b w:val="1"/>
          <w:bCs w:val="1"/>
          <w:rtl w:val="0"/>
        </w:rPr>
        <w:t xml:space="preserve">Status</w:t>
      </w:r>
      <w:r w:rsidDel="00000000" w:rsidR="00000000" w:rsidRPr="00000000">
        <w:rPr>
          <w:rtl w:val="0"/>
        </w:rPr>
        <w:t xml:space="preserve"> -&gt; </w:t>
      </w:r>
      <w:r w:rsidDel="00000000" w:rsidR="00000000" w:rsidRPr="00000000">
        <w:rPr>
          <w:b w:val="1"/>
          <w:bCs w:val="1"/>
          <w:rtl w:val="0"/>
        </w:rPr>
        <w:t xml:space="preserve">Targets</w:t>
      </w:r>
      <w:r w:rsidDel="00000000" w:rsidR="00000000" w:rsidRPr="00000000">
        <w:rPr>
          <w:rtl w:val="0"/>
        </w:rPr>
        <w:t xml:space="preserve">. You should see </w:t>
      </w:r>
      <w:r w:rsidDel="00000000" w:rsidR="00000000" w:rsidRPr="00000000">
        <w:rPr>
          <w:rFonts w:ascii="Roboto Mono" w:cs="Roboto Mono" w:eastAsia="Roboto Mono" w:hAnsi="Roboto Mono"/>
          <w:color w:val="188038"/>
          <w:rtl w:val="0"/>
        </w:rPr>
        <w:t xml:space="preserve">localhost:9090</w:t>
      </w:r>
      <w:r w:rsidDel="00000000" w:rsidR="00000000" w:rsidRPr="00000000">
        <w:rPr>
          <w:rtl w:val="0"/>
        </w:rPr>
        <w:t xml:space="preserve"> (Prometheus itself) and </w:t>
      </w:r>
      <w:r w:rsidDel="00000000" w:rsidR="00000000" w:rsidRPr="00000000">
        <w:rPr>
          <w:rFonts w:ascii="Roboto Mono" w:cs="Roboto Mono" w:eastAsia="Roboto Mono" w:hAnsi="Roboto Mono"/>
          <w:color w:val="188038"/>
          <w:rtl w:val="0"/>
        </w:rPr>
        <w:t xml:space="preserve">YOUR_STANDALONE_DB1_IP:9187</w:t>
      </w:r>
      <w:r w:rsidDel="00000000" w:rsidR="00000000" w:rsidRPr="00000000">
        <w:rPr>
          <w:rtl w:val="0"/>
        </w:rPr>
        <w:t xml:space="preserve"> (AlloyDB Omni monitor) listed with a "healthy" state. If </w:t>
      </w:r>
      <w:r w:rsidDel="00000000" w:rsidR="00000000" w:rsidRPr="00000000">
        <w:rPr>
          <w:rFonts w:ascii="Roboto Mono" w:cs="Roboto Mono" w:eastAsia="Roboto Mono" w:hAnsi="Roboto Mono"/>
          <w:color w:val="188038"/>
          <w:rtl w:val="0"/>
        </w:rPr>
        <w:t xml:space="preserve">YOUR_STANDALONE_DB1_IP:9187</w:t>
      </w:r>
      <w:r w:rsidDel="00000000" w:rsidR="00000000" w:rsidRPr="00000000">
        <w:rPr>
          <w:rtl w:val="0"/>
        </w:rPr>
        <w:t xml:space="preserve"> is unhealthy, check network connectivity (firewall on </w:t>
      </w:r>
      <w:r w:rsidDel="00000000" w:rsidR="00000000" w:rsidRPr="00000000">
        <w:rPr>
          <w:rFonts w:ascii="Roboto Mono" w:cs="Roboto Mono" w:eastAsia="Roboto Mono" w:hAnsi="Roboto Mono"/>
          <w:color w:val="188038"/>
          <w:rtl w:val="0"/>
        </w:rPr>
        <w:t xml:space="preserve">standalone-db1</w:t>
      </w:r>
      <w:r w:rsidDel="00000000" w:rsidR="00000000" w:rsidRPr="00000000">
        <w:rPr>
          <w:rtl w:val="0"/>
        </w:rPr>
        <w:t xml:space="preserve"> allowing 9187/tcp, and VPC firewall rules).</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zbgc5eqkz9ry" w:id="32"/>
      <w:bookmarkEnd w:id="32"/>
      <w:r w:rsidDel="00000000" w:rsidR="00000000" w:rsidRPr="00000000">
        <w:rPr>
          <w:b w:val="1"/>
          <w:bCs w:val="1"/>
          <w:color w:val="000000"/>
          <w:sz w:val="26"/>
          <w:szCs w:val="26"/>
          <w:rtl w:val="0"/>
        </w:rPr>
        <w:t xml:space="preserve">Part 2: Install and Configure Grafana on </w:t>
      </w:r>
      <w:r w:rsidDel="00000000" w:rsidR="00000000" w:rsidRPr="00000000">
        <w:rPr>
          <w:rFonts w:ascii="Roboto Mono" w:cs="Roboto Mono" w:eastAsia="Roboto Mono" w:hAnsi="Roboto Mono"/>
          <w:b w:val="1"/>
          <w:bCs w:val="1"/>
          <w:color w:val="188038"/>
          <w:sz w:val="26"/>
          <w:szCs w:val="26"/>
          <w:rtl w:val="0"/>
        </w:rPr>
        <w:t xml:space="preserve">standalone-external1</w:t>
      </w:r>
    </w:p>
    <w:p w:rsidR="00000000" w:rsidDel="00000000" w:rsidP="00000000" w:rsidRDefault="00000000" w:rsidRPr="00000000" w14:paraId="00000252">
      <w:pPr>
        <w:spacing w:after="240" w:before="240" w:lineRule="auto"/>
        <w:rPr/>
      </w:pPr>
      <w:r w:rsidDel="00000000" w:rsidR="00000000" w:rsidRPr="00000000">
        <w:rPr>
          <w:rtl w:val="0"/>
        </w:rPr>
        <w:t xml:space="preserve">Grafana will provide the visualization layer.</w:t>
      </w:r>
    </w:p>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t xml:space="preserve">On </w:t>
      </w:r>
      <w:r w:rsidDel="00000000" w:rsidR="00000000" w:rsidRPr="00000000">
        <w:rPr>
          <w:rFonts w:ascii="Roboto Mono" w:cs="Roboto Mono" w:eastAsia="Roboto Mono" w:hAnsi="Roboto Mono"/>
          <w:b w:val="1"/>
          <w:bCs w:val="1"/>
          <w:color w:val="188038"/>
          <w:rtl w:val="0"/>
        </w:rPr>
        <w:t xml:space="preserve">standalone-external1</w:t>
      </w:r>
      <w:r w:rsidDel="00000000" w:rsidR="00000000" w:rsidRPr="00000000">
        <w:rPr>
          <w:b w:val="1"/>
          <w:bCs w:val="1"/>
          <w:rtl w:val="0"/>
        </w:rPr>
        <w:t xml:space="preserve">:</w:t>
      </w:r>
    </w:p>
    <w:p w:rsidR="00000000" w:rsidDel="00000000" w:rsidP="00000000" w:rsidRDefault="00000000" w:rsidRPr="00000000" w14:paraId="00000254">
      <w:pPr>
        <w:pStyle w:val="Heading4"/>
        <w:keepNext w:val="0"/>
        <w:keepLines w:val="0"/>
        <w:spacing w:after="40" w:before="240" w:lineRule="auto"/>
        <w:rPr>
          <w:b w:val="1"/>
          <w:bCs w:val="1"/>
          <w:color w:val="000000"/>
          <w:sz w:val="22"/>
          <w:szCs w:val="22"/>
        </w:rPr>
      </w:pPr>
      <w:bookmarkStart w:colFirst="0" w:colLast="0" w:name="_ny640mj5n6sd" w:id="33"/>
      <w:bookmarkEnd w:id="33"/>
      <w:r w:rsidDel="00000000" w:rsidR="00000000" w:rsidRPr="00000000">
        <w:rPr>
          <w:b w:val="1"/>
          <w:bCs w:val="1"/>
          <w:color w:val="000000"/>
          <w:sz w:val="22"/>
          <w:szCs w:val="22"/>
          <w:rtl w:val="0"/>
        </w:rPr>
        <w:t xml:space="preserve">Phase 2.1: Download and Install Grafana RPM</w:t>
      </w:r>
    </w:p>
    <w:p w:rsidR="00000000" w:rsidDel="00000000" w:rsidP="00000000" w:rsidRDefault="00000000" w:rsidRPr="00000000" w14:paraId="00000255">
      <w:pPr>
        <w:numPr>
          <w:ilvl w:val="0"/>
          <w:numId w:val="99"/>
        </w:numPr>
        <w:spacing w:after="240" w:before="240" w:lineRule="auto"/>
        <w:ind w:left="720" w:hanging="360"/>
      </w:pPr>
      <w:r w:rsidDel="00000000" w:rsidR="00000000" w:rsidRPr="00000000">
        <w:rPr>
          <w:b w:val="1"/>
          <w:bCs w:val="1"/>
          <w:rtl w:val="0"/>
        </w:rPr>
        <w:t xml:space="preserve">Download the Grafana RPM:</w:t>
      </w:r>
      <w:r w:rsidDel="00000000" w:rsidR="00000000" w:rsidRPr="00000000">
        <w:rPr>
          <w:rtl w:val="0"/>
        </w:rPr>
      </w:r>
    </w:p>
    <w:p w:rsidR="00000000" w:rsidDel="00000000" w:rsidP="00000000" w:rsidRDefault="00000000" w:rsidRPr="00000000" w14:paraId="0000025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9334e6"/>
          <w:rtl w:val="0"/>
        </w:rPr>
        <w:t xml:space="preserve">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/tmp</w:t>
      </w:r>
      <w:r w:rsidDel="00000000" w:rsidR="00000000" w:rsidRPr="00000000">
        <w:rPr>
          <w:rtl w:val="0"/>
        </w:rPr>
      </w:r>
    </w:p>
    <w:p w:rsidR="00000000" w:rsidDel="00000000" w:rsidP="00000000" w:rsidRDefault="00000000" w:rsidRPr="00000000" w14:paraId="00000257">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https://dl.grafana.com/enterprise/release/grafana-enterprise-11.</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0-1</w:t>
      </w:r>
      <w:r w:rsidDel="00000000" w:rsidR="00000000" w:rsidRPr="00000000">
        <w:rPr>
          <w:rFonts w:ascii="Roboto Mono" w:cs="Roboto Mono" w:eastAsia="Roboto Mono" w:hAnsi="Roboto Mono"/>
          <w:color w:val="37474f"/>
          <w:rtl w:val="0"/>
        </w:rPr>
        <w:t xml:space="preserve">.x86_64.rpm</w:t>
      </w:r>
      <w:r w:rsidDel="00000000" w:rsidR="00000000" w:rsidRPr="00000000">
        <w:rPr>
          <w:rtl w:val="0"/>
        </w:rPr>
      </w:r>
    </w:p>
    <w:p w:rsidR="00000000" w:rsidDel="00000000" w:rsidP="00000000" w:rsidRDefault="00000000" w:rsidRPr="00000000" w14:paraId="00000258">
      <w:pPr>
        <w:numPr>
          <w:ilvl w:val="0"/>
          <w:numId w:val="99"/>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Install Grafana:</w:t>
      </w:r>
      <w:r w:rsidDel="00000000" w:rsidR="00000000" w:rsidRPr="00000000">
        <w:rPr>
          <w:rtl w:val="0"/>
        </w:rPr>
      </w:r>
    </w:p>
    <w:p w:rsidR="00000000" w:rsidDel="00000000" w:rsidP="00000000" w:rsidRDefault="00000000" w:rsidRPr="00000000" w14:paraId="0000025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./grafana-enterprise-11.</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0-1</w:t>
      </w:r>
      <w:r w:rsidDel="00000000" w:rsidR="00000000" w:rsidRPr="00000000">
        <w:rPr>
          <w:rFonts w:ascii="Roboto Mono" w:cs="Roboto Mono" w:eastAsia="Roboto Mono" w:hAnsi="Roboto Mono"/>
          <w:color w:val="37474f"/>
          <w:rtl w:val="0"/>
        </w:rPr>
        <w:t xml:space="preserve">.x86_64.rpm</w:t>
      </w:r>
      <w:r w:rsidDel="00000000" w:rsidR="00000000" w:rsidRPr="00000000">
        <w:rPr>
          <w:rtl w:val="0"/>
        </w:rPr>
      </w:r>
    </w:p>
    <w:p w:rsidR="00000000" w:rsidDel="00000000" w:rsidP="00000000" w:rsidRDefault="00000000" w:rsidRPr="00000000" w14:paraId="0000025A">
      <w:pPr>
        <w:numPr>
          <w:ilvl w:val="0"/>
          <w:numId w:val="99"/>
        </w:numPr>
        <w:spacing w:after="240" w:before="240" w:lineRule="auto"/>
        <w:ind w:left="720" w:hanging="360"/>
      </w:pPr>
      <w:r w:rsidDel="00000000" w:rsidR="00000000" w:rsidRPr="00000000">
        <w:rPr>
          <w:rtl w:val="0"/>
        </w:rPr>
        <w:t xml:space="preserve">This will install Grafana, create its directories, and set up its systemd service.</w:t>
      </w:r>
    </w:p>
    <w:p w:rsidR="00000000" w:rsidDel="00000000" w:rsidP="00000000" w:rsidRDefault="00000000" w:rsidRPr="00000000" w14:paraId="0000025B">
      <w:pPr>
        <w:pStyle w:val="Heading4"/>
        <w:keepNext w:val="0"/>
        <w:keepLines w:val="0"/>
        <w:spacing w:after="40" w:before="240" w:lineRule="auto"/>
        <w:rPr>
          <w:b w:val="1"/>
          <w:bCs w:val="1"/>
          <w:color w:val="000000"/>
          <w:sz w:val="22"/>
          <w:szCs w:val="22"/>
        </w:rPr>
      </w:pPr>
      <w:bookmarkStart w:colFirst="0" w:colLast="0" w:name="_qwl2pds9mita" w:id="34"/>
      <w:bookmarkEnd w:id="34"/>
      <w:r w:rsidDel="00000000" w:rsidR="00000000" w:rsidRPr="00000000">
        <w:rPr>
          <w:b w:val="1"/>
          <w:bCs w:val="1"/>
          <w:color w:val="000000"/>
          <w:sz w:val="22"/>
          <w:szCs w:val="22"/>
          <w:rtl w:val="0"/>
        </w:rPr>
        <w:t xml:space="preserve">Phase 2.2: Configure Firewalld for Grafana</w:t>
      </w:r>
    </w:p>
    <w:p w:rsidR="00000000" w:rsidDel="00000000" w:rsidP="00000000" w:rsidRDefault="00000000" w:rsidRPr="00000000" w14:paraId="0000025C">
      <w:pPr>
        <w:spacing w:after="240" w:before="240" w:lineRule="auto"/>
        <w:rPr/>
      </w:pPr>
      <w:r w:rsidDel="00000000" w:rsidR="00000000" w:rsidRPr="00000000">
        <w:rPr>
          <w:rtl w:val="0"/>
        </w:rPr>
        <w:t xml:space="preserve">Grafana's web UI runs on port 3000.</w:t>
      </w:r>
    </w:p>
    <w:p w:rsidR="00000000" w:rsidDel="00000000" w:rsidP="00000000" w:rsidRDefault="00000000" w:rsidRPr="00000000" w14:paraId="0000025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--permanent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--add-port=</w:t>
      </w:r>
      <w:r w:rsidDel="00000000" w:rsidR="00000000" w:rsidRPr="00000000">
        <w:rPr>
          <w:rFonts w:ascii="Roboto Mono" w:cs="Roboto Mono" w:eastAsia="Roboto Mono" w:hAnsi="Roboto Mono"/>
          <w:color w:val="c5221f"/>
          <w:rtl w:val="0"/>
        </w:rPr>
        <w:t xml:space="preserve">3000</w:t>
      </w:r>
      <w:r w:rsidDel="00000000" w:rsidR="00000000" w:rsidRPr="00000000">
        <w:rPr>
          <w:rFonts w:ascii="Roboto Mono" w:cs="Roboto Mono" w:eastAsia="Roboto Mono" w:hAnsi="Roboto Mono"/>
          <w:color w:val="37474f"/>
          <w:rtl w:val="0"/>
        </w:rPr>
        <w:t xml:space="preserve">/tcp</w:t>
      </w:r>
      <w:r w:rsidDel="00000000" w:rsidR="00000000" w:rsidRPr="00000000">
        <w:rPr>
          <w:rtl w:val="0"/>
        </w:rPr>
      </w:r>
    </w:p>
    <w:p w:rsidR="00000000" w:rsidDel="00000000" w:rsidP="00000000" w:rsidRDefault="00000000" w:rsidRPr="00000000" w14:paraId="0000025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--reload</w:t>
      </w:r>
      <w:r w:rsidDel="00000000" w:rsidR="00000000" w:rsidRPr="00000000">
        <w:rPr>
          <w:rtl w:val="0"/>
        </w:rPr>
      </w:r>
    </w:p>
    <w:p w:rsidR="00000000" w:rsidDel="00000000" w:rsidP="00000000" w:rsidRDefault="00000000" w:rsidRPr="00000000" w14:paraId="0000025F">
      <w:pPr>
        <w:pStyle w:val="Heading4"/>
        <w:keepNext w:val="0"/>
        <w:keepLines w:val="0"/>
        <w:spacing w:after="40" w:before="240" w:lineRule="auto"/>
        <w:rPr>
          <w:b w:val="1"/>
          <w:bCs w:val="1"/>
          <w:color w:val="000000"/>
          <w:sz w:val="22"/>
          <w:szCs w:val="22"/>
        </w:rPr>
      </w:pPr>
      <w:bookmarkStart w:colFirst="0" w:colLast="0" w:name="_dlkbwzgt0bpy" w:id="35"/>
      <w:bookmarkEnd w:id="35"/>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Phase 2.3: Start and Verify Grafana</w:t>
      </w:r>
    </w:p>
    <w:p w:rsidR="00000000" w:rsidDel="00000000" w:rsidP="00000000" w:rsidRDefault="00000000" w:rsidRPr="00000000" w14:paraId="00000260">
      <w:pPr>
        <w:numPr>
          <w:ilvl w:val="0"/>
          <w:numId w:val="6"/>
        </w:numPr>
        <w:spacing w:after="240" w:before="240" w:lineRule="auto"/>
        <w:ind w:left="720" w:hanging="360"/>
      </w:pPr>
      <w:r w:rsidDel="00000000" w:rsidR="00000000" w:rsidRPr="00000000">
        <w:rPr>
          <w:b w:val="1"/>
          <w:bCs w:val="1"/>
          <w:rtl w:val="0"/>
        </w:rPr>
        <w:t xml:space="preserve">Enable and start Grafana:</w:t>
      </w:r>
      <w:r w:rsidDel="00000000" w:rsidR="00000000" w:rsidRPr="00000000">
        <w:rPr>
          <w:rtl w:val="0"/>
        </w:rPr>
      </w:r>
    </w:p>
    <w:p w:rsidR="00000000" w:rsidDel="00000000" w:rsidP="00000000" w:rsidRDefault="00000000" w:rsidRPr="00000000" w14:paraId="0000026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enable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grafana-server</w:t>
      </w:r>
      <w:r w:rsidDel="00000000" w:rsidR="00000000" w:rsidRPr="00000000">
        <w:rPr>
          <w:rtl w:val="0"/>
        </w:rPr>
      </w:r>
    </w:p>
    <w:p w:rsidR="00000000" w:rsidDel="00000000" w:rsidP="00000000" w:rsidRDefault="00000000" w:rsidRPr="00000000" w14:paraId="0000026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grafana-server</w:t>
      </w:r>
      <w:r w:rsidDel="00000000" w:rsidR="00000000" w:rsidRPr="00000000">
        <w:rPr>
          <w:rtl w:val="0"/>
        </w:rPr>
      </w:r>
    </w:p>
    <w:p w:rsidR="00000000" w:rsidDel="00000000" w:rsidP="00000000" w:rsidRDefault="00000000" w:rsidRPr="00000000" w14:paraId="00000263">
      <w:pPr>
        <w:numPr>
          <w:ilvl w:val="0"/>
          <w:numId w:val="6"/>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Check Grafana service status:</w:t>
      </w:r>
      <w:r w:rsidDel="00000000" w:rsidR="00000000" w:rsidRPr="00000000">
        <w:rPr>
          <w:rtl w:val="0"/>
        </w:rPr>
      </w:r>
    </w:p>
    <w:p w:rsidR="00000000" w:rsidDel="00000000" w:rsidP="00000000" w:rsidRDefault="00000000" w:rsidRPr="00000000" w14:paraId="0000026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grafana-server</w:t>
      </w:r>
      <w:r w:rsidDel="00000000" w:rsidR="00000000" w:rsidRPr="00000000">
        <w:rPr>
          <w:rtl w:val="0"/>
        </w:rPr>
      </w:r>
    </w:p>
    <w:p w:rsidR="00000000" w:rsidDel="00000000" w:rsidP="00000000" w:rsidRDefault="00000000" w:rsidRPr="00000000" w14:paraId="00000265">
      <w:pPr>
        <w:spacing w:after="240" w:before="240" w:lineRule="auto"/>
        <w:ind w:left="720" w:firstLine="0"/>
        <w:rPr/>
      </w:pPr>
      <w:r w:rsidDel="00000000" w:rsidR="00000000" w:rsidRPr="00000000">
        <w:rPr>
          <w:rtl w:val="0"/>
        </w:rPr>
        <w:t xml:space="preserve">Look for </w:t>
      </w:r>
      <w:r w:rsidDel="00000000" w:rsidR="00000000" w:rsidRPr="00000000">
        <w:rPr>
          <w:rFonts w:ascii="Roboto Mono" w:cs="Roboto Mono" w:eastAsia="Roboto Mono" w:hAnsi="Roboto Mono"/>
          <w:color w:val="188038"/>
          <w:rtl w:val="0"/>
        </w:rPr>
        <w:t xml:space="preserve">Active: active (running)</w:t>
      </w:r>
      <w:r w:rsidDel="00000000" w:rsidR="00000000" w:rsidRPr="00000000">
        <w:rPr>
          <w:rtl w:val="0"/>
        </w:rPr>
        <w:t xml:space="preserve">.</w:t>
      </w:r>
    </w:p>
    <w:p w:rsidR="00000000" w:rsidDel="00000000" w:rsidP="00000000" w:rsidRDefault="00000000" w:rsidRPr="00000000" w14:paraId="00000266">
      <w:pPr>
        <w:numPr>
          <w:ilvl w:val="0"/>
          <w:numId w:val="6"/>
        </w:numPr>
        <w:spacing w:after="240" w:before="240" w:lineRule="auto"/>
        <w:ind w:left="720" w:hanging="360"/>
      </w:pPr>
      <w:r w:rsidDel="00000000" w:rsidR="00000000" w:rsidRPr="00000000">
        <w:rPr>
          <w:b w:val="1"/>
          <w:bCs w:val="1"/>
          <w:rtl w:val="0"/>
        </w:rPr>
        <w:t xml:space="preserve">Check Grafana logs:</w:t>
      </w:r>
      <w:r w:rsidDel="00000000" w:rsidR="00000000" w:rsidRPr="00000000">
        <w:rPr>
          <w:rtl w:val="0"/>
        </w:rPr>
      </w:r>
    </w:p>
    <w:p w:rsidR="00000000" w:rsidDel="00000000" w:rsidP="00000000" w:rsidRDefault="00000000" w:rsidRPr="00000000" w14:paraId="0000026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journalctl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-xeu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grafana-server.service</w:t>
      </w:r>
      <w:r w:rsidDel="00000000" w:rsidR="00000000" w:rsidRPr="00000000">
        <w:rPr>
          <w:rtl w:val="0"/>
        </w:rPr>
      </w:r>
    </w:p>
    <w:p w:rsidR="00000000" w:rsidDel="00000000" w:rsidP="00000000" w:rsidRDefault="00000000" w:rsidRPr="00000000" w14:paraId="00000268">
      <w:pPr>
        <w:spacing w:after="240" w:before="240" w:lineRule="auto"/>
        <w:ind w:left="720" w:firstLine="0"/>
        <w:rPr/>
      </w:pPr>
      <w:r w:rsidDel="00000000" w:rsidR="00000000" w:rsidRPr="00000000">
        <w:rPr>
          <w:rtl w:val="0"/>
        </w:rPr>
        <w:t xml:space="preserve">Look for messages indicating successful startup.</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73r5lhszeq9p" w:id="36"/>
      <w:bookmarkEnd w:id="36"/>
      <w:r w:rsidDel="00000000" w:rsidR="00000000" w:rsidRPr="00000000">
        <w:rPr>
          <w:b w:val="1"/>
          <w:bCs w:val="1"/>
          <w:color w:val="000000"/>
          <w:sz w:val="26"/>
          <w:szCs w:val="26"/>
          <w:rtl w:val="0"/>
        </w:rPr>
        <w:t xml:space="preserve">Part 3: Configure Grafana to Visualize Prometheus Metrics</w:t>
      </w:r>
    </w:p>
    <w:p w:rsidR="00000000" w:rsidDel="00000000" w:rsidP="00000000" w:rsidRDefault="00000000" w:rsidRPr="00000000" w14:paraId="0000026B">
      <w:pPr>
        <w:spacing w:after="240" w:before="240" w:lineRule="auto"/>
        <w:rPr/>
      </w:pPr>
      <w:r w:rsidDel="00000000" w:rsidR="00000000" w:rsidRPr="00000000">
        <w:rPr>
          <w:rtl w:val="0"/>
        </w:rPr>
        <w:t xml:space="preserve">This part is done via the web browser.</w:t>
      </w:r>
    </w:p>
    <w:p w:rsidR="00000000" w:rsidDel="00000000" w:rsidP="00000000" w:rsidRDefault="00000000" w:rsidRPr="00000000" w14:paraId="0000026C">
      <w:pPr>
        <w:spacing w:after="240" w:before="240" w:lineRule="auto"/>
        <w:rPr>
          <w:b w:val="1"/>
          <w:bCs w:val="1"/>
        </w:rPr>
      </w:pPr>
      <w:r w:rsidDel="00000000" w:rsidR="00000000" w:rsidRPr="00000000">
        <w:rPr>
          <w:b w:val="1"/>
          <w:bCs w:val="1"/>
          <w:rtl w:val="0"/>
        </w:rPr>
        <w:t xml:space="preserve">From your local machine/browser:</w:t>
      </w:r>
    </w:p>
    <w:p w:rsidR="00000000" w:rsidDel="00000000" w:rsidP="00000000" w:rsidRDefault="00000000" w:rsidRPr="00000000" w14:paraId="0000026D">
      <w:pPr>
        <w:numPr>
          <w:ilvl w:val="0"/>
          <w:numId w:val="101"/>
        </w:numPr>
        <w:spacing w:after="240" w:before="240" w:lineRule="auto"/>
        <w:ind w:left="720" w:hanging="360"/>
      </w:pPr>
      <w:r w:rsidDel="00000000" w:rsidR="00000000" w:rsidRPr="00000000">
        <w:rPr>
          <w:b w:val="1"/>
          <w:bCs w:val="1"/>
          <w:rtl w:val="0"/>
        </w:rPr>
        <w:t xml:space="preserve">Access Grafana Web UI:</w:t>
      </w:r>
      <w:r w:rsidDel="00000000" w:rsidR="00000000" w:rsidRPr="00000000">
        <w:rPr>
          <w:rtl w:val="0"/>
        </w:rPr>
        <w:t xml:space="preserve"> Open your browser and navigate to:</w:t>
      </w:r>
    </w:p>
    <w:p w:rsidR="00000000" w:rsidDel="00000000" w:rsidP="00000000" w:rsidRDefault="00000000" w:rsidRPr="00000000" w14:paraId="0000026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http://</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3000</w:t>
      </w:r>
      <w:r w:rsidDel="00000000" w:rsidR="00000000" w:rsidRPr="00000000">
        <w:rPr>
          <w:rtl w:val="0"/>
        </w:rPr>
      </w:r>
    </w:p>
    <w:p w:rsidR="00000000" w:rsidDel="00000000" w:rsidP="00000000" w:rsidRDefault="00000000" w:rsidRPr="00000000" w14:paraId="0000026F">
      <w:pPr>
        <w:numPr>
          <w:ilvl w:val="0"/>
          <w:numId w:val="101"/>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Initial Login:</w:t>
      </w:r>
    </w:p>
    <w:p w:rsidR="00000000" w:rsidDel="00000000" w:rsidP="00000000" w:rsidRDefault="00000000" w:rsidRPr="00000000" w14:paraId="00000270">
      <w:pPr>
        <w:numPr>
          <w:ilvl w:val="1"/>
          <w:numId w:val="101"/>
        </w:numPr>
        <w:spacing w:after="0" w:afterAutospacing="0" w:before="0" w:beforeAutospacing="0" w:lineRule="auto"/>
        <w:ind w:left="1440" w:hanging="360"/>
      </w:pPr>
      <w:r w:rsidDel="00000000" w:rsidR="00000000" w:rsidRPr="00000000">
        <w:rPr>
          <w:b w:val="1"/>
          <w:bCs w:val="1"/>
          <w:rtl w:val="0"/>
        </w:rPr>
        <w:t xml:space="preserve">Username: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admin</w:t>
      </w:r>
    </w:p>
    <w:p w:rsidR="00000000" w:rsidDel="00000000" w:rsidP="00000000" w:rsidRDefault="00000000" w:rsidRPr="00000000" w14:paraId="00000271">
      <w:pPr>
        <w:numPr>
          <w:ilvl w:val="1"/>
          <w:numId w:val="101"/>
        </w:numPr>
        <w:spacing w:after="0" w:afterAutospacing="0" w:before="0" w:beforeAutospacing="0" w:lineRule="auto"/>
        <w:ind w:left="1440" w:hanging="360"/>
      </w:pPr>
      <w:r w:rsidDel="00000000" w:rsidR="00000000" w:rsidRPr="00000000">
        <w:rPr>
          <w:b w:val="1"/>
          <w:bCs w:val="1"/>
          <w:rtl w:val="0"/>
        </w:rPr>
        <w:t xml:space="preserve">Password: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admin</w:t>
      </w:r>
    </w:p>
    <w:p w:rsidR="00000000" w:rsidDel="00000000" w:rsidP="00000000" w:rsidRDefault="00000000" w:rsidRPr="00000000" w14:paraId="00000272">
      <w:pPr>
        <w:numPr>
          <w:ilvl w:val="1"/>
          <w:numId w:val="101"/>
        </w:numPr>
        <w:spacing w:after="0" w:afterAutospacing="0" w:before="0" w:beforeAutospacing="0" w:lineRule="auto"/>
        <w:ind w:left="1440" w:hanging="360"/>
      </w:pPr>
      <w:r w:rsidDel="00000000" w:rsidR="00000000" w:rsidRPr="00000000">
        <w:rPr>
          <w:rtl w:val="0"/>
        </w:rPr>
        <w:t xml:space="preserve">You will be prompted to change the default password immediately. Do so.</w:t>
      </w:r>
    </w:p>
    <w:p w:rsidR="00000000" w:rsidDel="00000000" w:rsidP="00000000" w:rsidRDefault="00000000" w:rsidRPr="00000000" w14:paraId="00000273">
      <w:pPr>
        <w:numPr>
          <w:ilvl w:val="0"/>
          <w:numId w:val="101"/>
        </w:numPr>
        <w:spacing w:after="0" w:afterAutospacing="0" w:before="0" w:beforeAutospacing="0" w:lineRule="auto"/>
        <w:ind w:left="720" w:hanging="360"/>
      </w:pPr>
      <w:r w:rsidDel="00000000" w:rsidR="00000000" w:rsidRPr="00000000">
        <w:rPr>
          <w:b w:val="1"/>
          <w:bCs w:val="1"/>
          <w:rtl w:val="0"/>
        </w:rPr>
        <w:t xml:space="preserve">Add Prometheus as a Data Source:</w:t>
      </w:r>
    </w:p>
    <w:p w:rsidR="00000000" w:rsidDel="00000000" w:rsidP="00000000" w:rsidRDefault="00000000" w:rsidRPr="00000000" w14:paraId="00000274">
      <w:pPr>
        <w:numPr>
          <w:ilvl w:val="1"/>
          <w:numId w:val="101"/>
        </w:numPr>
        <w:spacing w:after="0" w:afterAutospacing="0" w:before="0" w:beforeAutospacing="0" w:lineRule="auto"/>
        <w:ind w:left="1440" w:hanging="360"/>
      </w:pPr>
      <w:r w:rsidDel="00000000" w:rsidR="00000000" w:rsidRPr="00000000">
        <w:rPr>
          <w:rtl w:val="0"/>
        </w:rPr>
        <w:t xml:space="preserve">In the Grafana sidebar, hover over the </w:t>
      </w:r>
      <w:r w:rsidDel="00000000" w:rsidR="00000000" w:rsidRPr="00000000">
        <w:rPr>
          <w:b w:val="1"/>
          <w:bCs w:val="1"/>
          <w:rtl w:val="0"/>
        </w:rPr>
        <w:t xml:space="preserve">gear icon (Configuration)</w:t>
      </w:r>
      <w:r w:rsidDel="00000000" w:rsidR="00000000" w:rsidRPr="00000000">
        <w:rPr>
          <w:rtl w:val="0"/>
        </w:rPr>
        <w:t xml:space="preserve"> -&gt; select </w:t>
      </w:r>
      <w:r w:rsidDel="00000000" w:rsidR="00000000" w:rsidRPr="00000000">
        <w:rPr>
          <w:b w:val="1"/>
          <w:bCs w:val="1"/>
          <w:rtl w:val="0"/>
        </w:rPr>
        <w:t xml:space="preserve">Data sources</w:t>
      </w:r>
      <w:r w:rsidDel="00000000" w:rsidR="00000000" w:rsidRPr="00000000">
        <w:rPr>
          <w:rtl w:val="0"/>
        </w:rPr>
        <w:t xml:space="preserve">.</w:t>
      </w:r>
    </w:p>
    <w:p w:rsidR="00000000" w:rsidDel="00000000" w:rsidP="00000000" w:rsidRDefault="00000000" w:rsidRPr="00000000" w14:paraId="00000275">
      <w:pPr>
        <w:numPr>
          <w:ilvl w:val="1"/>
          <w:numId w:val="101"/>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"Add data source"</w:t>
      </w:r>
      <w:r w:rsidDel="00000000" w:rsidR="00000000" w:rsidRPr="00000000">
        <w:rPr>
          <w:rtl w:val="0"/>
        </w:rPr>
        <w:t xml:space="preserve">.</w:t>
      </w:r>
    </w:p>
    <w:p w:rsidR="00000000" w:rsidDel="00000000" w:rsidP="00000000" w:rsidRDefault="00000000" w:rsidRPr="00000000" w14:paraId="00000276">
      <w:pPr>
        <w:numPr>
          <w:ilvl w:val="1"/>
          <w:numId w:val="101"/>
        </w:numPr>
        <w:spacing w:after="0" w:afterAutospacing="0" w:before="0" w:beforeAutospacing="0" w:lineRule="auto"/>
        <w:ind w:left="1440" w:hanging="360"/>
      </w:pPr>
      <w:r w:rsidDel="00000000" w:rsidR="00000000" w:rsidRPr="00000000">
        <w:rPr>
          <w:rtl w:val="0"/>
        </w:rPr>
        <w:t xml:space="preserve">Search for and select </w:t>
      </w:r>
      <w:r w:rsidDel="00000000" w:rsidR="00000000" w:rsidRPr="00000000">
        <w:rPr>
          <w:b w:val="1"/>
          <w:bCs w:val="1"/>
          <w:rtl w:val="0"/>
        </w:rPr>
        <w:t xml:space="preserve">"Prometheus"</w:t>
      </w:r>
      <w:r w:rsidDel="00000000" w:rsidR="00000000" w:rsidRPr="00000000">
        <w:rPr>
          <w:rtl w:val="0"/>
        </w:rPr>
        <w:t xml:space="preserve">.</w:t>
      </w:r>
    </w:p>
    <w:p w:rsidR="00000000" w:rsidDel="00000000" w:rsidP="00000000" w:rsidRDefault="00000000" w:rsidRPr="00000000" w14:paraId="00000277">
      <w:pPr>
        <w:numPr>
          <w:ilvl w:val="1"/>
          <w:numId w:val="101"/>
        </w:numPr>
        <w:spacing w:after="0" w:afterAutospacing="0" w:before="0" w:beforeAutospacing="0" w:lineRule="auto"/>
        <w:ind w:left="144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Prometheus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AlloyDB_Prometheus</w:t>
      </w:r>
      <w:r w:rsidDel="00000000" w:rsidR="00000000" w:rsidRPr="00000000">
        <w:rPr>
          <w:rtl w:val="0"/>
        </w:rPr>
        <w:t xml:space="preserve">)</w:t>
      </w:r>
    </w:p>
    <w:p w:rsidR="00000000" w:rsidDel="00000000" w:rsidP="00000000" w:rsidRDefault="00000000" w:rsidRPr="00000000" w14:paraId="00000278">
      <w:pPr>
        <w:numPr>
          <w:ilvl w:val="1"/>
          <w:numId w:val="101"/>
        </w:numPr>
        <w:spacing w:after="0" w:afterAutospacing="0" w:before="0" w:beforeAutospacing="0" w:lineRule="auto"/>
        <w:ind w:left="1440" w:hanging="360"/>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http://localhost:9090</w:t>
      </w:r>
      <w:r w:rsidDel="00000000" w:rsidR="00000000" w:rsidRPr="00000000">
        <w:rPr>
          <w:rtl w:val="0"/>
        </w:rPr>
        <w:t xml:space="preserve"> (Since Prometheus is on the same </w:t>
      </w:r>
      <w:r w:rsidDel="00000000" w:rsidR="00000000" w:rsidRPr="00000000">
        <w:rPr>
          <w:rFonts w:ascii="Roboto Mono" w:cs="Roboto Mono" w:eastAsia="Roboto Mono" w:hAnsi="Roboto Mono"/>
          <w:color w:val="188038"/>
          <w:rtl w:val="0"/>
        </w:rPr>
        <w:t xml:space="preserve">standalone-external1</w:t>
      </w:r>
      <w:r w:rsidDel="00000000" w:rsidR="00000000" w:rsidRPr="00000000">
        <w:rPr>
          <w:rtl w:val="0"/>
        </w:rPr>
        <w:t xml:space="preserve"> VM as Grafana)</w:t>
      </w:r>
    </w:p>
    <w:p w:rsidR="00000000" w:rsidDel="00000000" w:rsidP="00000000" w:rsidRDefault="00000000" w:rsidRPr="00000000" w14:paraId="00000279">
      <w:pPr>
        <w:numPr>
          <w:ilvl w:val="1"/>
          <w:numId w:val="101"/>
        </w:numPr>
        <w:spacing w:after="0" w:afterAutospacing="0" w:before="0" w:beforeAutospacing="0" w:lineRule="auto"/>
        <w:ind w:left="1440" w:hanging="360"/>
      </w:pPr>
      <w:r w:rsidDel="00000000" w:rsidR="00000000" w:rsidRPr="00000000">
        <w:rPr>
          <w:rtl w:val="0"/>
        </w:rPr>
        <w:t xml:space="preserve">Scroll down and click </w:t>
      </w:r>
      <w:r w:rsidDel="00000000" w:rsidR="00000000" w:rsidRPr="00000000">
        <w:rPr>
          <w:b w:val="1"/>
          <w:bCs w:val="1"/>
          <w:rtl w:val="0"/>
        </w:rPr>
        <w:t xml:space="preserve">"Save &amp; Test"</w:t>
      </w:r>
      <w:r w:rsidDel="00000000" w:rsidR="00000000" w:rsidRPr="00000000">
        <w:rPr>
          <w:rtl w:val="0"/>
        </w:rPr>
        <w:t xml:space="preserve">. You should see "Data Source is working" or similar.</w:t>
      </w:r>
    </w:p>
    <w:p w:rsidR="00000000" w:rsidDel="00000000" w:rsidP="00000000" w:rsidRDefault="00000000" w:rsidRPr="00000000" w14:paraId="0000027A">
      <w:pPr>
        <w:numPr>
          <w:ilvl w:val="0"/>
          <w:numId w:val="101"/>
        </w:numPr>
        <w:spacing w:after="0" w:afterAutospacing="0" w:before="0" w:beforeAutospacing="0" w:lineRule="auto"/>
        <w:ind w:left="720" w:hanging="360"/>
      </w:pPr>
      <w:r w:rsidDel="00000000" w:rsidR="00000000" w:rsidRPr="00000000">
        <w:rPr>
          <w:b w:val="1"/>
          <w:bCs w:val="1"/>
          <w:rtl w:val="0"/>
        </w:rPr>
        <w:t xml:space="preserve">Create/Import a Dashboard to Visualize Metrics:</w:t>
      </w:r>
    </w:p>
    <w:p w:rsidR="00000000" w:rsidDel="00000000" w:rsidP="00000000" w:rsidRDefault="00000000" w:rsidRPr="00000000" w14:paraId="0000027B">
      <w:pPr>
        <w:numPr>
          <w:ilvl w:val="1"/>
          <w:numId w:val="101"/>
        </w:numPr>
        <w:spacing w:after="0" w:afterAutospacing="0" w:before="0" w:beforeAutospacing="0" w:lineRule="auto"/>
        <w:ind w:left="1440" w:hanging="360"/>
      </w:pPr>
      <w:r w:rsidDel="00000000" w:rsidR="00000000" w:rsidRPr="00000000">
        <w:rPr>
          <w:b w:val="1"/>
          <w:bCs w:val="1"/>
          <w:rtl w:val="0"/>
        </w:rPr>
        <w:t xml:space="preserve">Option A: Create a simple dashboard:</w:t>
      </w:r>
    </w:p>
    <w:p w:rsidR="00000000" w:rsidDel="00000000" w:rsidP="00000000" w:rsidRDefault="00000000" w:rsidRPr="00000000" w14:paraId="0000027C">
      <w:pPr>
        <w:numPr>
          <w:ilvl w:val="2"/>
          <w:numId w:val="101"/>
        </w:numPr>
        <w:spacing w:after="0" w:afterAutospacing="0" w:before="0" w:beforeAutospacing="0" w:lineRule="auto"/>
        <w:ind w:left="2160" w:hanging="360"/>
      </w:pPr>
      <w:r w:rsidDel="00000000" w:rsidR="00000000" w:rsidRPr="00000000">
        <w:rPr>
          <w:rtl w:val="0"/>
        </w:rPr>
        <w:t xml:space="preserve">In the Grafana sidebar, hover over the </w:t>
      </w:r>
      <w:r w:rsidDel="00000000" w:rsidR="00000000" w:rsidRPr="00000000">
        <w:rPr>
          <w:b w:val="1"/>
          <w:bCs w:val="1"/>
          <w:rtl w:val="0"/>
        </w:rPr>
        <w:t xml:space="preserve">+ icon (Create)</w:t>
      </w:r>
      <w:r w:rsidDel="00000000" w:rsidR="00000000" w:rsidRPr="00000000">
        <w:rPr>
          <w:rtl w:val="0"/>
        </w:rPr>
        <w:t xml:space="preserve"> -&gt; select </w:t>
      </w:r>
      <w:r w:rsidDel="00000000" w:rsidR="00000000" w:rsidRPr="00000000">
        <w:rPr>
          <w:b w:val="1"/>
          <w:bCs w:val="1"/>
          <w:rtl w:val="0"/>
        </w:rPr>
        <w:t xml:space="preserve">Dashboard</w:t>
      </w:r>
      <w:r w:rsidDel="00000000" w:rsidR="00000000" w:rsidRPr="00000000">
        <w:rPr>
          <w:rtl w:val="0"/>
        </w:rPr>
        <w:t xml:space="preserve">.</w:t>
      </w:r>
    </w:p>
    <w:p w:rsidR="00000000" w:rsidDel="00000000" w:rsidP="00000000" w:rsidRDefault="00000000" w:rsidRPr="00000000" w14:paraId="0000027D">
      <w:pPr>
        <w:numPr>
          <w:ilvl w:val="2"/>
          <w:numId w:val="101"/>
        </w:numPr>
        <w:spacing w:after="0" w:afterAutospacing="0" w:before="0" w:beforeAutospacing="0" w:lineRule="auto"/>
        <w:ind w:left="2160" w:hanging="360"/>
      </w:pPr>
      <w:r w:rsidDel="00000000" w:rsidR="00000000" w:rsidRPr="00000000">
        <w:rPr>
          <w:rtl w:val="0"/>
        </w:rPr>
        <w:t xml:space="preserve">Click </w:t>
      </w:r>
      <w:r w:rsidDel="00000000" w:rsidR="00000000" w:rsidRPr="00000000">
        <w:rPr>
          <w:b w:val="1"/>
          <w:bCs w:val="1"/>
          <w:rtl w:val="0"/>
        </w:rPr>
        <w:t xml:space="preserve">"Add a new panel"</w:t>
      </w:r>
      <w:r w:rsidDel="00000000" w:rsidR="00000000" w:rsidRPr="00000000">
        <w:rPr>
          <w:rtl w:val="0"/>
        </w:rPr>
        <w:t xml:space="preserve">.</w:t>
      </w:r>
    </w:p>
    <w:p w:rsidR="00000000" w:rsidDel="00000000" w:rsidP="00000000" w:rsidRDefault="00000000" w:rsidRPr="00000000" w14:paraId="0000027E">
      <w:pPr>
        <w:numPr>
          <w:ilvl w:val="2"/>
          <w:numId w:val="101"/>
        </w:numPr>
        <w:spacing w:after="0" w:afterAutospacing="0" w:before="0" w:beforeAutospacing="0" w:lineRule="auto"/>
        <w:ind w:left="2160" w:hanging="360"/>
      </w:pPr>
      <w:r w:rsidDel="00000000" w:rsidR="00000000" w:rsidRPr="00000000">
        <w:rPr>
          <w:rtl w:val="0"/>
        </w:rPr>
        <w:t xml:space="preserve">In the "Query" tab, select your "Prometheus" data source.</w:t>
      </w:r>
    </w:p>
    <w:p w:rsidR="00000000" w:rsidDel="00000000" w:rsidP="00000000" w:rsidRDefault="00000000" w:rsidRPr="00000000" w14:paraId="0000027F">
      <w:pPr>
        <w:numPr>
          <w:ilvl w:val="2"/>
          <w:numId w:val="101"/>
        </w:numPr>
        <w:spacing w:after="0" w:afterAutospacing="0" w:before="0" w:beforeAutospacing="0" w:lineRule="auto"/>
        <w:ind w:left="2160" w:hanging="360"/>
      </w:pPr>
      <w:r w:rsidDel="00000000" w:rsidR="00000000" w:rsidRPr="00000000">
        <w:rPr>
          <w:rtl w:val="0"/>
        </w:rPr>
        <w:t xml:space="preserve">In the "Metric browser," you can start typing </w:t>
      </w:r>
      <w:r w:rsidDel="00000000" w:rsidR="00000000" w:rsidRPr="00000000">
        <w:rPr>
          <w:rFonts w:ascii="Roboto Mono" w:cs="Roboto Mono" w:eastAsia="Roboto Mono" w:hAnsi="Roboto Mono"/>
          <w:color w:val="188038"/>
          <w:rtl w:val="0"/>
        </w:rPr>
        <w:t xml:space="preserve">alloydb_omni_monitor_</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go_memstats_alloc_bytes</w:t>
      </w:r>
      <w:r w:rsidDel="00000000" w:rsidR="00000000" w:rsidRPr="00000000">
        <w:rPr>
          <w:rtl w:val="0"/>
        </w:rPr>
        <w:t xml:space="preserve"> (for Prometheus's own metrics) to explore available metrics.</w:t>
      </w:r>
    </w:p>
    <w:p w:rsidR="00000000" w:rsidDel="00000000" w:rsidP="00000000" w:rsidRDefault="00000000" w:rsidRPr="00000000" w14:paraId="00000280">
      <w:pPr>
        <w:numPr>
          <w:ilvl w:val="2"/>
          <w:numId w:val="101"/>
        </w:numPr>
        <w:spacing w:after="0" w:afterAutospacing="0" w:before="0" w:beforeAutospacing="0" w:lineRule="auto"/>
        <w:ind w:left="2160" w:hanging="360"/>
      </w:pPr>
      <w:r w:rsidDel="00000000" w:rsidR="00000000" w:rsidRPr="00000000">
        <w:rPr>
          <w:rtl w:val="0"/>
        </w:rPr>
        <w:t xml:space="preserve">Select a metric (e.g., </w:t>
      </w:r>
      <w:r w:rsidDel="00000000" w:rsidR="00000000" w:rsidRPr="00000000">
        <w:rPr>
          <w:rFonts w:ascii="Roboto Mono" w:cs="Roboto Mono" w:eastAsia="Roboto Mono" w:hAnsi="Roboto Mono"/>
          <w:color w:val="188038"/>
          <w:rtl w:val="0"/>
        </w:rPr>
        <w:t xml:space="preserve">alloydb_omni_monitor_up_time_total</w:t>
      </w:r>
      <w:r w:rsidDel="00000000" w:rsidR="00000000" w:rsidRPr="00000000">
        <w:rPr>
          <w:rtl w:val="0"/>
        </w:rPr>
        <w:t xml:space="preserve">) and click "Run queries." You should see a graph.</w:t>
      </w:r>
    </w:p>
    <w:p w:rsidR="00000000" w:rsidDel="00000000" w:rsidP="00000000" w:rsidRDefault="00000000" w:rsidRPr="00000000" w14:paraId="00000281">
      <w:pPr>
        <w:numPr>
          <w:ilvl w:val="1"/>
          <w:numId w:val="101"/>
        </w:numPr>
        <w:spacing w:after="0" w:afterAutospacing="0" w:before="0" w:beforeAutospacing="0" w:lineRule="auto"/>
        <w:ind w:left="1440" w:hanging="360"/>
      </w:pPr>
      <w:r w:rsidDel="00000000" w:rsidR="00000000" w:rsidRPr="00000000">
        <w:rPr>
          <w:b w:val="1"/>
          <w:bCs w:val="1"/>
          <w:rtl w:val="0"/>
        </w:rPr>
        <w:t xml:space="preserve">Option B: Import a pre-built dashboard (Recommended for AlloyDB Omni):</w:t>
      </w:r>
    </w:p>
    <w:p w:rsidR="00000000" w:rsidDel="00000000" w:rsidP="00000000" w:rsidRDefault="00000000" w:rsidRPr="00000000" w14:paraId="00000282">
      <w:pPr>
        <w:numPr>
          <w:ilvl w:val="2"/>
          <w:numId w:val="101"/>
        </w:numPr>
        <w:spacing w:after="0" w:afterAutospacing="0" w:before="0" w:beforeAutospacing="0" w:lineRule="auto"/>
        <w:ind w:left="2160" w:hanging="360"/>
      </w:pPr>
      <w:r w:rsidDel="00000000" w:rsidR="00000000" w:rsidRPr="00000000">
        <w:rPr>
          <w:rtl w:val="0"/>
        </w:rPr>
        <w:t xml:space="preserve">Elastic provides pre-built dashboards for many technologies. You might find one specifically for AlloyDB or PostgreSQL.</w:t>
      </w:r>
    </w:p>
    <w:p w:rsidR="00000000" w:rsidDel="00000000" w:rsidP="00000000" w:rsidRDefault="00000000" w:rsidRPr="00000000" w14:paraId="00000283">
      <w:pPr>
        <w:numPr>
          <w:ilvl w:val="2"/>
          <w:numId w:val="101"/>
        </w:numPr>
        <w:spacing w:after="0" w:afterAutospacing="0" w:before="0" w:beforeAutospacing="0" w:lineRule="auto"/>
        <w:ind w:left="2160" w:hanging="360"/>
      </w:pPr>
      <w:r w:rsidDel="00000000" w:rsidR="00000000" w:rsidRPr="00000000">
        <w:rPr>
          <w:rtl w:val="0"/>
        </w:rPr>
        <w:t xml:space="preserve">In the Grafana sidebar, hover over the </w:t>
      </w:r>
      <w:r w:rsidDel="00000000" w:rsidR="00000000" w:rsidRPr="00000000">
        <w:rPr>
          <w:b w:val="1"/>
          <w:bCs w:val="1"/>
          <w:rtl w:val="0"/>
        </w:rPr>
        <w:t xml:space="preserve">+ icon (Create)</w:t>
      </w:r>
      <w:r w:rsidDel="00000000" w:rsidR="00000000" w:rsidRPr="00000000">
        <w:rPr>
          <w:rtl w:val="0"/>
        </w:rPr>
        <w:t xml:space="preserve"> -&gt; select </w:t>
      </w:r>
      <w:r w:rsidDel="00000000" w:rsidR="00000000" w:rsidRPr="00000000">
        <w:rPr>
          <w:b w:val="1"/>
          <w:bCs w:val="1"/>
          <w:rtl w:val="0"/>
        </w:rPr>
        <w:t xml:space="preserve">Import</w:t>
      </w:r>
      <w:r w:rsidDel="00000000" w:rsidR="00000000" w:rsidRPr="00000000">
        <w:rPr>
          <w:rtl w:val="0"/>
        </w:rPr>
        <w:t xml:space="preserve">.</w:t>
      </w:r>
    </w:p>
    <w:p w:rsidR="00000000" w:rsidDel="00000000" w:rsidP="00000000" w:rsidRDefault="00000000" w:rsidRPr="00000000" w14:paraId="00000284">
      <w:pPr>
        <w:numPr>
          <w:ilvl w:val="2"/>
          <w:numId w:val="101"/>
        </w:numPr>
        <w:spacing w:after="0" w:afterAutospacing="0" w:before="0" w:beforeAutospacing="0" w:lineRule="auto"/>
        <w:ind w:left="2160" w:hanging="360"/>
      </w:pPr>
      <w:r w:rsidDel="00000000" w:rsidR="00000000" w:rsidRPr="00000000">
        <w:rPr>
          <w:rtl w:val="0"/>
        </w:rPr>
        <w:t xml:space="preserve">You'd typically paste a dashboard ID from</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Grafana Labs Dashboards</w:t>
        </w:r>
      </w:hyperlink>
      <w:r w:rsidDel="00000000" w:rsidR="00000000" w:rsidRPr="00000000">
        <w:rPr>
          <w:rtl w:val="0"/>
        </w:rPr>
        <w:t xml:space="preserve">. Search for "AlloyDB" or "PostgreSQL" and find a suitable dashboard, then get its ID.</w:t>
      </w:r>
    </w:p>
    <w:p w:rsidR="00000000" w:rsidDel="00000000" w:rsidP="00000000" w:rsidRDefault="00000000" w:rsidRPr="00000000" w14:paraId="00000285">
      <w:pPr>
        <w:numPr>
          <w:ilvl w:val="2"/>
          <w:numId w:val="101"/>
        </w:numPr>
        <w:spacing w:after="240" w:before="0" w:beforeAutospacing="0" w:lineRule="auto"/>
        <w:ind w:left="2160" w:hanging="360"/>
      </w:pPr>
      <w:r w:rsidDel="00000000" w:rsidR="00000000" w:rsidRPr="00000000">
        <w:rPr>
          <w:rtl w:val="0"/>
        </w:rPr>
        <w:t xml:space="preserve">Once imported, ensure it's using your "Prometheus" data source.</w:t>
      </w:r>
    </w:p>
    <w:p w:rsidR="00000000" w:rsidDel="00000000" w:rsidP="00000000" w:rsidRDefault="00000000" w:rsidRPr="00000000" w14:paraId="00000286">
      <w:pPr>
        <w:spacing w:after="240" w:before="240" w:lineRule="auto"/>
        <w:rPr/>
      </w:pPr>
      <w:r w:rsidDel="00000000" w:rsidR="00000000" w:rsidRPr="00000000">
        <w:rPr>
          <w:rtl w:val="0"/>
        </w:rPr>
        <w:t xml:space="preserve">You should now be able to see and visualize your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 metrics (and other system metrics Prometheus collects) in Grafana!</w:t>
      </w:r>
    </w:p>
    <w:p w:rsidR="00000000" w:rsidDel="00000000" w:rsidP="00000000" w:rsidRDefault="00000000" w:rsidRPr="00000000" w14:paraId="0000028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4ly67cd74ax"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Results - S</w:t>
      </w: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As per exit criterias: </w:t>
        <w:br w:type="textWrapping"/>
        <w:br w:type="textWrapping"/>
        <w:t xml:space="preserve">Exposed metrics: </w:t>
      </w:r>
    </w:p>
    <w:p w:rsidR="00000000" w:rsidDel="00000000" w:rsidP="00000000" w:rsidRDefault="00000000" w:rsidRPr="00000000" w14:paraId="0000028A">
      <w:pPr>
        <w:ind w:right="-1080" w:hanging="990"/>
        <w:rPr/>
      </w:pPr>
      <w:r w:rsidDel="00000000" w:rsidR="00000000" w:rsidRPr="00000000">
        <w:rPr>
          <w:rtl w:val="0"/>
        </w:rPr>
      </w:r>
    </w:p>
    <w:tbl>
      <w:tblPr>
        <w:tblStyle w:val="Table1"/>
        <w:tblW w:w="11775.0" w:type="dxa"/>
        <w:jc w:val="left"/>
        <w:tblInd w:w="-1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80"/>
        <w:gridCol w:w="6495"/>
        <w:tblGridChange w:id="0">
          <w:tblGrid>
            <w:gridCol w:w="5280"/>
            <w:gridCol w:w="6495"/>
          </w:tblGrid>
        </w:tblGridChange>
      </w:tblGrid>
      <w:tr>
        <w:trPr>
          <w:cantSplit w:val="0"/>
          <w:tblHeader w:val="0"/>
        </w:trPr>
        <w:tc>
          <w:tcPr/>
          <w:p w:rsidR="00000000" w:rsidDel="00000000" w:rsidP="00000000" w:rsidRDefault="00000000" w:rsidRPr="00000000" w14:paraId="0000028B">
            <w:pPr>
              <w:widowControl w:val="0"/>
              <w:spacing w:line="240" w:lineRule="auto"/>
              <w:rPr/>
            </w:pPr>
            <w:r w:rsidDel="00000000" w:rsidR="00000000" w:rsidRPr="00000000">
              <w:rPr>
                <w:rtl w:val="0"/>
              </w:rPr>
              <w:t xml:space="preserve">User guide metrics</w:t>
            </w:r>
          </w:p>
        </w:tc>
        <w:tc>
          <w:tcPr/>
          <w:p w:rsidR="00000000" w:rsidDel="00000000" w:rsidP="00000000" w:rsidRDefault="00000000" w:rsidRPr="00000000" w14:paraId="0000028C">
            <w:pPr>
              <w:widowControl w:val="0"/>
              <w:spacing w:line="240" w:lineRule="auto"/>
              <w:rPr/>
            </w:pPr>
            <w:r w:rsidDel="00000000" w:rsidR="00000000" w:rsidRPr="00000000">
              <w:rPr>
                <w:rtl w:val="0"/>
              </w:rPr>
              <w:t xml:space="preserve">Exposed Metrics</w:t>
            </w:r>
          </w:p>
        </w:tc>
      </w:tr>
      <w:tr>
        <w:trPr>
          <w:cantSplit w:val="0"/>
          <w:tblHeader w:val="0"/>
        </w:trPr>
        <w:tc>
          <w:tcPr/>
          <w:p w:rsidR="00000000" w:rsidDel="00000000" w:rsidP="00000000" w:rsidRDefault="00000000" w:rsidRPr="00000000" w14:paraId="0000028D">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alloydb_omni_database_postgresql_backends</w:t>
            </w:r>
          </w:p>
          <w:p w:rsidR="00000000" w:rsidDel="00000000" w:rsidP="00000000" w:rsidRDefault="00000000" w:rsidRPr="00000000" w14:paraId="0000028E">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alloydb_omni_database_postgresql_backends_for_top_databases</w:t>
            </w:r>
          </w:p>
          <w:p w:rsidR="00000000" w:rsidDel="00000000" w:rsidP="00000000" w:rsidRDefault="00000000" w:rsidRPr="00000000" w14:paraId="0000028F">
            <w:pPr>
              <w:spacing w:line="240" w:lineRule="auto"/>
              <w:rPr>
                <w:rFonts w:ascii="Roboto" w:cs="Roboto" w:eastAsia="Roboto" w:hAnsi="Roboto"/>
              </w:rPr>
            </w:pPr>
            <w:r w:rsidDel="00000000" w:rsidR="00000000" w:rsidRPr="00000000">
              <w:rPr>
                <w:rFonts w:ascii="Roboto" w:cs="Roboto" w:eastAsia="Roboto" w:hAnsi="Roboto"/>
                <w:color w:val="188038"/>
                <w:rtl w:val="0"/>
              </w:rPr>
              <w:t xml:space="preserve">alloydb_omni_database_postgresql_blks_hit_for_top_databases_count_total</w:t>
            </w:r>
            <w:r w:rsidDel="00000000" w:rsidR="00000000" w:rsidRPr="00000000">
              <w:rPr>
                <w:rtl w:val="0"/>
              </w:rPr>
            </w:r>
          </w:p>
          <w:p w:rsidR="00000000" w:rsidDel="00000000" w:rsidP="00000000" w:rsidRDefault="00000000" w:rsidRPr="00000000" w14:paraId="00000290">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alloydb_omni_database_postgresql_blks_read_for_top_databases_count_total</w:t>
            </w:r>
          </w:p>
          <w:p w:rsidR="00000000" w:rsidDel="00000000" w:rsidP="00000000" w:rsidRDefault="00000000" w:rsidRPr="00000000" w14:paraId="00000291">
            <w:pPr>
              <w:spacing w:line="240" w:lineRule="auto"/>
              <w:rPr>
                <w:rFonts w:ascii="Roboto" w:cs="Roboto" w:eastAsia="Roboto" w:hAnsi="Roboto"/>
                <w:color w:val="c5221f"/>
              </w:rPr>
            </w:pPr>
            <w:r w:rsidDel="00000000" w:rsidR="00000000" w:rsidRPr="00000000">
              <w:rPr>
                <w:rFonts w:ascii="Roboto" w:cs="Roboto" w:eastAsia="Roboto" w:hAnsi="Roboto"/>
                <w:color w:val="c5221f"/>
                <w:rtl w:val="0"/>
              </w:rPr>
              <w:t xml:space="preserve">alloydb_omni_database_postgresql_chill_cache_get_entry_calls_total</w:t>
            </w:r>
          </w:p>
          <w:p w:rsidR="00000000" w:rsidDel="00000000" w:rsidP="00000000" w:rsidRDefault="00000000" w:rsidRPr="00000000" w14:paraId="00000292">
            <w:pPr>
              <w:spacing w:line="240" w:lineRule="auto"/>
              <w:rPr>
                <w:rFonts w:ascii="Roboto" w:cs="Roboto" w:eastAsia="Roboto" w:hAnsi="Roboto"/>
                <w:color w:val="c5221f"/>
              </w:rPr>
            </w:pPr>
            <w:r w:rsidDel="00000000" w:rsidR="00000000" w:rsidRPr="00000000">
              <w:rPr>
                <w:rFonts w:ascii="Roboto" w:cs="Roboto" w:eastAsia="Roboto" w:hAnsi="Roboto"/>
                <w:color w:val="c5221f"/>
                <w:rtl w:val="0"/>
              </w:rPr>
              <w:t xml:space="preserve">alloydb_omni_database_postgresql_chill_cache_num_hits_total</w:t>
              <w:br w:type="textWrapping"/>
            </w:r>
          </w:p>
          <w:p w:rsidR="00000000" w:rsidDel="00000000" w:rsidP="00000000" w:rsidRDefault="00000000" w:rsidRPr="00000000" w14:paraId="00000293">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alloydb_omni_database_postgresql_committed_transactions_for_top_databases_count_total</w:t>
            </w:r>
          </w:p>
          <w:p w:rsidR="00000000" w:rsidDel="00000000" w:rsidP="00000000" w:rsidRDefault="00000000" w:rsidRPr="00000000" w14:paraId="00000294">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alloydb_omni_database_postgresql_deadlock_for_top_databases_count_total</w:t>
            </w:r>
          </w:p>
          <w:p w:rsidR="00000000" w:rsidDel="00000000" w:rsidP="00000000" w:rsidRDefault="00000000" w:rsidRPr="00000000" w14:paraId="00000295">
            <w:pPr>
              <w:spacing w:line="240" w:lineRule="auto"/>
              <w:rPr>
                <w:rFonts w:ascii="Roboto" w:cs="Roboto" w:eastAsia="Roboto" w:hAnsi="Roboto"/>
                <w:color w:val="c5221f"/>
              </w:rPr>
            </w:pPr>
            <w:r w:rsidDel="00000000" w:rsidR="00000000" w:rsidRPr="00000000">
              <w:rPr>
                <w:rFonts w:ascii="Roboto" w:cs="Roboto" w:eastAsia="Roboto" w:hAnsi="Roboto"/>
                <w:color w:val="c5221f"/>
                <w:rtl w:val="0"/>
              </w:rPr>
              <w:t xml:space="preserve">alloydb_omni_database_postgresql_insights_aggregate_execution_time_us_total</w:t>
            </w:r>
          </w:p>
          <w:p w:rsidR="00000000" w:rsidDel="00000000" w:rsidP="00000000" w:rsidRDefault="00000000" w:rsidRPr="00000000" w14:paraId="00000296">
            <w:pPr>
              <w:spacing w:line="240" w:lineRule="auto"/>
              <w:rPr>
                <w:rFonts w:ascii="Roboto" w:cs="Roboto" w:eastAsia="Roboto" w:hAnsi="Roboto"/>
                <w:color w:val="c5221f"/>
              </w:rPr>
            </w:pPr>
            <w:r w:rsidDel="00000000" w:rsidR="00000000" w:rsidRPr="00000000">
              <w:rPr>
                <w:rFonts w:ascii="Roboto" w:cs="Roboto" w:eastAsia="Roboto" w:hAnsi="Roboto"/>
                <w:color w:val="c5221f"/>
                <w:rtl w:val="0"/>
              </w:rPr>
              <w:t xml:space="preserve">alloydb_omni_database_postgresql_insights_aggregate_io_time_us_total</w:t>
            </w:r>
          </w:p>
          <w:p w:rsidR="00000000" w:rsidDel="00000000" w:rsidP="00000000" w:rsidRDefault="00000000" w:rsidRPr="00000000" w14:paraId="00000297">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alloydb_omni_database_postgresql_max_connections</w:t>
            </w:r>
          </w:p>
          <w:p w:rsidR="00000000" w:rsidDel="00000000" w:rsidP="00000000" w:rsidRDefault="00000000" w:rsidRPr="00000000" w14:paraId="00000298">
            <w:pPr>
              <w:spacing w:line="240" w:lineRule="auto"/>
              <w:rPr>
                <w:rFonts w:ascii="Roboto" w:cs="Roboto" w:eastAsia="Roboto" w:hAnsi="Roboto"/>
                <w:color w:val="c5221f"/>
              </w:rPr>
            </w:pPr>
            <w:r w:rsidDel="00000000" w:rsidR="00000000" w:rsidRPr="00000000">
              <w:rPr>
                <w:rFonts w:ascii="Roboto" w:cs="Roboto" w:eastAsia="Roboto" w:hAnsi="Roboto"/>
                <w:color w:val="c5221f"/>
                <w:rtl w:val="0"/>
              </w:rPr>
              <w:t xml:space="preserve">alloydb_omni_database_postgresql_new_connections_for_top_databases_count_total</w:t>
            </w:r>
          </w:p>
          <w:p w:rsidR="00000000" w:rsidDel="00000000" w:rsidP="00000000" w:rsidRDefault="00000000" w:rsidRPr="00000000" w14:paraId="00000299">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alloydb_omni_database_postgresql_rolledback_transactions_for_top_databases_count_total</w:t>
            </w:r>
          </w:p>
          <w:p w:rsidR="00000000" w:rsidDel="00000000" w:rsidP="00000000" w:rsidRDefault="00000000" w:rsidRPr="00000000" w14:paraId="0000029A">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alloydb_omni_database_postgresql_size_byte</w:t>
              <w:br w:type="textWrapping"/>
              <w:br w:type="textWrapping"/>
            </w:r>
          </w:p>
          <w:p w:rsidR="00000000" w:rsidDel="00000000" w:rsidP="00000000" w:rsidRDefault="00000000" w:rsidRPr="00000000" w14:paraId="0000029B">
            <w:pPr>
              <w:spacing w:line="240" w:lineRule="auto"/>
              <w:rPr>
                <w:rFonts w:ascii="Roboto" w:cs="Roboto" w:eastAsia="Roboto" w:hAnsi="Roboto"/>
                <w:color w:val="c5221f"/>
              </w:rPr>
            </w:pPr>
            <w:r w:rsidDel="00000000" w:rsidR="00000000" w:rsidRPr="00000000">
              <w:rPr>
                <w:rFonts w:ascii="Roboto" w:cs="Roboto" w:eastAsia="Roboto" w:hAnsi="Roboto"/>
                <w:color w:val="c5221f"/>
                <w:rtl w:val="0"/>
              </w:rPr>
              <w:t xml:space="preserve">alloydb_omni_database_postgresql_statements_executed_count_total</w:t>
            </w:r>
          </w:p>
          <w:p w:rsidR="00000000" w:rsidDel="00000000" w:rsidP="00000000" w:rsidRDefault="00000000" w:rsidRPr="00000000" w14:paraId="0000029C">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alloydb_omni_database_postgresql_temp_bytes_written_for_top_databases_count_total</w:t>
            </w:r>
          </w:p>
          <w:p w:rsidR="00000000" w:rsidDel="00000000" w:rsidP="00000000" w:rsidRDefault="00000000" w:rsidRPr="00000000" w14:paraId="0000029D">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alloydb_omni_database_postgresql_temp_files_written_for_top_databases_count_total</w:t>
            </w:r>
          </w:p>
          <w:p w:rsidR="00000000" w:rsidDel="00000000" w:rsidP="00000000" w:rsidRDefault="00000000" w:rsidRPr="00000000" w14:paraId="0000029E">
            <w:pPr>
              <w:spacing w:line="240" w:lineRule="auto"/>
              <w:rPr>
                <w:rFonts w:ascii="Roboto" w:cs="Roboto" w:eastAsia="Roboto" w:hAnsi="Roboto"/>
                <w:color w:val="c5221f"/>
              </w:rPr>
            </w:pPr>
            <w:r w:rsidDel="00000000" w:rsidR="00000000" w:rsidRPr="00000000">
              <w:rPr>
                <w:rFonts w:ascii="Roboto" w:cs="Roboto" w:eastAsia="Roboto" w:hAnsi="Roboto"/>
                <w:color w:val="c5221f"/>
                <w:rtl w:val="0"/>
              </w:rPr>
              <w:t xml:space="preserve">alloydb_omni_database_postgresql_tuples</w:t>
            </w:r>
          </w:p>
          <w:p w:rsidR="00000000" w:rsidDel="00000000" w:rsidP="00000000" w:rsidRDefault="00000000" w:rsidRPr="00000000" w14:paraId="0000029F">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alloydb_omni_database_postgresql_tuples_deleted_for_top_databases_count_total</w:t>
            </w:r>
          </w:p>
          <w:p w:rsidR="00000000" w:rsidDel="00000000" w:rsidP="00000000" w:rsidRDefault="00000000" w:rsidRPr="00000000" w14:paraId="000002A0">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alloydb_omni_database_postgresql_tuples_fetched_for_top_databases_count_total</w:t>
            </w:r>
          </w:p>
          <w:p w:rsidR="00000000" w:rsidDel="00000000" w:rsidP="00000000" w:rsidRDefault="00000000" w:rsidRPr="00000000" w14:paraId="000002A1">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alloydb_omni_database_postgresql_tuples_inserted_for_top_databases_count_total</w:t>
            </w:r>
          </w:p>
          <w:p w:rsidR="00000000" w:rsidDel="00000000" w:rsidP="00000000" w:rsidRDefault="00000000" w:rsidRPr="00000000" w14:paraId="000002A2">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alloydb_omni_database_postgresql_tuples_returned_for_top_databases_count_total</w:t>
            </w:r>
          </w:p>
          <w:p w:rsidR="00000000" w:rsidDel="00000000" w:rsidP="00000000" w:rsidRDefault="00000000" w:rsidRPr="00000000" w14:paraId="000002A3">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alloydb_omni_database_postgresql_tuples_updated_for_top_databases_count_total</w:t>
            </w:r>
          </w:p>
          <w:p w:rsidR="00000000" w:rsidDel="00000000" w:rsidP="00000000" w:rsidRDefault="00000000" w:rsidRPr="00000000" w14:paraId="000002A4">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alloydb_omni_database_postgresql_up</w:t>
            </w:r>
          </w:p>
          <w:p w:rsidR="00000000" w:rsidDel="00000000" w:rsidP="00000000" w:rsidRDefault="00000000" w:rsidRPr="00000000" w14:paraId="000002A5">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alloydb_omni_database_postgresql_uptime_second</w:t>
            </w:r>
          </w:p>
          <w:p w:rsidR="00000000" w:rsidDel="00000000" w:rsidP="00000000" w:rsidRDefault="00000000" w:rsidRPr="00000000" w14:paraId="000002A6">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alloydb_omni_database_postgresql_vacuum_oldest_transaction_age</w:t>
            </w:r>
          </w:p>
          <w:p w:rsidR="00000000" w:rsidDel="00000000" w:rsidP="00000000" w:rsidRDefault="00000000" w:rsidRPr="00000000" w14:paraId="000002A7">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alloydb_omni_database_postgresql_vacuum_transaction_id_utilization_percentage</w:t>
            </w:r>
          </w:p>
          <w:p w:rsidR="00000000" w:rsidDel="00000000" w:rsidP="00000000" w:rsidRDefault="00000000" w:rsidRPr="00000000" w14:paraId="000002A8">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alloydb_omni_instance_postgresql_backends_by_state</w:t>
            </w:r>
          </w:p>
          <w:p w:rsidR="00000000" w:rsidDel="00000000" w:rsidP="00000000" w:rsidRDefault="00000000" w:rsidRPr="00000000" w14:paraId="000002A9">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alloydb_omni_instance_postgresql_backends_for_top_applications</w:t>
            </w:r>
          </w:p>
          <w:p w:rsidR="00000000" w:rsidDel="00000000" w:rsidP="00000000" w:rsidRDefault="00000000" w:rsidRPr="00000000" w14:paraId="000002AA">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alloydb_omni_instance_postgresql_blks_hit_count_total</w:t>
            </w:r>
          </w:p>
          <w:p w:rsidR="00000000" w:rsidDel="00000000" w:rsidP="00000000" w:rsidRDefault="00000000" w:rsidRPr="00000000" w14:paraId="000002AB">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alloydb_omni_instance_postgresql_blks_read_count_total</w:t>
            </w:r>
          </w:p>
          <w:p w:rsidR="00000000" w:rsidDel="00000000" w:rsidP="00000000" w:rsidRDefault="00000000" w:rsidRPr="00000000" w14:paraId="000002AC">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alloydb_omni_instance_postgresql_committed_transactions_count_total</w:t>
            </w:r>
          </w:p>
          <w:p w:rsidR="00000000" w:rsidDel="00000000" w:rsidP="00000000" w:rsidRDefault="00000000" w:rsidRPr="00000000" w14:paraId="000002AD">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alloydb_omni_instance_postgresql_deadlock_count_total</w:t>
            </w:r>
          </w:p>
          <w:p w:rsidR="00000000" w:rsidDel="00000000" w:rsidP="00000000" w:rsidRDefault="00000000" w:rsidRPr="00000000" w14:paraId="000002AE">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alloydb_omni_instance_postgresql_new_connections_count_total</w:t>
            </w:r>
          </w:p>
          <w:p w:rsidR="00000000" w:rsidDel="00000000" w:rsidP="00000000" w:rsidRDefault="00000000" w:rsidRPr="00000000" w14:paraId="000002AF">
            <w:pPr>
              <w:spacing w:line="240" w:lineRule="auto"/>
              <w:rPr>
                <w:rFonts w:ascii="Roboto" w:cs="Roboto" w:eastAsia="Roboto" w:hAnsi="Roboto"/>
                <w:color w:val="c5221f"/>
              </w:rPr>
            </w:pPr>
            <w:r w:rsidDel="00000000" w:rsidR="00000000" w:rsidRPr="00000000">
              <w:rPr>
                <w:rFonts w:ascii="Roboto" w:cs="Roboto" w:eastAsia="Roboto" w:hAnsi="Roboto"/>
                <w:color w:val="c5221f"/>
                <w:rtl w:val="0"/>
              </w:rPr>
              <w:t xml:space="preserve">alloydb_omni_instance_postgresql_replication_flush_lag_ms</w:t>
            </w:r>
          </w:p>
          <w:p w:rsidR="00000000" w:rsidDel="00000000" w:rsidP="00000000" w:rsidRDefault="00000000" w:rsidRPr="00000000" w14:paraId="000002B0">
            <w:pPr>
              <w:spacing w:line="240" w:lineRule="auto"/>
              <w:rPr>
                <w:rFonts w:ascii="Roboto" w:cs="Roboto" w:eastAsia="Roboto" w:hAnsi="Roboto"/>
                <w:color w:val="c5221f"/>
              </w:rPr>
            </w:pPr>
            <w:r w:rsidDel="00000000" w:rsidR="00000000" w:rsidRPr="00000000">
              <w:rPr>
                <w:rFonts w:ascii="Roboto" w:cs="Roboto" w:eastAsia="Roboto" w:hAnsi="Roboto"/>
                <w:color w:val="c5221f"/>
                <w:rtl w:val="0"/>
              </w:rPr>
              <w:t xml:space="preserve">alloydb_omni_instance_postgresql_replication_replay_lag_ms</w:t>
            </w:r>
          </w:p>
          <w:p w:rsidR="00000000" w:rsidDel="00000000" w:rsidP="00000000" w:rsidRDefault="00000000" w:rsidRPr="00000000" w14:paraId="000002B1">
            <w:pPr>
              <w:spacing w:line="240" w:lineRule="auto"/>
              <w:rPr>
                <w:rFonts w:ascii="Roboto" w:cs="Roboto" w:eastAsia="Roboto" w:hAnsi="Roboto"/>
                <w:color w:val="c5221f"/>
              </w:rPr>
            </w:pPr>
            <w:r w:rsidDel="00000000" w:rsidR="00000000" w:rsidRPr="00000000">
              <w:rPr>
                <w:rFonts w:ascii="Roboto" w:cs="Roboto" w:eastAsia="Roboto" w:hAnsi="Roboto"/>
                <w:color w:val="c5221f"/>
                <w:rtl w:val="0"/>
              </w:rPr>
              <w:t xml:space="preserve">alloydb_omni_instance_postgresql_replication_state</w:t>
            </w:r>
          </w:p>
          <w:p w:rsidR="00000000" w:rsidDel="00000000" w:rsidP="00000000" w:rsidRDefault="00000000" w:rsidRPr="00000000" w14:paraId="000002B2">
            <w:pPr>
              <w:spacing w:line="240" w:lineRule="auto"/>
              <w:rPr>
                <w:rFonts w:ascii="Roboto" w:cs="Roboto" w:eastAsia="Roboto" w:hAnsi="Roboto"/>
                <w:color w:val="c5221f"/>
              </w:rPr>
            </w:pPr>
            <w:r w:rsidDel="00000000" w:rsidR="00000000" w:rsidRPr="00000000">
              <w:rPr>
                <w:rFonts w:ascii="Roboto" w:cs="Roboto" w:eastAsia="Roboto" w:hAnsi="Roboto"/>
                <w:color w:val="c5221f"/>
                <w:rtl w:val="0"/>
              </w:rPr>
              <w:t xml:space="preserve">alloydb_omni_instance_postgresql_replication_write_lag_ms</w:t>
              <w:br w:type="textWrapping"/>
              <w:br w:type="textWrapping"/>
              <w:br w:type="textWrapping"/>
            </w:r>
          </w:p>
          <w:p w:rsidR="00000000" w:rsidDel="00000000" w:rsidP="00000000" w:rsidRDefault="00000000" w:rsidRPr="00000000" w14:paraId="000002B3">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alloydb_omni_instance_postgresql_rolledback_transactions_count_total</w:t>
            </w:r>
          </w:p>
          <w:p w:rsidR="00000000" w:rsidDel="00000000" w:rsidP="00000000" w:rsidRDefault="00000000" w:rsidRPr="00000000" w14:paraId="000002B4">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alloydb_omni_instance_postgresql_temp_bytes_written_count_total</w:t>
            </w:r>
          </w:p>
          <w:p w:rsidR="00000000" w:rsidDel="00000000" w:rsidP="00000000" w:rsidRDefault="00000000" w:rsidRPr="00000000" w14:paraId="000002B5">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alloydb_omni_instance_postgresql_temp_files_written_count_total</w:t>
            </w:r>
          </w:p>
          <w:p w:rsidR="00000000" w:rsidDel="00000000" w:rsidP="00000000" w:rsidRDefault="00000000" w:rsidRPr="00000000" w14:paraId="000002B6">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alloydb_omni_instance_postgresql_tuples_deleted_count_total</w:t>
            </w:r>
          </w:p>
          <w:p w:rsidR="00000000" w:rsidDel="00000000" w:rsidP="00000000" w:rsidRDefault="00000000" w:rsidRPr="00000000" w14:paraId="000002B7">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alloydb_omni_instance_postgresql_tuples_fetched_count_total</w:t>
            </w:r>
          </w:p>
          <w:p w:rsidR="00000000" w:rsidDel="00000000" w:rsidP="00000000" w:rsidRDefault="00000000" w:rsidRPr="00000000" w14:paraId="000002B8">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alloydb_omni_instance_postgresql_tuples_inserted_count_total</w:t>
            </w:r>
          </w:p>
          <w:p w:rsidR="00000000" w:rsidDel="00000000" w:rsidP="00000000" w:rsidRDefault="00000000" w:rsidRPr="00000000" w14:paraId="000002B9">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alloydb_omni_instance_postgresql_tuples_returned_count_total</w:t>
            </w:r>
          </w:p>
          <w:p w:rsidR="00000000" w:rsidDel="00000000" w:rsidP="00000000" w:rsidRDefault="00000000" w:rsidRPr="00000000" w14:paraId="000002BA">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alloydb_omni_instance_postgresql_tuples_updated_count_total</w:t>
            </w:r>
          </w:p>
          <w:p w:rsidR="00000000" w:rsidDel="00000000" w:rsidP="00000000" w:rsidRDefault="00000000" w:rsidRPr="00000000" w14:paraId="000002BB">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alloydb_omni_instance_postgresql_version</w:t>
            </w:r>
          </w:p>
          <w:p w:rsidR="00000000" w:rsidDel="00000000" w:rsidP="00000000" w:rsidRDefault="00000000" w:rsidRPr="00000000" w14:paraId="000002BC">
            <w:pPr>
              <w:spacing w:line="240" w:lineRule="auto"/>
              <w:rPr>
                <w:rFonts w:ascii="Roboto" w:cs="Roboto" w:eastAsia="Roboto" w:hAnsi="Roboto"/>
                <w:color w:val="c5221f"/>
              </w:rPr>
            </w:pPr>
            <w:r w:rsidDel="00000000" w:rsidR="00000000" w:rsidRPr="00000000">
              <w:rPr>
                <w:rFonts w:ascii="Roboto" w:cs="Roboto" w:eastAsia="Roboto" w:hAnsi="Roboto"/>
                <w:color w:val="c5221f"/>
                <w:rtl w:val="0"/>
              </w:rPr>
              <w:t xml:space="preserve">alloydb_omni_memory_available_byte</w:t>
            </w:r>
          </w:p>
          <w:p w:rsidR="00000000" w:rsidDel="00000000" w:rsidP="00000000" w:rsidRDefault="00000000" w:rsidRPr="00000000" w14:paraId="000002BD">
            <w:pPr>
              <w:spacing w:line="240" w:lineRule="auto"/>
              <w:rPr>
                <w:rFonts w:ascii="Roboto" w:cs="Roboto" w:eastAsia="Roboto" w:hAnsi="Roboto"/>
                <w:color w:val="c5221f"/>
              </w:rPr>
            </w:pPr>
            <w:r w:rsidDel="00000000" w:rsidR="00000000" w:rsidRPr="00000000">
              <w:rPr>
                <w:rFonts w:ascii="Roboto" w:cs="Roboto" w:eastAsia="Roboto" w:hAnsi="Roboto"/>
                <w:color w:val="c5221f"/>
                <w:rtl w:val="0"/>
              </w:rPr>
              <w:t xml:space="preserve">alloydb_omni_memory_limit_byte</w:t>
            </w:r>
          </w:p>
          <w:p w:rsidR="00000000" w:rsidDel="00000000" w:rsidP="00000000" w:rsidRDefault="00000000" w:rsidRPr="00000000" w14:paraId="000002BE">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alloydb_omni_memory_used_byte</w:t>
            </w:r>
          </w:p>
          <w:p w:rsidR="00000000" w:rsidDel="00000000" w:rsidP="00000000" w:rsidRDefault="00000000" w:rsidRPr="00000000" w14:paraId="000002BF">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alloydb_omni_monitor_collect_ms</w:t>
            </w:r>
          </w:p>
          <w:p w:rsidR="00000000" w:rsidDel="00000000" w:rsidP="00000000" w:rsidRDefault="00000000" w:rsidRPr="00000000" w14:paraId="000002C0">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alloydb_omni_monitor_error_count</w:t>
            </w:r>
          </w:p>
          <w:p w:rsidR="00000000" w:rsidDel="00000000" w:rsidP="00000000" w:rsidRDefault="00000000" w:rsidRPr="00000000" w14:paraId="000002C1">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alloydb_omni_monitor_metric_count</w:t>
            </w:r>
          </w:p>
          <w:p w:rsidR="00000000" w:rsidDel="00000000" w:rsidP="00000000" w:rsidRDefault="00000000" w:rsidRPr="00000000" w14:paraId="000002C2">
            <w:pPr>
              <w:spacing w:line="240" w:lineRule="auto"/>
              <w:rPr>
                <w:rFonts w:ascii="Roboto" w:cs="Roboto" w:eastAsia="Roboto" w:hAnsi="Roboto"/>
                <w:color w:val="c5221f"/>
              </w:rPr>
            </w:pPr>
            <w:r w:rsidDel="00000000" w:rsidR="00000000" w:rsidRPr="00000000">
              <w:rPr>
                <w:rFonts w:ascii="Roboto" w:cs="Roboto" w:eastAsia="Roboto" w:hAnsi="Roboto"/>
                <w:color w:val="c5221f"/>
                <w:rtl w:val="0"/>
              </w:rPr>
              <w:t xml:space="preserve">alloydb_omni_node_cpu_mcpu</w:t>
            </w:r>
          </w:p>
          <w:p w:rsidR="00000000" w:rsidDel="00000000" w:rsidP="00000000" w:rsidRDefault="00000000" w:rsidRPr="00000000" w14:paraId="000002C3">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alloydb_omni_node_cpu_usage_second_total</w:t>
            </w:r>
          </w:p>
          <w:p w:rsidR="00000000" w:rsidDel="00000000" w:rsidP="00000000" w:rsidRDefault="00000000" w:rsidRPr="00000000" w14:paraId="000002C4">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alloydb_omni_node_storage_limit_per_disk_byte</w:t>
            </w:r>
          </w:p>
          <w:p w:rsidR="00000000" w:rsidDel="00000000" w:rsidP="00000000" w:rsidRDefault="00000000" w:rsidRPr="00000000" w14:paraId="000002C5">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alloydb_omni_node_storage_read_bytes_count_total</w:t>
            </w:r>
          </w:p>
          <w:p w:rsidR="00000000" w:rsidDel="00000000" w:rsidP="00000000" w:rsidRDefault="00000000" w:rsidRPr="00000000" w14:paraId="000002C6">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alloydb_omni_node_storage_read_ops_count_total</w:t>
            </w:r>
          </w:p>
          <w:p w:rsidR="00000000" w:rsidDel="00000000" w:rsidP="00000000" w:rsidRDefault="00000000" w:rsidRPr="00000000" w14:paraId="000002C7">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alloydb_omni_node_storage_usage_per_disk_byte</w:t>
            </w:r>
          </w:p>
          <w:p w:rsidR="00000000" w:rsidDel="00000000" w:rsidP="00000000" w:rsidRDefault="00000000" w:rsidRPr="00000000" w14:paraId="000002C8">
            <w:pPr>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alloydb_omni_node_storage_write_bytes_count_total</w:t>
            </w:r>
          </w:p>
          <w:p w:rsidR="00000000" w:rsidDel="00000000" w:rsidP="00000000" w:rsidRDefault="00000000" w:rsidRPr="00000000" w14:paraId="000002C9">
            <w:pPr>
              <w:spacing w:line="240" w:lineRule="auto"/>
              <w:rPr>
                <w:color w:val="188038"/>
              </w:rPr>
            </w:pPr>
            <w:r w:rsidDel="00000000" w:rsidR="00000000" w:rsidRPr="00000000">
              <w:rPr>
                <w:rFonts w:ascii="Roboto" w:cs="Roboto" w:eastAsia="Roboto" w:hAnsi="Roboto"/>
                <w:color w:val="188038"/>
                <w:rtl w:val="0"/>
              </w:rPr>
              <w:t xml:space="preserve">alloydb_omni_node_storage_write_ops_count_total</w:t>
            </w:r>
            <w:r w:rsidDel="00000000" w:rsidR="00000000" w:rsidRPr="00000000">
              <w:rPr>
                <w:rtl w:val="0"/>
              </w:rPr>
            </w:r>
          </w:p>
        </w:tc>
        <w:tc>
          <w:tcPr/>
          <w:p w:rsidR="00000000" w:rsidDel="00000000" w:rsidP="00000000" w:rsidRDefault="00000000" w:rsidRPr="00000000" w14:paraId="000002CA">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alloydb_omni_database_postgresql_backends 2 1753090517259</w:t>
            </w:r>
          </w:p>
          <w:p w:rsidR="00000000" w:rsidDel="00000000" w:rsidP="00000000" w:rsidRDefault="00000000" w:rsidRPr="00000000" w14:paraId="000002CB">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alloydb_omni_database_postgresql_backends_for_top_databases{database="alloydbadmin"} 1 1753090482095</w:t>
            </w:r>
          </w:p>
          <w:p w:rsidR="00000000" w:rsidDel="00000000" w:rsidP="00000000" w:rsidRDefault="00000000" w:rsidRPr="00000000" w14:paraId="000002CC">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alloydb_omni_database_postgresql_blks_hit_for_top_databases_count_total{database="alloydbadmin"} 110216 1753090461396</w:t>
            </w:r>
          </w:p>
          <w:p w:rsidR="00000000" w:rsidDel="00000000" w:rsidP="00000000" w:rsidRDefault="00000000" w:rsidRPr="00000000" w14:paraId="000002CD">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alloydb_omni_database_postgresql_blks_read_for_top_databases_count_total{database="alloydbadmin"} 893 1753090461396</w:t>
            </w:r>
          </w:p>
          <w:p w:rsidR="00000000" w:rsidDel="00000000" w:rsidP="00000000" w:rsidRDefault="00000000" w:rsidRPr="00000000" w14:paraId="000002CE">
            <w:pPr>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CF">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alloydb_omni_database_postgresql_committed_transactions_for_top_databases_count_total{database="alloydbadmin"} 4459 1753090459325</w:t>
            </w:r>
          </w:p>
          <w:p w:rsidR="00000000" w:rsidDel="00000000" w:rsidP="00000000" w:rsidRDefault="00000000" w:rsidRPr="00000000" w14:paraId="000002D0">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alloydb_omni_database_postgresql_deadlock_for_top_databases_count_total{database="alloydbadmin"} 0 1753090496585</w:t>
            </w:r>
          </w:p>
          <w:p w:rsidR="00000000" w:rsidDel="00000000" w:rsidP="00000000" w:rsidRDefault="00000000" w:rsidRPr="00000000" w14:paraId="000002D1">
            <w:pPr>
              <w:widowControl w:val="0"/>
              <w:spacing w:line="240" w:lineRule="auto"/>
              <w:rPr>
                <w:rFonts w:ascii="Roboto" w:cs="Roboto" w:eastAsia="Roboto" w:hAnsi="Roboto"/>
                <w:color w:val="188038"/>
              </w:rPr>
            </w:pPr>
            <w:r w:rsidDel="00000000" w:rsidR="00000000" w:rsidRPr="00000000">
              <w:rPr>
                <w:rFonts w:ascii="Roboto" w:cs="Roboto" w:eastAsia="Roboto" w:hAnsi="Roboto"/>
                <w:rtl w:val="0"/>
              </w:rPr>
              <w:br w:type="textWrapping"/>
            </w:r>
            <w:r w:rsidDel="00000000" w:rsidR="00000000" w:rsidRPr="00000000">
              <w:rPr>
                <w:rFonts w:ascii="Roboto" w:cs="Roboto" w:eastAsia="Roboto" w:hAnsi="Roboto"/>
                <w:color w:val="188038"/>
                <w:rtl w:val="0"/>
              </w:rPr>
              <w:t xml:space="preserve">alloydb_omni_database_postgresql_max_connections 100 1753090473814</w:t>
            </w:r>
          </w:p>
          <w:p w:rsidR="00000000" w:rsidDel="00000000" w:rsidP="00000000" w:rsidRDefault="00000000" w:rsidRPr="00000000" w14:paraId="000002D2">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alloydb_omni_database_postgresql_rolledback_transactions_for_top_databases_count_total{database="alloydbadmin"} 0 1753090459325</w:t>
            </w:r>
          </w:p>
          <w:p w:rsidR="00000000" w:rsidDel="00000000" w:rsidP="00000000" w:rsidRDefault="00000000" w:rsidRPr="00000000" w14:paraId="000002D3">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alloydb_omni_database_postgresql_size_byte{database="alloydbadmin"} 1.7305955e+07 1753090494517</w:t>
            </w:r>
          </w:p>
          <w:p w:rsidR="00000000" w:rsidDel="00000000" w:rsidP="00000000" w:rsidRDefault="00000000" w:rsidRPr="00000000" w14:paraId="000002D4">
            <w:pPr>
              <w:widowControl w:val="0"/>
              <w:spacing w:line="240" w:lineRule="auto"/>
              <w:rPr>
                <w:rFonts w:ascii="Roboto" w:cs="Roboto" w:eastAsia="Roboto" w:hAnsi="Roboto"/>
                <w:color w:val="1a73e8"/>
              </w:rPr>
            </w:pPr>
            <w:r w:rsidDel="00000000" w:rsidR="00000000" w:rsidRPr="00000000">
              <w:rPr>
                <w:rFonts w:ascii="Roboto" w:cs="Roboto" w:eastAsia="Roboto" w:hAnsi="Roboto"/>
                <w:color w:val="1a73e8"/>
                <w:rtl w:val="0"/>
              </w:rPr>
              <w:t xml:space="preserve">alloydb_omni_database_postgresql_size_byte{database="alloydbmetadata"} 1.3193571e+07 1753090494517</w:t>
            </w:r>
          </w:p>
          <w:p w:rsidR="00000000" w:rsidDel="00000000" w:rsidP="00000000" w:rsidRDefault="00000000" w:rsidRPr="00000000" w14:paraId="000002D5">
            <w:pPr>
              <w:widowControl w:val="0"/>
              <w:spacing w:line="240" w:lineRule="auto"/>
              <w:rPr>
                <w:rFonts w:ascii="Roboto" w:cs="Roboto" w:eastAsia="Roboto" w:hAnsi="Roboto"/>
                <w:color w:val="1a73e8"/>
              </w:rPr>
            </w:pPr>
            <w:r w:rsidDel="00000000" w:rsidR="00000000" w:rsidRPr="00000000">
              <w:rPr>
                <w:rFonts w:ascii="Roboto" w:cs="Roboto" w:eastAsia="Roboto" w:hAnsi="Roboto"/>
                <w:color w:val="1a73e8"/>
                <w:rtl w:val="0"/>
              </w:rPr>
              <w:t xml:space="preserve">alloydb_omni_database_postgresql_size_byte{database="pocdb"} 3.1707491e+07 1753090494517</w:t>
            </w:r>
          </w:p>
          <w:p w:rsidR="00000000" w:rsidDel="00000000" w:rsidP="00000000" w:rsidRDefault="00000000" w:rsidRPr="00000000" w14:paraId="000002D6">
            <w:pPr>
              <w:widowControl w:val="0"/>
              <w:spacing w:line="240" w:lineRule="auto"/>
              <w:rPr>
                <w:rFonts w:ascii="Roboto" w:cs="Roboto" w:eastAsia="Roboto" w:hAnsi="Roboto"/>
                <w:color w:val="1a73e8"/>
              </w:rPr>
            </w:pPr>
            <w:r w:rsidDel="00000000" w:rsidR="00000000" w:rsidRPr="00000000">
              <w:rPr>
                <w:rFonts w:ascii="Roboto" w:cs="Roboto" w:eastAsia="Roboto" w:hAnsi="Roboto"/>
                <w:color w:val="1a73e8"/>
                <w:rtl w:val="0"/>
              </w:rPr>
              <w:t xml:space="preserve">alloydb_omni_database_postgresql_size_byte{database="postgres"} 1.3840739e+07 1753090494517</w:t>
            </w:r>
          </w:p>
          <w:p w:rsidR="00000000" w:rsidDel="00000000" w:rsidP="00000000" w:rsidRDefault="00000000" w:rsidRPr="00000000" w14:paraId="000002D7">
            <w:pPr>
              <w:widowControl w:val="0"/>
              <w:spacing w:line="240" w:lineRule="auto"/>
              <w:rPr>
                <w:rFonts w:ascii="Roboto" w:cs="Roboto" w:eastAsia="Roboto" w:hAnsi="Roboto"/>
                <w:color w:val="1a73e8"/>
              </w:rPr>
            </w:pPr>
            <w:r w:rsidDel="00000000" w:rsidR="00000000" w:rsidRPr="00000000">
              <w:rPr>
                <w:rFonts w:ascii="Roboto" w:cs="Roboto" w:eastAsia="Roboto" w:hAnsi="Roboto"/>
                <w:color w:val="1a73e8"/>
                <w:rtl w:val="0"/>
              </w:rPr>
              <w:t xml:space="preserve">alloydb_omni_database_postgresql_size_byte{database="template0"} 1.0355215e+07 1753090494517</w:t>
            </w:r>
          </w:p>
          <w:p w:rsidR="00000000" w:rsidDel="00000000" w:rsidP="00000000" w:rsidRDefault="00000000" w:rsidRPr="00000000" w14:paraId="000002D8">
            <w:pPr>
              <w:widowControl w:val="0"/>
              <w:spacing w:line="240" w:lineRule="auto"/>
              <w:rPr>
                <w:rFonts w:ascii="Roboto" w:cs="Roboto" w:eastAsia="Roboto" w:hAnsi="Roboto"/>
                <w:color w:val="1a73e8"/>
              </w:rPr>
            </w:pPr>
            <w:r w:rsidDel="00000000" w:rsidR="00000000" w:rsidRPr="00000000">
              <w:rPr>
                <w:rFonts w:ascii="Roboto" w:cs="Roboto" w:eastAsia="Roboto" w:hAnsi="Roboto"/>
                <w:color w:val="1a73e8"/>
                <w:rtl w:val="0"/>
              </w:rPr>
              <w:t xml:space="preserve">alloydb_omni_database_postgresql_size_byte{database="template1"} 1.2972387e+07 1753090494517</w:t>
            </w:r>
          </w:p>
          <w:p w:rsidR="00000000" w:rsidDel="00000000" w:rsidP="00000000" w:rsidRDefault="00000000" w:rsidRPr="00000000" w14:paraId="000002D9">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alloydb_omni_database_postgresql_temp_bytes_written_for_top_databases_count_total{database="alloydbadmin"} 0 1753090480025</w:t>
            </w:r>
          </w:p>
          <w:p w:rsidR="00000000" w:rsidDel="00000000" w:rsidP="00000000" w:rsidRDefault="00000000" w:rsidRPr="00000000" w14:paraId="000002DA">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alloydb_omni_database_postgresql_temp_files_written_for_top_databases_count_total{database="alloydbadmin"} 0 1753090477954</w:t>
            </w:r>
          </w:p>
          <w:p w:rsidR="00000000" w:rsidDel="00000000" w:rsidP="00000000" w:rsidRDefault="00000000" w:rsidRPr="00000000" w14:paraId="000002DB">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alloydb_omni_database_postgresql_tuples_deleted_for_top_databases_count_total{database="alloydbadmin"} 13 1753090465536</w:t>
            </w:r>
          </w:p>
          <w:p w:rsidR="00000000" w:rsidDel="00000000" w:rsidP="00000000" w:rsidRDefault="00000000" w:rsidRPr="00000000" w14:paraId="000002DC">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alloydb_omni_database_postgresql_tuples_fetched_for_top_databases_count_total{database="alloydbadmin"} 60218 1753090465536</w:t>
            </w:r>
          </w:p>
          <w:p w:rsidR="00000000" w:rsidDel="00000000" w:rsidP="00000000" w:rsidRDefault="00000000" w:rsidRPr="00000000" w14:paraId="000002DD">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alloydb_omni_database_postgresql_tuples_inserted_for_top_databases_count_total{database="alloydbadmin"} 13 1753090465536</w:t>
            </w:r>
          </w:p>
          <w:p w:rsidR="00000000" w:rsidDel="00000000" w:rsidP="00000000" w:rsidRDefault="00000000" w:rsidRPr="00000000" w14:paraId="000002DE">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alloydb_omni_database_postgresql_tuples_returned_for_top_databases_count_total{database="alloydbadmin"} 200500 1753090465536</w:t>
            </w:r>
          </w:p>
          <w:p w:rsidR="00000000" w:rsidDel="00000000" w:rsidP="00000000" w:rsidRDefault="00000000" w:rsidRPr="00000000" w14:paraId="000002DF">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alloydb_omni_database_postgresql_tuples_updated_for_top_databases_count_total{database="alloydbadmin"} 319 1753090465536</w:t>
            </w:r>
          </w:p>
          <w:p w:rsidR="00000000" w:rsidDel="00000000" w:rsidP="00000000" w:rsidRDefault="00000000" w:rsidRPr="00000000" w14:paraId="000002E0">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alloydb_omni_database_postgresql_up 1</w:t>
            </w:r>
          </w:p>
          <w:p w:rsidR="00000000" w:rsidDel="00000000" w:rsidP="00000000" w:rsidRDefault="00000000" w:rsidRPr="00000000" w14:paraId="000002E1">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alloydb_omni_database_postgresql_uptime_second 5870 1753090492443</w:t>
            </w:r>
          </w:p>
          <w:p w:rsidR="00000000" w:rsidDel="00000000" w:rsidP="00000000" w:rsidRDefault="00000000" w:rsidRPr="00000000" w14:paraId="000002E2">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alloydb_omni_database_postgresql_vacuum_oldest_transaction_age{type="running"} 0 1753090500723</w:t>
            </w:r>
          </w:p>
          <w:p w:rsidR="00000000" w:rsidDel="00000000" w:rsidP="00000000" w:rsidRDefault="00000000" w:rsidRPr="00000000" w14:paraId="000002E3">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alloydb_omni_database_postgresql_vacuum_transaction_id_utilization_percentage 6.25208583291853e-07 1753090500723</w:t>
            </w:r>
          </w:p>
          <w:p w:rsidR="00000000" w:rsidDel="00000000" w:rsidP="00000000" w:rsidRDefault="00000000" w:rsidRPr="00000000" w14:paraId="000002E4">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alloydb_omni_instance_postgresql_backends_by_state{state="active"} 1 1753090484164</w:t>
            </w:r>
          </w:p>
          <w:p w:rsidR="00000000" w:rsidDel="00000000" w:rsidP="00000000" w:rsidRDefault="00000000" w:rsidRPr="00000000" w14:paraId="000002E5">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alloydb_omni_instance_postgresql_backends_for_top_applications{application_name="alloydbomniagent"} 1 1753090488302</w:t>
            </w:r>
          </w:p>
          <w:p w:rsidR="00000000" w:rsidDel="00000000" w:rsidP="00000000" w:rsidRDefault="00000000" w:rsidRPr="00000000" w14:paraId="000002E6">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alloydb_omni_instance_postgresql_blks_hit_count_total 110216 1753090475887</w:t>
            </w:r>
          </w:p>
          <w:p w:rsidR="00000000" w:rsidDel="00000000" w:rsidP="00000000" w:rsidRDefault="00000000" w:rsidRPr="00000000" w14:paraId="000002E7">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alloydb_omni_instance_postgresql_blks_read_count_total 893 1753090475887</w:t>
            </w:r>
          </w:p>
          <w:p w:rsidR="00000000" w:rsidDel="00000000" w:rsidP="00000000" w:rsidRDefault="00000000" w:rsidRPr="00000000" w14:paraId="000002E8">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alloydb_omni_instance_postgresql_committed_transactions_count_total 4467 1753090475887</w:t>
            </w:r>
          </w:p>
          <w:p w:rsidR="00000000" w:rsidDel="00000000" w:rsidP="00000000" w:rsidRDefault="00000000" w:rsidRPr="00000000" w14:paraId="000002E9">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alloydb_omni_instance_postgresql_deadlock_count_total 0 1753090475887</w:t>
            </w:r>
          </w:p>
          <w:p w:rsidR="00000000" w:rsidDel="00000000" w:rsidP="00000000" w:rsidRDefault="00000000" w:rsidRPr="00000000" w14:paraId="000002EA">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alloydb_omni_instance_postgresql_new_connections_count_total 116 1753090475887</w:t>
            </w:r>
          </w:p>
          <w:p w:rsidR="00000000" w:rsidDel="00000000" w:rsidP="00000000" w:rsidRDefault="00000000" w:rsidRPr="00000000" w14:paraId="000002EB">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alloydb_omni_instance_postgresql_rolledback_transactions_count_total 0 1753090475887</w:t>
            </w:r>
          </w:p>
          <w:p w:rsidR="00000000" w:rsidDel="00000000" w:rsidP="00000000" w:rsidRDefault="00000000" w:rsidRPr="00000000" w14:paraId="000002EC">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alloydb_omni_instance_postgresql_temp_bytes_written_count_total 0 1753090475887</w:t>
            </w:r>
          </w:p>
          <w:p w:rsidR="00000000" w:rsidDel="00000000" w:rsidP="00000000" w:rsidRDefault="00000000" w:rsidRPr="00000000" w14:paraId="000002ED">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alloydb_omni_instance_postgresql_temp_files_written_count_total 0 1753090475887</w:t>
            </w:r>
          </w:p>
          <w:p w:rsidR="00000000" w:rsidDel="00000000" w:rsidP="00000000" w:rsidRDefault="00000000" w:rsidRPr="00000000" w14:paraId="000002EE">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alloydb_omni_instance_postgresql_tuples_deleted_count_total 13 1753090475887</w:t>
            </w:r>
          </w:p>
          <w:p w:rsidR="00000000" w:rsidDel="00000000" w:rsidP="00000000" w:rsidRDefault="00000000" w:rsidRPr="00000000" w14:paraId="000002EF">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alloydb_omni_instance_postgresql_tuples_fetched_count_total 60218 1753090475887</w:t>
            </w:r>
          </w:p>
          <w:p w:rsidR="00000000" w:rsidDel="00000000" w:rsidP="00000000" w:rsidRDefault="00000000" w:rsidRPr="00000000" w14:paraId="000002F0">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alloydb_omni_instance_postgresql_tuples_inserted_count_total 13 1753090475887</w:t>
            </w:r>
          </w:p>
          <w:p w:rsidR="00000000" w:rsidDel="00000000" w:rsidP="00000000" w:rsidRDefault="00000000" w:rsidRPr="00000000" w14:paraId="000002F1">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alloydb_omni_instance_postgresql_tuples_returned_count_total 200500 1753090475887</w:t>
            </w:r>
          </w:p>
          <w:p w:rsidR="00000000" w:rsidDel="00000000" w:rsidP="00000000" w:rsidRDefault="00000000" w:rsidRPr="00000000" w14:paraId="000002F2">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alloydb_omni_instance_postgresql_tuples_updated_count_total 319 1753090475887</w:t>
            </w:r>
          </w:p>
          <w:p w:rsidR="00000000" w:rsidDel="00000000" w:rsidP="00000000" w:rsidRDefault="00000000" w:rsidRPr="00000000" w14:paraId="000002F3">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alloydb_omni_instance_postgresql_version 16.8</w:t>
            </w:r>
          </w:p>
          <w:p w:rsidR="00000000" w:rsidDel="00000000" w:rsidP="00000000" w:rsidRDefault="00000000" w:rsidRPr="00000000" w14:paraId="000002F4">
            <w:pPr>
              <w:widowControl w:val="0"/>
              <w:spacing w:line="240" w:lineRule="auto"/>
              <w:rPr>
                <w:rFonts w:ascii="Roboto" w:cs="Roboto" w:eastAsia="Roboto" w:hAnsi="Roboto"/>
                <w:color w:val="1a73e8"/>
              </w:rPr>
            </w:pPr>
            <w:r w:rsidDel="00000000" w:rsidR="00000000" w:rsidRPr="00000000">
              <w:rPr>
                <w:rFonts w:ascii="Roboto" w:cs="Roboto" w:eastAsia="Roboto" w:hAnsi="Roboto"/>
                <w:color w:val="1a73e8"/>
                <w:rtl w:val="0"/>
              </w:rPr>
              <w:t xml:space="preserve">alloydb_omni_instance_postgresql_wait_count_total{externally_visible="true",wait_event_name="ClientRead",wait_event_type="Client"} 5405 1753090486236</w:t>
            </w:r>
          </w:p>
          <w:p w:rsidR="00000000" w:rsidDel="00000000" w:rsidP="00000000" w:rsidRDefault="00000000" w:rsidRPr="00000000" w14:paraId="000002F5">
            <w:pPr>
              <w:widowControl w:val="0"/>
              <w:spacing w:line="240" w:lineRule="auto"/>
              <w:rPr>
                <w:rFonts w:ascii="Roboto" w:cs="Roboto" w:eastAsia="Roboto" w:hAnsi="Roboto"/>
                <w:color w:val="1a73e8"/>
              </w:rPr>
            </w:pPr>
            <w:r w:rsidDel="00000000" w:rsidR="00000000" w:rsidRPr="00000000">
              <w:rPr>
                <w:rFonts w:ascii="Roboto" w:cs="Roboto" w:eastAsia="Roboto" w:hAnsi="Roboto"/>
                <w:color w:val="1a73e8"/>
                <w:rtl w:val="0"/>
              </w:rPr>
              <w:t xml:space="preserve">alloydb_omni_instance_postgresql_wait_count_total{externally_visible="true",wait_event_name="DataFileRead",wait_event_type="IO"} 26 1753090486236</w:t>
            </w:r>
          </w:p>
          <w:p w:rsidR="00000000" w:rsidDel="00000000" w:rsidP="00000000" w:rsidRDefault="00000000" w:rsidRPr="00000000" w14:paraId="000002F6">
            <w:pPr>
              <w:widowControl w:val="0"/>
              <w:spacing w:line="240" w:lineRule="auto"/>
              <w:rPr>
                <w:rFonts w:ascii="Roboto" w:cs="Roboto" w:eastAsia="Roboto" w:hAnsi="Roboto"/>
                <w:color w:val="1a73e8"/>
              </w:rPr>
            </w:pPr>
            <w:r w:rsidDel="00000000" w:rsidR="00000000" w:rsidRPr="00000000">
              <w:rPr>
                <w:rFonts w:ascii="Roboto" w:cs="Roboto" w:eastAsia="Roboto" w:hAnsi="Roboto"/>
                <w:color w:val="1a73e8"/>
                <w:rtl w:val="0"/>
              </w:rPr>
              <w:t xml:space="preserve">alloydb_omni_instance_postgresql_wait_count_total{externally_visible="true",wait_event_name="RelationMapRead",wait_event_type="IO"} 120 1753090486236</w:t>
            </w:r>
          </w:p>
          <w:p w:rsidR="00000000" w:rsidDel="00000000" w:rsidP="00000000" w:rsidRDefault="00000000" w:rsidRPr="00000000" w14:paraId="000002F7">
            <w:pPr>
              <w:widowControl w:val="0"/>
              <w:spacing w:line="240" w:lineRule="auto"/>
              <w:rPr>
                <w:rFonts w:ascii="Roboto" w:cs="Roboto" w:eastAsia="Roboto" w:hAnsi="Roboto"/>
                <w:color w:val="1a73e8"/>
              </w:rPr>
            </w:pPr>
            <w:r w:rsidDel="00000000" w:rsidR="00000000" w:rsidRPr="00000000">
              <w:rPr>
                <w:rFonts w:ascii="Roboto" w:cs="Roboto" w:eastAsia="Roboto" w:hAnsi="Roboto"/>
                <w:color w:val="1a73e8"/>
                <w:rtl w:val="0"/>
              </w:rPr>
              <w:t xml:space="preserve">alloydb_omni_instance_postgresql_wait_time_us_total{externally_visible="true",wait_event_name="ClientRead",wait_event_type="Client"} 6.425293718e+09 1753090486236</w:t>
            </w:r>
          </w:p>
          <w:p w:rsidR="00000000" w:rsidDel="00000000" w:rsidP="00000000" w:rsidRDefault="00000000" w:rsidRPr="00000000" w14:paraId="000002F8">
            <w:pPr>
              <w:widowControl w:val="0"/>
              <w:spacing w:line="240" w:lineRule="auto"/>
              <w:rPr>
                <w:rFonts w:ascii="Roboto" w:cs="Roboto" w:eastAsia="Roboto" w:hAnsi="Roboto"/>
                <w:color w:val="1a73e8"/>
              </w:rPr>
            </w:pPr>
            <w:r w:rsidDel="00000000" w:rsidR="00000000" w:rsidRPr="00000000">
              <w:rPr>
                <w:rFonts w:ascii="Roboto" w:cs="Roboto" w:eastAsia="Roboto" w:hAnsi="Roboto"/>
                <w:color w:val="1a73e8"/>
                <w:rtl w:val="0"/>
              </w:rPr>
              <w:t xml:space="preserve">alloydb_omni_instance_postgresql_wait_time_us_total{externally_visible="true",wait_event_name="DataFileRead",wait_event_type="IO"} 260 1753090486236</w:t>
            </w:r>
          </w:p>
          <w:p w:rsidR="00000000" w:rsidDel="00000000" w:rsidP="00000000" w:rsidRDefault="00000000" w:rsidRPr="00000000" w14:paraId="000002F9">
            <w:pPr>
              <w:widowControl w:val="0"/>
              <w:spacing w:line="240" w:lineRule="auto"/>
              <w:rPr>
                <w:rFonts w:ascii="Roboto" w:cs="Roboto" w:eastAsia="Roboto" w:hAnsi="Roboto"/>
                <w:color w:val="1a73e8"/>
              </w:rPr>
            </w:pPr>
            <w:r w:rsidDel="00000000" w:rsidR="00000000" w:rsidRPr="00000000">
              <w:rPr>
                <w:rFonts w:ascii="Roboto" w:cs="Roboto" w:eastAsia="Roboto" w:hAnsi="Roboto"/>
                <w:color w:val="1a73e8"/>
                <w:rtl w:val="0"/>
              </w:rPr>
              <w:t xml:space="preserve">alloydb_omni_instance_postgresql_wait_time_us_total{externally_visible="true",wait_event_name="RelationMapRead",wait_event_type="IO"} 1114 1753090486236</w:t>
            </w:r>
          </w:p>
          <w:p w:rsidR="00000000" w:rsidDel="00000000" w:rsidP="00000000" w:rsidRDefault="00000000" w:rsidRPr="00000000" w14:paraId="000002FA">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alloydb_omni_memory_used_byte 5.8688790528e+10 1753090513144</w:t>
            </w:r>
          </w:p>
          <w:p w:rsidR="00000000" w:rsidDel="00000000" w:rsidP="00000000" w:rsidRDefault="00000000" w:rsidRPr="00000000" w14:paraId="000002FB">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alloydb_omni_monitor_collect_ms 0</w:t>
            </w:r>
          </w:p>
          <w:p w:rsidR="00000000" w:rsidDel="00000000" w:rsidP="00000000" w:rsidRDefault="00000000" w:rsidRPr="00000000" w14:paraId="000002FC">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alloydb_omni_monitor_error_count 0</w:t>
            </w:r>
          </w:p>
          <w:p w:rsidR="00000000" w:rsidDel="00000000" w:rsidP="00000000" w:rsidRDefault="00000000" w:rsidRPr="00000000" w14:paraId="000002FD">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alloydb_omni_monitor_metric_count 55</w:t>
            </w:r>
          </w:p>
          <w:p w:rsidR="00000000" w:rsidDel="00000000" w:rsidP="00000000" w:rsidRDefault="00000000" w:rsidRPr="00000000" w14:paraId="000002FE">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alloydb_omni_node_cpu_usage_second_total 112 1753090513144</w:t>
            </w:r>
          </w:p>
          <w:p w:rsidR="00000000" w:rsidDel="00000000" w:rsidP="00000000" w:rsidRDefault="00000000" w:rsidRPr="00000000" w14:paraId="000002FF">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alloydb_omni_node_storage_limit_per_disk_byte{disk="DataDisk"} 6.4145637376e+10 1753090511075</w:t>
            </w:r>
          </w:p>
          <w:p w:rsidR="00000000" w:rsidDel="00000000" w:rsidP="00000000" w:rsidRDefault="00000000" w:rsidRPr="00000000" w14:paraId="00000300">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alloydb_omni_node_storage_read_bytes_count_total{disk="all"} 0 1753090513144</w:t>
            </w:r>
          </w:p>
          <w:p w:rsidR="00000000" w:rsidDel="00000000" w:rsidP="00000000" w:rsidRDefault="00000000" w:rsidRPr="00000000" w14:paraId="00000301">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alloydb_omni_node_storage_read_ops_count_total{disk="all"} 0 1753090513144</w:t>
            </w:r>
          </w:p>
          <w:p w:rsidR="00000000" w:rsidDel="00000000" w:rsidP="00000000" w:rsidRDefault="00000000" w:rsidRPr="00000000" w14:paraId="00000302">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alloydb_omni_node_storage_usage_per_disk_byte{disk="DataDisk"} 1.045235712e+10 1753090511075</w:t>
            </w:r>
          </w:p>
          <w:p w:rsidR="00000000" w:rsidDel="00000000" w:rsidP="00000000" w:rsidRDefault="00000000" w:rsidRPr="00000000" w14:paraId="00000303">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alloydb_omni_node_storage_write_bytes_count_total{disk="all"} 0 1753090513144</w:t>
            </w:r>
          </w:p>
          <w:p w:rsidR="00000000" w:rsidDel="00000000" w:rsidP="00000000" w:rsidRDefault="00000000" w:rsidRPr="00000000" w14:paraId="00000304">
            <w:pPr>
              <w:widowControl w:val="0"/>
              <w:spacing w:line="240" w:lineRule="auto"/>
              <w:rPr>
                <w:rFonts w:ascii="Roboto" w:cs="Roboto" w:eastAsia="Roboto" w:hAnsi="Roboto"/>
                <w:color w:val="188038"/>
              </w:rPr>
            </w:pPr>
            <w:r w:rsidDel="00000000" w:rsidR="00000000" w:rsidRPr="00000000">
              <w:rPr>
                <w:rFonts w:ascii="Roboto" w:cs="Roboto" w:eastAsia="Roboto" w:hAnsi="Roboto"/>
                <w:color w:val="188038"/>
                <w:rtl w:val="0"/>
              </w:rPr>
              <w:t xml:space="preserve">alloydb_omni_node_storage_write_ops_count_total{disk="all"} 0 1753090513144</w:t>
            </w:r>
          </w:p>
          <w:p w:rsidR="00000000" w:rsidDel="00000000" w:rsidP="00000000" w:rsidRDefault="00000000" w:rsidRPr="00000000" w14:paraId="00000305">
            <w:pPr>
              <w:widowControl w:val="0"/>
              <w:spacing w:line="240" w:lineRule="auto"/>
              <w:rPr>
                <w:rFonts w:ascii="Roboto" w:cs="Roboto" w:eastAsia="Roboto" w:hAnsi="Roboto"/>
                <w:color w:val="1a73e8"/>
              </w:rPr>
            </w:pPr>
            <w:r w:rsidDel="00000000" w:rsidR="00000000" w:rsidRPr="00000000">
              <w:rPr>
                <w:rFonts w:ascii="Roboto" w:cs="Roboto" w:eastAsia="Roboto" w:hAnsi="Roboto"/>
                <w:color w:val="1a73e8"/>
                <w:rtl w:val="0"/>
              </w:rPr>
              <w:t xml:space="preserve">promhttp_metric_handler_errors_total{cause="encoding"} 0</w:t>
            </w:r>
          </w:p>
          <w:p w:rsidR="00000000" w:rsidDel="00000000" w:rsidP="00000000" w:rsidRDefault="00000000" w:rsidRPr="00000000" w14:paraId="00000306">
            <w:pPr>
              <w:widowControl w:val="0"/>
              <w:spacing w:line="240" w:lineRule="auto"/>
              <w:rPr>
                <w:rFonts w:ascii="Roboto" w:cs="Roboto" w:eastAsia="Roboto" w:hAnsi="Roboto"/>
                <w:color w:val="1a73e8"/>
              </w:rPr>
            </w:pPr>
            <w:r w:rsidDel="00000000" w:rsidR="00000000" w:rsidRPr="00000000">
              <w:rPr>
                <w:rFonts w:ascii="Roboto" w:cs="Roboto" w:eastAsia="Roboto" w:hAnsi="Roboto"/>
                <w:color w:val="1a73e8"/>
                <w:rtl w:val="0"/>
              </w:rPr>
              <w:t xml:space="preserve">promhttp_metric_handler_errors_total{cause="gathering"} 0</w:t>
            </w:r>
          </w:p>
          <w:p w:rsidR="00000000" w:rsidDel="00000000" w:rsidP="00000000" w:rsidRDefault="00000000" w:rsidRPr="00000000" w14:paraId="00000307">
            <w:pPr>
              <w:widowControl w:val="0"/>
              <w:spacing w:line="240" w:lineRule="auto"/>
              <w:rPr/>
            </w:pPr>
            <w:r w:rsidDel="00000000" w:rsidR="00000000" w:rsidRPr="00000000">
              <w:rPr>
                <w:rtl w:val="0"/>
              </w:rPr>
            </w:r>
          </w:p>
        </w:tc>
      </w:tr>
    </w:tbl>
    <w:p w:rsidR="00000000" w:rsidDel="00000000" w:rsidP="00000000" w:rsidRDefault="00000000" w:rsidRPr="00000000" w14:paraId="00000308">
      <w:pPr>
        <w:ind w:right="-1080" w:hanging="990"/>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br w:type="textWrapping"/>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b w:val="1"/>
          <w:bCs w:val="1"/>
          <w:sz w:val="26"/>
          <w:szCs w:val="26"/>
        </w:rPr>
      </w:pPr>
      <w:r w:rsidDel="00000000" w:rsidR="00000000" w:rsidRPr="00000000">
        <w:rPr>
          <w:b w:val="1"/>
          <w:bCs w:val="1"/>
          <w:sz w:val="26"/>
          <w:szCs w:val="26"/>
          <w:rtl w:val="0"/>
        </w:rPr>
        <w:t xml:space="preserve">Prometheus &amp; grafana: </w:t>
      </w:r>
    </w:p>
    <w:p w:rsidR="00000000" w:rsidDel="00000000" w:rsidP="00000000" w:rsidRDefault="00000000" w:rsidRPr="00000000" w14:paraId="0000030E">
      <w:pPr>
        <w:rPr/>
      </w:pPr>
      <w:r w:rsidDel="00000000" w:rsidR="00000000" w:rsidRPr="00000000">
        <w:rPr>
          <w:rtl w:val="0"/>
        </w:rPr>
        <w:br w:type="textWrapping"/>
        <w:t xml:space="preserve">Standalone: </w:t>
        <w:br w:type="textWrapping"/>
        <w:br w:type="textWrapping"/>
        <w:t xml:space="preserve">To list the exposed metrics under prometheus:</w:t>
      </w:r>
    </w:p>
    <w:p w:rsidR="00000000" w:rsidDel="00000000" w:rsidP="00000000" w:rsidRDefault="00000000" w:rsidRPr="00000000" w14:paraId="0000030F">
      <w:pPr>
        <w:numPr>
          <w:ilvl w:val="0"/>
          <w:numId w:val="19"/>
        </w:numPr>
        <w:ind w:left="720" w:hanging="360"/>
      </w:pPr>
      <w:r w:rsidDel="00000000" w:rsidR="00000000" w:rsidRPr="00000000">
        <w:rPr>
          <w:rtl w:val="0"/>
        </w:rPr>
        <w:t xml:space="preserve">curl -s 'http://localhost:9090/api/v1/label/__name__/values' | jq -r '.data[]' | nl</w:t>
        <w:br w:type="textWrapping"/>
        <w:t xml:space="preserve">Output: </w:t>
      </w:r>
      <w:hyperlink r:id="rId13">
        <w:r w:rsidDel="00000000" w:rsidR="00000000" w:rsidRPr="00000000">
          <w:rPr>
            <w:color w:val="1155cc"/>
            <w:u w:val="single"/>
            <w:rtl w:val="0"/>
          </w:rPr>
          <w:t xml:space="preserve">https://screenshot.googleplex.com/6rLiVjyHaxJ69GL</w:t>
        </w:r>
      </w:hyperlink>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numPr>
          <w:ilvl w:val="0"/>
          <w:numId w:val="19"/>
        </w:numPr>
        <w:ind w:left="720" w:hanging="360"/>
      </w:pPr>
      <w:r w:rsidDel="00000000" w:rsidR="00000000" w:rsidRPr="00000000">
        <w:rPr>
          <w:rFonts w:ascii="Roboto" w:cs="Roboto" w:eastAsia="Roboto" w:hAnsi="Roboto"/>
          <w:color w:val="202124"/>
          <w:sz w:val="20"/>
          <w:szCs w:val="20"/>
          <w:highlight w:val="white"/>
          <w:rtl w:val="0"/>
        </w:rPr>
        <w:t xml:space="preserve">Prometheus from a remote host successfully ingests 15 min of data:</w:t>
        <w:br w:type="textWrapping"/>
        <w:t xml:space="preserve">Prateek Explanation: the Prometheus scrape interval should be kept smaller than 15 min but larger than 1 minute. This would configure Prometheus to fetch metric every minute.</w:t>
      </w:r>
    </w:p>
    <w:p w:rsidR="00000000" w:rsidDel="00000000" w:rsidP="00000000" w:rsidRDefault="00000000" w:rsidRPr="00000000" w14:paraId="00000312">
      <w:pPr>
        <w:shd w:fill="ffffff" w:val="clear"/>
        <w:spacing w:after="160" w:before="160" w:line="332.3088" w:lineRule="auto"/>
        <w:ind w:left="720" w:firstLine="0"/>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After 15 min, Prometheus should show those many samples e.g. 15 samples for 1 min scrape interval. </w:t>
        <w:br w:type="textWrapping"/>
        <w:t xml:space="preserve">Hence taking 1min for scraping interval: https://screenshot.googleplex.com/9K2GdhnfughMzJQ</w:t>
      </w:r>
    </w:p>
    <w:p w:rsidR="00000000" w:rsidDel="00000000" w:rsidP="00000000" w:rsidRDefault="00000000" w:rsidRPr="00000000" w14:paraId="00000313">
      <w:pPr>
        <w:rPr/>
      </w:pPr>
      <w:r w:rsidDel="00000000" w:rsidR="00000000" w:rsidRPr="00000000">
        <w:rPr>
          <w:rtl w:val="0"/>
        </w:rPr>
        <w:t xml:space="preserve">To prove scraping: a bash script is written: </w:t>
      </w:r>
      <w:hyperlink r:id="rId14">
        <w:r w:rsidDel="00000000" w:rsidR="00000000" w:rsidRPr="00000000">
          <w:rPr>
            <w:color w:val="1155cc"/>
            <w:u w:val="single"/>
            <w:rtl w:val="0"/>
          </w:rPr>
          <w:t xml:space="preserve">https://paste.googleplex.com/4644018998476800</w:t>
        </w:r>
      </w:hyperlink>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Result: </w:t>
      </w:r>
      <w:hyperlink r:id="rId15">
        <w:r w:rsidDel="00000000" w:rsidR="00000000" w:rsidRPr="00000000">
          <w:rPr>
            <w:color w:val="1155cc"/>
            <w:u w:val="single"/>
            <w:rtl w:val="0"/>
          </w:rPr>
          <w:t xml:space="preserve">https://screenshot.googleplex.com/4nvThTYRk5bd8ta</w:t>
        </w:r>
      </w:hyperlink>
      <w:r w:rsidDel="00000000" w:rsidR="00000000" w:rsidRPr="00000000">
        <w:rPr>
          <w:rtl w:val="0"/>
        </w:rPr>
        <w:br w:type="textWrapping"/>
        <w:t xml:space="preserve">Command: curl -s http://localhost:9090/api/v1/targets | jq . </w:t>
      </w:r>
    </w:p>
    <w:p w:rsidR="00000000" w:rsidDel="00000000" w:rsidP="00000000" w:rsidRDefault="00000000" w:rsidRPr="00000000" w14:paraId="00000315">
      <w:pPr>
        <w:numPr>
          <w:ilvl w:val="0"/>
          <w:numId w:val="19"/>
        </w:numPr>
        <w:ind w:left="720" w:hanging="360"/>
      </w:pPr>
      <w:r w:rsidDel="00000000" w:rsidR="00000000" w:rsidRPr="00000000">
        <w:rPr>
          <w:rtl w:val="0"/>
        </w:rPr>
        <w:t xml:space="preserve">curl from a remote host on metrics port returns HTTP OK: </w:t>
      </w:r>
    </w:p>
    <w:p w:rsidR="00000000" w:rsidDel="00000000" w:rsidP="00000000" w:rsidRDefault="00000000" w:rsidRPr="00000000" w14:paraId="00000316">
      <w:pPr>
        <w:ind w:left="720" w:firstLine="0"/>
        <w:rPr/>
      </w:pPr>
      <w:r w:rsidDel="00000000" w:rsidR="00000000" w:rsidRPr="00000000">
        <w:rPr>
          <w:rtl w:val="0"/>
        </w:rPr>
        <w:t xml:space="preserve">Output: </w:t>
      </w:r>
      <w:hyperlink r:id="rId16">
        <w:r w:rsidDel="00000000" w:rsidR="00000000" w:rsidRPr="00000000">
          <w:rPr>
            <w:color w:val="1155cc"/>
            <w:u w:val="single"/>
            <w:rtl w:val="0"/>
          </w:rPr>
          <w:t xml:space="preserve">https://screenshot.googleplex.com/8qLSsrP7vtQQbDH</w:t>
        </w:r>
      </w:hyperlink>
      <w:r w:rsidDel="00000000" w:rsidR="00000000" w:rsidRPr="00000000">
        <w:rPr>
          <w:rtl w:val="0"/>
        </w:rPr>
      </w:r>
    </w:p>
    <w:p w:rsidR="00000000" w:rsidDel="00000000" w:rsidP="00000000" w:rsidRDefault="00000000" w:rsidRPr="00000000" w14:paraId="00000317">
      <w:pPr>
        <w:ind w:left="720" w:firstLine="0"/>
        <w:rPr/>
      </w:pPr>
      <w:r w:rsidDel="00000000" w:rsidR="00000000" w:rsidRPr="00000000">
        <w:rPr>
          <w:rtl w:val="0"/>
        </w:rPr>
        <w:t xml:space="preserve">Command: curl -s -o /dev/null -w "%{http_code}" http://localhost:9090/metrics</w:t>
      </w:r>
    </w:p>
    <w:p w:rsidR="00000000" w:rsidDel="00000000" w:rsidP="00000000" w:rsidRDefault="00000000" w:rsidRPr="00000000" w14:paraId="00000318">
      <w:pPr>
        <w:numPr>
          <w:ilvl w:val="0"/>
          <w:numId w:val="19"/>
        </w:numPr>
        <w:ind w:left="720" w:hanging="360"/>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Logging:</w:t>
      </w:r>
    </w:p>
    <w:p w:rsidR="00000000" w:rsidDel="00000000" w:rsidP="00000000" w:rsidRDefault="00000000" w:rsidRPr="00000000" w14:paraId="0000031C">
      <w:pPr>
        <w:rPr/>
      </w:pPr>
      <w:r w:rsidDel="00000000" w:rsidR="00000000" w:rsidRPr="00000000">
        <w:rPr>
          <w:rFonts w:ascii="Roboto" w:cs="Roboto" w:eastAsia="Roboto" w:hAnsi="Roboto"/>
          <w:color w:val="202124"/>
          <w:sz w:val="20"/>
          <w:szCs w:val="20"/>
          <w:highlight w:val="white"/>
          <w:rtl w:val="0"/>
        </w:rPr>
        <w:t xml:space="preserve">curl -s -X GET </w:t>
      </w:r>
      <w:hyperlink r:id="rId17">
        <w:r w:rsidDel="00000000" w:rsidR="00000000" w:rsidRPr="00000000">
          <w:rPr>
            <w:color w:val="1a73e8"/>
            <w:rtl w:val="0"/>
          </w:rPr>
          <w:t xml:space="preserve">http://localhost:9200/_all/_search?q=program.name=pgbouncer</w:t>
        </w:r>
      </w:hyperlink>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spacing w:lin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ufsi4diqbf"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Resilient HA Deployment Architecture</w:t>
      </w:r>
      <w:r w:rsidDel="00000000" w:rsidR="00000000" w:rsidRPr="00000000">
        <w:rPr>
          <w:rtl w:val="0"/>
        </w:rPr>
      </w:r>
    </w:p>
    <w:p w:rsidR="00000000" w:rsidDel="00000000" w:rsidP="00000000" w:rsidRDefault="00000000" w:rsidRPr="00000000" w14:paraId="00000320">
      <w:pPr>
        <w:rPr>
          <w:b w:val="1"/>
          <w:bCs w:val="1"/>
          <w:sz w:val="36"/>
          <w:szCs w:val="36"/>
        </w:rPr>
      </w:pPr>
      <w:r w:rsidDel="00000000" w:rsidR="00000000" w:rsidRPr="00000000">
        <w:rPr>
          <w:b w:val="1"/>
          <w:bCs w:val="1"/>
          <w:sz w:val="36"/>
          <w:szCs w:val="36"/>
          <w:rtl w:val="0"/>
        </w:rPr>
        <w:t xml:space="preserve">Installation of Monitoring on Resilient HA Deployment:</w:t>
      </w:r>
    </w:p>
    <w:p w:rsidR="00000000" w:rsidDel="00000000" w:rsidP="00000000" w:rsidRDefault="00000000" w:rsidRPr="00000000" w14:paraId="00000321">
      <w:pPr>
        <w:rPr>
          <w:b w:val="1"/>
          <w:bCs w:val="1"/>
        </w:rPr>
      </w:pPr>
      <w:r w:rsidDel="00000000" w:rsidR="00000000" w:rsidRPr="00000000">
        <w:rPr>
          <w:b w:val="1"/>
          <w:bCs w:val="1"/>
          <w:rtl w:val="0"/>
        </w:rPr>
        <w:br w:type="textWrapping"/>
      </w:r>
    </w:p>
    <w:p w:rsidR="00000000" w:rsidDel="00000000" w:rsidP="00000000" w:rsidRDefault="00000000" w:rsidRPr="00000000" w14:paraId="00000322">
      <w:pPr>
        <w:ind w:firstLine="720"/>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37474f"/>
          <w:sz w:val="20"/>
          <w:szCs w:val="20"/>
          <w:rtl w:val="0"/>
        </w:rPr>
        <w:t xml:space="preserve">sudo</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dnf</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install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alloydbomni_monitor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-y;</w:t>
      </w:r>
      <w:r w:rsidDel="00000000" w:rsidR="00000000" w:rsidRPr="00000000">
        <w:rPr>
          <w:rtl w:val="0"/>
        </w:rPr>
      </w:r>
    </w:p>
    <w:p w:rsidR="00000000" w:rsidDel="00000000" w:rsidP="00000000" w:rsidRDefault="00000000" w:rsidRPr="00000000" w14:paraId="00000323">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ab/>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enable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alloydbomni_monitor;</w:t>
      </w:r>
      <w:r w:rsidDel="00000000" w:rsidR="00000000" w:rsidRPr="00000000">
        <w:rPr>
          <w:rtl w:val="0"/>
        </w:rPr>
      </w:r>
    </w:p>
    <w:p w:rsidR="00000000" w:rsidDel="00000000" w:rsidP="00000000" w:rsidRDefault="00000000" w:rsidRPr="00000000" w14:paraId="00000324">
      <w:pPr>
        <w:ind w:firstLine="720"/>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alloydbomni_monitor;</w:t>
      </w:r>
      <w:r w:rsidDel="00000000" w:rsidR="00000000" w:rsidRPr="00000000">
        <w:rPr>
          <w:rtl w:val="0"/>
        </w:rPr>
      </w:r>
    </w:p>
    <w:p w:rsidR="00000000" w:rsidDel="00000000" w:rsidP="00000000" w:rsidRDefault="00000000" w:rsidRPr="00000000" w14:paraId="00000325">
      <w:pPr>
        <w:ind w:firstLine="720"/>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alloydbomni_monitor;</w:t>
      </w:r>
      <w:r w:rsidDel="00000000" w:rsidR="00000000" w:rsidRPr="00000000">
        <w:rPr>
          <w:rtl w:val="0"/>
        </w:rPr>
      </w:r>
    </w:p>
    <w:p w:rsidR="00000000" w:rsidDel="00000000" w:rsidP="00000000" w:rsidRDefault="00000000" w:rsidRPr="00000000" w14:paraId="0000032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w:t>
      </w:r>
    </w:p>
    <w:p w:rsidR="00000000" w:rsidDel="00000000" w:rsidP="00000000" w:rsidRDefault="00000000" w:rsidRPr="00000000" w14:paraId="00000328">
      <w:pPr>
        <w:ind w:firstLine="720"/>
        <w:rPr>
          <w:b w:val="1"/>
          <w:bCs w:val="1"/>
        </w:rPr>
      </w:pPr>
      <w:r w:rsidDel="00000000" w:rsidR="00000000" w:rsidRPr="00000000">
        <w:rPr>
          <w:b w:val="1"/>
          <w:bCs w:val="1"/>
          <w:rtl w:val="0"/>
        </w:rPr>
        <w:t xml:space="preserve">Verify Metrics for Standalone DB:</w:t>
      </w:r>
    </w:p>
    <w:p w:rsidR="00000000" w:rsidDel="00000000" w:rsidP="00000000" w:rsidRDefault="00000000" w:rsidRPr="00000000" w14:paraId="00000329">
      <w:pPr>
        <w:ind w:firstLine="720"/>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curl</w:t>
      </w:r>
      <w:r w:rsidDel="00000000" w:rsidR="00000000" w:rsidRPr="00000000">
        <w:rPr>
          <w:rFonts w:ascii="Roboto Mono" w:cs="Roboto Mono" w:eastAsia="Roboto Mono" w:hAnsi="Roboto Mono"/>
          <w:rtl w:val="0"/>
        </w:rPr>
        <w:t xml:space="preserve"> </w:t>
      </w:r>
      <w:hyperlink r:id="rId18">
        <w:r w:rsidDel="00000000" w:rsidR="00000000" w:rsidRPr="00000000">
          <w:rPr>
            <w:rFonts w:ascii="Roboto Mono" w:cs="Roboto Mono" w:eastAsia="Roboto Mono" w:hAnsi="Roboto Mono"/>
            <w:color w:val="37474f"/>
            <w:u w:val="single"/>
            <w:rtl w:val="0"/>
          </w:rPr>
          <w:t xml:space="preserve">http://</w:t>
        </w:r>
      </w:hyperlink>
      <w:hyperlink r:id="rId19">
        <w:r w:rsidDel="00000000" w:rsidR="00000000" w:rsidRPr="00000000">
          <w:rPr>
            <w:rFonts w:ascii="Roboto Mono" w:cs="Roboto Mono" w:eastAsia="Roboto Mono" w:hAnsi="Roboto Mono"/>
            <w:b w:val="1"/>
            <w:bCs w:val="1"/>
            <w:color w:val="37474f"/>
            <w:u w:val="single"/>
            <w:rtl w:val="0"/>
          </w:rPr>
          <w:t xml:space="preserve">{{NODE_IP}}</w:t>
        </w:r>
      </w:hyperlink>
      <w:hyperlink r:id="rId20">
        <w:r w:rsidDel="00000000" w:rsidR="00000000" w:rsidRPr="00000000">
          <w:rPr>
            <w:rFonts w:ascii="Roboto Mono" w:cs="Roboto Mono" w:eastAsia="Roboto Mono" w:hAnsi="Roboto Mono"/>
            <w:color w:val="37474f"/>
            <w:u w:val="single"/>
            <w:rtl w:val="0"/>
          </w:rPr>
          <w:t xml:space="preserve">:</w:t>
        </w:r>
      </w:hyperlink>
      <w:hyperlink r:id="rId21">
        <w:r w:rsidDel="00000000" w:rsidR="00000000" w:rsidRPr="00000000">
          <w:rPr>
            <w:rFonts w:ascii="Roboto Mono" w:cs="Roboto Mono" w:eastAsia="Roboto Mono" w:hAnsi="Roboto Mono"/>
            <w:color w:val="c5221f"/>
            <w:u w:val="single"/>
            <w:rtl w:val="0"/>
          </w:rPr>
          <w:t xml:space="preserve">9187</w:t>
        </w:r>
      </w:hyperlink>
      <w:hyperlink r:id="rId22">
        <w:r w:rsidDel="00000000" w:rsidR="00000000" w:rsidRPr="00000000">
          <w:rPr>
            <w:rFonts w:ascii="Roboto Mono" w:cs="Roboto Mono" w:eastAsia="Roboto Mono" w:hAnsi="Roboto Mono"/>
            <w:color w:val="37474f"/>
            <w:u w:val="single"/>
            <w:rtl w:val="0"/>
          </w:rPr>
          <w:t xml:space="preserve">/metrics</w:t>
        </w:r>
      </w:hyperlink>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grep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alloydb_omni</w:t>
      </w:r>
      <w:r w:rsidDel="00000000" w:rsidR="00000000" w:rsidRPr="00000000">
        <w:rPr>
          <w:rtl w:val="0"/>
        </w:rPr>
      </w:r>
    </w:p>
    <w:p w:rsidR="00000000" w:rsidDel="00000000" w:rsidP="00000000" w:rsidRDefault="00000000" w:rsidRPr="00000000" w14:paraId="0000032A">
      <w:pPr>
        <w:rPr/>
        <w:sectPr>
          <w:type w:val="nextPage"/>
          <w:pgSz w:h="15840" w:w="12240" w:orient="portrait"/>
          <w:pgMar w:bottom="1440" w:top="1440" w:left="1440" w:right="1440" w:header="720" w:footer="720"/>
          <w:pgNumType w:start="1"/>
        </w:sectPr>
      </w:pPr>
      <w:r w:rsidDel="00000000" w:rsidR="00000000" w:rsidRPr="00000000">
        <w:rPr>
          <w:rFonts w:ascii="Roboto Mono" w:cs="Roboto Mono" w:eastAsia="Roboto Mono" w:hAnsi="Roboto Mono"/>
          <w:sz w:val="18"/>
          <w:szCs w:val="18"/>
          <w:rtl w:val="0"/>
        </w:rPr>
        <w:t xml:space="preserve"></w:t>
      </w:r>
      <w:r w:rsidDel="00000000" w:rsidR="00000000" w:rsidRPr="00000000">
        <w:rPr>
          <w:rtl w:val="0"/>
        </w:rPr>
      </w:r>
    </w:p>
    <w:p w:rsidR="00000000" w:rsidDel="00000000" w:rsidP="00000000" w:rsidRDefault="00000000" w:rsidRPr="00000000" w14:paraId="000003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f0lwfmwhv40"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ELK</w:t>
      </w:r>
      <w:r w:rsidDel="00000000" w:rsidR="00000000" w:rsidRPr="00000000">
        <w:rPr>
          <w:rtl w:val="0"/>
        </w:rPr>
      </w:r>
    </w:p>
    <w:p w:rsidR="00000000" w:rsidDel="00000000" w:rsidP="00000000" w:rsidRDefault="00000000" w:rsidRPr="00000000" w14:paraId="0000032C">
      <w:pPr>
        <w:spacing w:after="240" w:before="240" w:lineRule="auto"/>
        <w:rPr/>
      </w:pPr>
      <w:r w:rsidDel="00000000" w:rsidR="00000000" w:rsidRPr="00000000">
        <w:rPr>
          <w:rtl w:val="0"/>
        </w:rPr>
        <w:t xml:space="preserve">This guide expands on your provided standalone ELK setup to configure a distributed ELK Stack for centralized log management across your resilient architecture. We'll set up Elasticsearch and Logstash on your database nodes for high availability, Kibana on your external VM for visualization, and configure rsyslog on all relevant nodes to forward logs.</w:t>
      </w:r>
    </w:p>
    <w:p w:rsidR="00000000" w:rsidDel="00000000" w:rsidP="00000000" w:rsidRDefault="00000000" w:rsidRPr="00000000" w14:paraId="0000032D">
      <w:pPr>
        <w:spacing w:after="240" w:before="240" w:lineRule="auto"/>
        <w:rPr/>
      </w:pPr>
      <w:r w:rsidDel="00000000" w:rsidR="00000000" w:rsidRPr="00000000">
        <w:rPr>
          <w:rtl w:val="0"/>
        </w:rPr>
        <w:t xml:space="preserve">Here's the distribution of components:</w:t>
      </w:r>
    </w:p>
    <w:p w:rsidR="00000000" w:rsidDel="00000000" w:rsidP="00000000" w:rsidRDefault="00000000" w:rsidRPr="00000000" w14:paraId="0000032E">
      <w:pPr>
        <w:numPr>
          <w:ilvl w:val="0"/>
          <w:numId w:val="68"/>
        </w:numPr>
        <w:spacing w:after="0" w:afterAutospacing="0" w:before="240" w:lineRule="auto"/>
        <w:ind w:left="720" w:hanging="360"/>
      </w:pPr>
      <w:r w:rsidDel="00000000" w:rsidR="00000000" w:rsidRPr="00000000">
        <w:rPr>
          <w:b w:val="1"/>
          <w:bCs w:val="1"/>
          <w:rtl w:val="0"/>
        </w:rPr>
        <w:t xml:space="preserve">Elasticsearch Cluster &amp; Logstash Instances: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resilient-external1</w:t>
      </w:r>
      <w:r w:rsidDel="00000000" w:rsidR="00000000" w:rsidRPr="00000000">
        <w:rPr>
          <w:rtl w:val="0"/>
        </w:rPr>
        <w:t xml:space="preserve"> (10.1.0.5)</w:t>
      </w:r>
    </w:p>
    <w:p w:rsidR="00000000" w:rsidDel="00000000" w:rsidP="00000000" w:rsidRDefault="00000000" w:rsidRPr="00000000" w14:paraId="0000032F">
      <w:pPr>
        <w:numPr>
          <w:ilvl w:val="0"/>
          <w:numId w:val="68"/>
        </w:numPr>
        <w:spacing w:after="240" w:before="0" w:beforeAutospacing="0" w:lineRule="auto"/>
        <w:ind w:left="720" w:hanging="360"/>
      </w:pPr>
      <w:r w:rsidDel="00000000" w:rsidR="00000000" w:rsidRPr="00000000">
        <w:rPr>
          <w:b w:val="1"/>
          <w:bCs w:val="1"/>
          <w:rtl w:val="0"/>
        </w:rPr>
        <w:t xml:space="preserve">rsyslog Clients (Log Forwarders):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resilient-db1</w:t>
      </w:r>
      <w:r w:rsidDel="00000000" w:rsidR="00000000" w:rsidRPr="00000000">
        <w:rPr>
          <w:rtl w:val="0"/>
        </w:rPr>
        <w:t xml:space="preserve"> (10.1.0.2), </w:t>
      </w:r>
      <w:r w:rsidDel="00000000" w:rsidR="00000000" w:rsidRPr="00000000">
        <w:rPr>
          <w:rFonts w:ascii="Roboto Mono" w:cs="Roboto Mono" w:eastAsia="Roboto Mono" w:hAnsi="Roboto Mono"/>
          <w:color w:val="188038"/>
          <w:rtl w:val="0"/>
        </w:rPr>
        <w:t xml:space="preserve">resilient-db2</w:t>
      </w:r>
      <w:r w:rsidDel="00000000" w:rsidR="00000000" w:rsidRPr="00000000">
        <w:rPr>
          <w:rtl w:val="0"/>
        </w:rPr>
        <w:t xml:space="preserve"> (10.1.0.4), </w:t>
      </w:r>
      <w:r w:rsidDel="00000000" w:rsidR="00000000" w:rsidRPr="00000000">
        <w:rPr>
          <w:rFonts w:ascii="Roboto Mono" w:cs="Roboto Mono" w:eastAsia="Roboto Mono" w:hAnsi="Roboto Mono"/>
          <w:color w:val="188038"/>
          <w:rtl w:val="0"/>
        </w:rPr>
        <w:t xml:space="preserve">resilient-db3</w:t>
      </w:r>
      <w:r w:rsidDel="00000000" w:rsidR="00000000" w:rsidRPr="00000000">
        <w:rPr>
          <w:rtl w:val="0"/>
        </w:rPr>
        <w:t xml:space="preserve"> (10.1.0.3)</w:t>
      </w:r>
    </w:p>
    <w:p w:rsidR="00000000" w:rsidDel="00000000" w:rsidP="00000000" w:rsidRDefault="00000000" w:rsidRPr="00000000" w14:paraId="00000330">
      <w:pPr>
        <w:pStyle w:val="Heading3"/>
        <w:keepNext w:val="0"/>
        <w:keepLines w:val="0"/>
        <w:spacing w:before="280" w:lineRule="auto"/>
        <w:rPr>
          <w:b w:val="1"/>
          <w:bCs w:val="1"/>
          <w:color w:val="000000"/>
          <w:sz w:val="30"/>
          <w:szCs w:val="30"/>
        </w:rPr>
      </w:pPr>
      <w:bookmarkStart w:colFirst="0" w:colLast="0" w:name="_moqwokuemck6" w:id="40"/>
      <w:bookmarkEnd w:id="40"/>
      <w:r w:rsidDel="00000000" w:rsidR="00000000" w:rsidRPr="00000000">
        <w:rPr>
          <w:b w:val="1"/>
          <w:bCs w:val="1"/>
          <w:color w:val="000000"/>
          <w:sz w:val="30"/>
          <w:szCs w:val="30"/>
          <w:rtl w:val="0"/>
        </w:rPr>
        <w:t xml:space="preserve">Observability: Setting up ELK Stack for Log Management</w:t>
      </w:r>
    </w:p>
    <w:p w:rsidR="00000000" w:rsidDel="00000000" w:rsidP="00000000" w:rsidRDefault="00000000" w:rsidRPr="00000000" w14:paraId="00000331">
      <w:pPr>
        <w:spacing w:after="240" w:before="240" w:lineRule="auto"/>
        <w:rPr/>
      </w:pPr>
      <w:r w:rsidDel="00000000" w:rsidR="00000000" w:rsidRPr="00000000">
        <w:rPr>
          <w:rtl w:val="0"/>
        </w:rPr>
        <w:t xml:space="preserve">This guide outlines the steps to set up Elasticsearch and Logstash for centralized log management, including configuring rsyslog to forward specific logs. </w:t>
      </w:r>
    </w:p>
    <w:p w:rsidR="00000000" w:rsidDel="00000000" w:rsidP="00000000" w:rsidRDefault="00000000" w:rsidRPr="00000000" w14:paraId="00000332">
      <w:pPr>
        <w:pStyle w:val="Heading4"/>
        <w:keepNext w:val="0"/>
        <w:keepLines w:val="0"/>
        <w:spacing w:after="40" w:before="240" w:lineRule="auto"/>
        <w:rPr>
          <w:b w:val="1"/>
          <w:bCs w:val="1"/>
          <w:color w:val="000000"/>
          <w:sz w:val="22"/>
          <w:szCs w:val="22"/>
        </w:rPr>
      </w:pPr>
      <w:bookmarkStart w:colFirst="0" w:colLast="0" w:name="_jgbepv2d5vh7" w:id="41"/>
      <w:bookmarkEnd w:id="41"/>
      <w:r w:rsidDel="00000000" w:rsidR="00000000" w:rsidRPr="00000000">
        <w:rPr>
          <w:b w:val="1"/>
          <w:bCs w:val="1"/>
          <w:color w:val="000000"/>
          <w:sz w:val="22"/>
          <w:szCs w:val="22"/>
          <w:rtl w:val="0"/>
        </w:rPr>
        <w:t xml:space="preserve">1. Prerequisites (on </w:t>
      </w:r>
      <w:r w:rsidDel="00000000" w:rsidR="00000000" w:rsidRPr="00000000">
        <w:rPr>
          <w:rFonts w:ascii="Roboto Mono" w:cs="Roboto Mono" w:eastAsia="Roboto Mono" w:hAnsi="Roboto Mono"/>
          <w:b w:val="1"/>
          <w:bCs w:val="1"/>
          <w:color w:val="188038"/>
          <w:sz w:val="22"/>
          <w:szCs w:val="22"/>
          <w:rtl w:val="0"/>
        </w:rPr>
        <w:t xml:space="preserve">resilient-external1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333">
      <w:pPr>
        <w:numPr>
          <w:ilvl w:val="0"/>
          <w:numId w:val="70"/>
        </w:numPr>
        <w:spacing w:after="240" w:before="240" w:lineRule="auto"/>
        <w:ind w:left="720" w:hanging="360"/>
      </w:pPr>
      <w:r w:rsidDel="00000000" w:rsidR="00000000" w:rsidRPr="00000000">
        <w:rPr>
          <w:b w:val="1"/>
          <w:bCs w:val="1"/>
          <w:rtl w:val="0"/>
        </w:rPr>
        <w:t xml:space="preserve">Java Development Kit (JDK):</w:t>
      </w:r>
      <w:r w:rsidDel="00000000" w:rsidR="00000000" w:rsidRPr="00000000">
        <w:rPr>
          <w:rtl w:val="0"/>
        </w:rPr>
        <w:t xml:space="preserve"> Elasticsearch and Logstash require Java. Kibana includes its own Node.js binary.</w:t>
      </w:r>
    </w:p>
    <w:p w:rsidR="00000000" w:rsidDel="00000000" w:rsidP="00000000" w:rsidRDefault="00000000" w:rsidRPr="00000000" w14:paraId="0000033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java-11-openjdk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java-11-openjdk-devel</w:t>
      </w:r>
      <w:r w:rsidDel="00000000" w:rsidR="00000000" w:rsidRPr="00000000">
        <w:rPr>
          <w:rtl w:val="0"/>
        </w:rPr>
      </w:r>
    </w:p>
    <w:p w:rsidR="00000000" w:rsidDel="00000000" w:rsidP="00000000" w:rsidRDefault="00000000" w:rsidRPr="00000000" w14:paraId="00000335">
      <w:pPr>
        <w:numPr>
          <w:ilvl w:val="0"/>
          <w:numId w:val="45"/>
        </w:numPr>
        <w:spacing w:after="240" w:before="240" w:lineRule="auto"/>
        <w:ind w:left="720" w:hanging="360"/>
        <w:rPr>
          <w:b w:val="1"/>
          <w:bCs w:val="1"/>
        </w:rPr>
      </w:pPr>
      <w:r w:rsidDel="00000000" w:rsidR="00000000" w:rsidRPr="00000000">
        <w:rPr>
          <w:rtl w:val="0"/>
        </w:rPr>
        <w:t xml:space="preserve"></w:t>
      </w:r>
      <w:r w:rsidDel="00000000" w:rsidR="00000000" w:rsidRPr="00000000">
        <w:rPr>
          <w:b w:val="1"/>
          <w:bCs w:val="1"/>
          <w:rtl w:val="0"/>
        </w:rPr>
        <w:t xml:space="preserve">Verify Java Installation:</w:t>
      </w:r>
      <w:r w:rsidDel="00000000" w:rsidR="00000000" w:rsidRPr="00000000">
        <w:rPr>
          <w:rtl w:val="0"/>
        </w:rPr>
      </w:r>
    </w:p>
    <w:p w:rsidR="00000000" w:rsidDel="00000000" w:rsidP="00000000" w:rsidRDefault="00000000" w:rsidRPr="00000000" w14:paraId="0000033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java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-version</w:t>
      </w:r>
      <w:r w:rsidDel="00000000" w:rsidR="00000000" w:rsidRPr="00000000">
        <w:rPr>
          <w:rtl w:val="0"/>
        </w:rPr>
      </w:r>
    </w:p>
    <w:p w:rsidR="00000000" w:rsidDel="00000000" w:rsidP="00000000" w:rsidRDefault="00000000" w:rsidRPr="00000000" w14:paraId="00000337">
      <w:pPr>
        <w:numPr>
          <w:ilvl w:val="0"/>
          <w:numId w:val="66"/>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Wget, nano (if not already installed):</w:t>
      </w:r>
      <w:r w:rsidDel="00000000" w:rsidR="00000000" w:rsidRPr="00000000">
        <w:rPr>
          <w:rtl w:val="0"/>
        </w:rPr>
      </w:r>
    </w:p>
    <w:p w:rsidR="00000000" w:rsidDel="00000000" w:rsidP="00000000" w:rsidRDefault="00000000" w:rsidRPr="00000000" w14:paraId="00000338">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wget nano</w:t>
      </w:r>
    </w:p>
    <w:p w:rsidR="00000000" w:rsidDel="00000000" w:rsidP="00000000" w:rsidRDefault="00000000" w:rsidRPr="00000000" w14:paraId="00000339">
      <w:pPr>
        <w:spacing w:after="240" w:before="240" w:lineRule="auto"/>
        <w:rPr/>
      </w:pPr>
      <w:r w:rsidDel="00000000" w:rsidR="00000000" w:rsidRPr="00000000">
        <w:rPr>
          <w:rtl w:val="0"/>
        </w:rPr>
        <w:t xml:space="preserve"></w:t>
      </w:r>
    </w:p>
    <w:p w:rsidR="00000000" w:rsidDel="00000000" w:rsidP="00000000" w:rsidRDefault="00000000" w:rsidRPr="00000000" w14:paraId="0000033A">
      <w:pPr>
        <w:pStyle w:val="Heading4"/>
        <w:keepNext w:val="0"/>
        <w:keepLines w:val="0"/>
        <w:spacing w:after="40" w:before="240" w:lineRule="auto"/>
        <w:rPr>
          <w:b w:val="1"/>
          <w:bCs w:val="1"/>
          <w:color w:val="000000"/>
          <w:sz w:val="22"/>
          <w:szCs w:val="22"/>
        </w:rPr>
      </w:pPr>
      <w:bookmarkStart w:colFirst="0" w:colLast="0" w:name="_ifown8xjprfn" w:id="42"/>
      <w:bookmarkEnd w:id="42"/>
      <w:r w:rsidDel="00000000" w:rsidR="00000000" w:rsidRPr="00000000">
        <w:rPr>
          <w:b w:val="1"/>
          <w:bCs w:val="1"/>
          <w:color w:val="000000"/>
          <w:sz w:val="22"/>
          <w:szCs w:val="22"/>
          <w:rtl w:val="0"/>
        </w:rPr>
        <w:t xml:space="preserve">2. Download RPMs (on </w:t>
      </w:r>
      <w:r w:rsidDel="00000000" w:rsidR="00000000" w:rsidRPr="00000000">
        <w:rPr>
          <w:rFonts w:ascii="Roboto Mono" w:cs="Roboto Mono" w:eastAsia="Roboto Mono" w:hAnsi="Roboto Mono"/>
          <w:b w:val="1"/>
          <w:bCs w:val="1"/>
          <w:color w:val="188038"/>
          <w:sz w:val="22"/>
          <w:szCs w:val="22"/>
          <w:rtl w:val="0"/>
        </w:rPr>
        <w:t xml:space="preserve">resilient-external1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33B">
      <w:pPr>
        <w:spacing w:after="240" w:before="240" w:lineRule="auto"/>
        <w:rPr/>
      </w:pPr>
      <w:r w:rsidDel="00000000" w:rsidR="00000000" w:rsidRPr="00000000">
        <w:rPr>
          <w:rtl w:val="0"/>
        </w:rPr>
        <w:t xml:space="preserve">Navigate to the </w:t>
      </w:r>
      <w:r w:rsidDel="00000000" w:rsidR="00000000" w:rsidRPr="00000000">
        <w:rPr>
          <w:rFonts w:ascii="Roboto Mono" w:cs="Roboto Mono" w:eastAsia="Roboto Mono" w:hAnsi="Roboto Mono"/>
          <w:color w:val="188038"/>
          <w:rtl w:val="0"/>
        </w:rPr>
        <w:t xml:space="preserve">/tmp</w:t>
      </w:r>
      <w:r w:rsidDel="00000000" w:rsidR="00000000" w:rsidRPr="00000000">
        <w:rPr>
          <w:rtl w:val="0"/>
        </w:rPr>
        <w:t xml:space="preserve"> directory and download the Logstash RPM package.</w:t>
      </w:r>
    </w:p>
    <w:p w:rsidR="00000000" w:rsidDel="00000000" w:rsidP="00000000" w:rsidRDefault="00000000" w:rsidRPr="00000000" w14:paraId="0000033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/tmp</w:t>
      </w:r>
      <w:r w:rsidDel="00000000" w:rsidR="00000000" w:rsidRPr="00000000">
        <w:rPr>
          <w:rtl w:val="0"/>
        </w:rPr>
      </w:r>
    </w:p>
    <w:p w:rsidR="00000000" w:rsidDel="00000000" w:rsidP="00000000" w:rsidRDefault="00000000" w:rsidRPr="00000000" w14:paraId="000003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wget</w:t>
      </w:r>
      <w:r w:rsidDel="00000000" w:rsidR="00000000" w:rsidRPr="00000000">
        <w:rPr>
          <w:rFonts w:ascii="Roboto Mono" w:cs="Roboto Mono" w:eastAsia="Roboto Mono" w:hAnsi="Roboto Mono"/>
          <w:rtl w:val="0"/>
        </w:rPr>
        <w:t xml:space="preserve"> </w:t>
      </w:r>
      <w:hyperlink r:id="rId23">
        <w:r w:rsidDel="00000000" w:rsidR="00000000" w:rsidRPr="00000000">
          <w:rPr>
            <w:rFonts w:ascii="Roboto Mono" w:cs="Roboto Mono" w:eastAsia="Roboto Mono" w:hAnsi="Roboto Mono"/>
            <w:color w:val="188038"/>
            <w:u w:val="single"/>
            <w:rtl w:val="0"/>
          </w:rPr>
          <w:t xml:space="preserve">https://artifacts.elastic.co/downloads/logstash/logstash-7.17.25-x86_64.rpm</w:t>
        </w:r>
      </w:hyperlink>
      <w:r w:rsidDel="00000000" w:rsidR="00000000" w:rsidRPr="00000000">
        <w:rPr>
          <w:rtl w:val="0"/>
        </w:rPr>
      </w:r>
    </w:p>
    <w:p w:rsidR="00000000" w:rsidDel="00000000" w:rsidP="00000000" w:rsidRDefault="00000000" w:rsidRPr="00000000" w14:paraId="000003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wget </w:t>
      </w:r>
      <w:hyperlink r:id="rId24">
        <w:r w:rsidDel="00000000" w:rsidR="00000000" w:rsidRPr="00000000">
          <w:rPr>
            <w:rFonts w:ascii="Roboto Mono" w:cs="Roboto Mono" w:eastAsia="Roboto Mono" w:hAnsi="Roboto Mono"/>
            <w:color w:val="188038"/>
            <w:u w:val="single"/>
            <w:rtl w:val="0"/>
          </w:rPr>
          <w:t xml:space="preserve">https://artifacts.elastic.co/downloads/elasticsearch/elasticsearch-7.17.25-x86_64.rpm</w:t>
        </w:r>
      </w:hyperlink>
      <w:r w:rsidDel="00000000" w:rsidR="00000000" w:rsidRPr="00000000">
        <w:rPr>
          <w:rtl w:val="0"/>
        </w:rPr>
      </w:r>
    </w:p>
    <w:p w:rsidR="00000000" w:rsidDel="00000000" w:rsidP="00000000" w:rsidRDefault="00000000" w:rsidRPr="00000000" w14:paraId="0000033F">
      <w:pPr>
        <w:pStyle w:val="Heading4"/>
        <w:keepNext w:val="0"/>
        <w:keepLines w:val="0"/>
        <w:spacing w:after="40" w:before="240" w:lineRule="auto"/>
        <w:rPr>
          <w:b w:val="1"/>
          <w:bCs w:val="1"/>
          <w:color w:val="000000"/>
          <w:sz w:val="22"/>
          <w:szCs w:val="22"/>
        </w:rPr>
      </w:pPr>
      <w:bookmarkStart w:colFirst="0" w:colLast="0" w:name="_dwokr1ott4tf" w:id="43"/>
      <w:bookmarkEnd w:id="43"/>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3. Install RPMs (on </w:t>
      </w:r>
      <w:r w:rsidDel="00000000" w:rsidR="00000000" w:rsidRPr="00000000">
        <w:rPr>
          <w:rFonts w:ascii="Roboto Mono" w:cs="Roboto Mono" w:eastAsia="Roboto Mono" w:hAnsi="Roboto Mono"/>
          <w:b w:val="1"/>
          <w:bCs w:val="1"/>
          <w:color w:val="188038"/>
          <w:sz w:val="22"/>
          <w:szCs w:val="22"/>
          <w:rtl w:val="0"/>
        </w:rPr>
        <w:t xml:space="preserve">resilient-external1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340">
      <w:pPr>
        <w:spacing w:after="240" w:before="240" w:lineRule="auto"/>
        <w:rPr/>
      </w:pPr>
      <w:r w:rsidDel="00000000" w:rsidR="00000000" w:rsidRPr="00000000">
        <w:rPr>
          <w:rtl w:val="0"/>
        </w:rPr>
        <w:t xml:space="preserve">Install the downloaded RPM packages. This process will also create default users and groups for each service.</w:t>
      </w:r>
    </w:p>
    <w:p w:rsidR="00000000" w:rsidDel="00000000" w:rsidP="00000000" w:rsidRDefault="00000000" w:rsidRPr="00000000" w14:paraId="00000341">
      <w:pPr>
        <w:numPr>
          <w:ilvl w:val="0"/>
          <w:numId w:val="76"/>
        </w:numPr>
        <w:spacing w:after="240" w:before="240" w:lineRule="auto"/>
        <w:ind w:left="720" w:hanging="360"/>
      </w:pPr>
      <w:r w:rsidDel="00000000" w:rsidR="00000000" w:rsidRPr="00000000">
        <w:rPr>
          <w:b w:val="1"/>
          <w:bCs w:val="1"/>
          <w:rtl w:val="0"/>
        </w:rPr>
        <w:t xml:space="preserve">Logstash:</w:t>
      </w:r>
      <w:r w:rsidDel="00000000" w:rsidR="00000000" w:rsidRPr="00000000">
        <w:rPr>
          <w:rtl w:val="0"/>
        </w:rPr>
      </w:r>
    </w:p>
    <w:p w:rsidR="00000000" w:rsidDel="00000000" w:rsidP="00000000" w:rsidRDefault="00000000" w:rsidRPr="00000000" w14:paraId="0000034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./logstash-7.17.25-x86_64.rpm</w:t>
      </w:r>
      <w:r w:rsidDel="00000000" w:rsidR="00000000" w:rsidRPr="00000000">
        <w:rPr>
          <w:rtl w:val="0"/>
        </w:rPr>
      </w:r>
    </w:p>
    <w:p w:rsidR="00000000" w:rsidDel="00000000" w:rsidP="00000000" w:rsidRDefault="00000000" w:rsidRPr="00000000" w14:paraId="00000343">
      <w:pPr>
        <w:numPr>
          <w:ilvl w:val="0"/>
          <w:numId w:val="83"/>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Elasticsearch:</w:t>
      </w:r>
      <w:r w:rsidDel="00000000" w:rsidR="00000000" w:rsidRPr="00000000">
        <w:rPr>
          <w:rtl w:val="0"/>
        </w:rPr>
      </w:r>
    </w:p>
    <w:p w:rsidR="00000000" w:rsidDel="00000000" w:rsidP="00000000" w:rsidRDefault="00000000" w:rsidRPr="00000000" w14:paraId="0000034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./elasticsearch-7.17.25-x86_64.rpm</w:t>
      </w:r>
      <w:r w:rsidDel="00000000" w:rsidR="00000000" w:rsidRPr="00000000">
        <w:rPr>
          <w:rtl w:val="0"/>
        </w:rPr>
      </w:r>
    </w:p>
    <w:p w:rsidR="00000000" w:rsidDel="00000000" w:rsidP="00000000" w:rsidRDefault="00000000" w:rsidRPr="00000000" w14:paraId="00000345">
      <w:pPr>
        <w:pStyle w:val="Heading4"/>
        <w:keepNext w:val="0"/>
        <w:keepLines w:val="0"/>
        <w:spacing w:after="40" w:before="240" w:lineRule="auto"/>
        <w:rPr>
          <w:b w:val="1"/>
          <w:bCs w:val="1"/>
          <w:color w:val="000000"/>
          <w:sz w:val="22"/>
          <w:szCs w:val="22"/>
        </w:rPr>
      </w:pPr>
      <w:bookmarkStart w:colFirst="0" w:colLast="0" w:name="_4vvlvc8f97p4" w:id="44"/>
      <w:bookmarkEnd w:id="44"/>
      <w:r w:rsidDel="00000000" w:rsidR="00000000" w:rsidRPr="00000000">
        <w:rPr>
          <w:rtl w:val="0"/>
        </w:rPr>
        <w:t xml:space="preserve"></w:t>
      </w:r>
      <w:r w:rsidDel="00000000" w:rsidR="00000000" w:rsidRPr="00000000">
        <w:rPr>
          <w:b w:val="1"/>
          <w:bCs w:val="1"/>
          <w:color w:val="000000"/>
          <w:sz w:val="22"/>
          <w:szCs w:val="22"/>
          <w:rtl w:val="0"/>
        </w:rPr>
        <w:t xml:space="preserve">4. Configure Logstash Pipeline (on </w:t>
      </w:r>
      <w:r w:rsidDel="00000000" w:rsidR="00000000" w:rsidRPr="00000000">
        <w:rPr>
          <w:rFonts w:ascii="Roboto Mono" w:cs="Roboto Mono" w:eastAsia="Roboto Mono" w:hAnsi="Roboto Mono"/>
          <w:b w:val="1"/>
          <w:bCs w:val="1"/>
          <w:color w:val="188038"/>
          <w:sz w:val="22"/>
          <w:szCs w:val="22"/>
          <w:rtl w:val="0"/>
        </w:rPr>
        <w:t xml:space="preserve">resilient-external1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346">
      <w:pPr>
        <w:spacing w:after="240" w:before="240" w:lineRule="auto"/>
        <w:rPr/>
      </w:pPr>
      <w:r w:rsidDel="00000000" w:rsidR="00000000" w:rsidRPr="00000000">
        <w:rPr>
          <w:rtl w:val="0"/>
        </w:rPr>
        <w:t xml:space="preserve">Create a configuration file for the input (syslog) and output (Elasticsearch).</w:t>
      </w:r>
    </w:p>
    <w:p w:rsidR="00000000" w:rsidDel="00000000" w:rsidP="00000000" w:rsidRDefault="00000000" w:rsidRPr="00000000" w14:paraId="0000034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/etc/logstash/conf.d/logstash.conf</w:t>
      </w:r>
      <w:r w:rsidDel="00000000" w:rsidR="00000000" w:rsidRPr="00000000">
        <w:rPr>
          <w:rtl w:val="0"/>
        </w:rPr>
      </w:r>
    </w:p>
    <w:p w:rsidR="00000000" w:rsidDel="00000000" w:rsidP="00000000" w:rsidRDefault="00000000" w:rsidRPr="00000000" w14:paraId="00000348">
      <w:pPr>
        <w:spacing w:after="240" w:before="240" w:lineRule="auto"/>
        <w:rPr/>
      </w:pPr>
      <w:r w:rsidDel="00000000" w:rsidR="00000000" w:rsidRPr="00000000">
        <w:rPr>
          <w:rtl w:val="0"/>
        </w:rPr>
        <w:t xml:space="preserve">Add the following content to the file:</w:t>
      </w:r>
    </w:p>
    <w:p w:rsidR="00000000" w:rsidDel="00000000" w:rsidP="00000000" w:rsidRDefault="00000000" w:rsidRPr="00000000" w14:paraId="0000034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input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4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5044</w:t>
      </w:r>
      <w:r w:rsidDel="00000000" w:rsidR="00000000" w:rsidRPr="00000000">
        <w:rPr>
          <w:rtl w:val="0"/>
        </w:rPr>
      </w:r>
    </w:p>
    <w:p w:rsidR="00000000" w:rsidDel="00000000" w:rsidP="00000000" w:rsidRDefault="00000000" w:rsidRPr="00000000" w14:paraId="000003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4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4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4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output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5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elasticsearch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hosts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["http://localhost:9200"]</w:t>
      </w:r>
      <w:r w:rsidDel="00000000" w:rsidR="00000000" w:rsidRPr="00000000">
        <w:rPr>
          <w:rtl w:val="0"/>
        </w:rPr>
      </w:r>
    </w:p>
    <w:p w:rsidR="00000000" w:rsidDel="00000000" w:rsidP="00000000" w:rsidRDefault="00000000" w:rsidRPr="00000000" w14:paraId="0000035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index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"logstash-syslog-%{+YYYY.MM.dd}"</w:t>
      </w:r>
      <w:r w:rsidDel="00000000" w:rsidR="00000000" w:rsidRPr="00000000">
        <w:rPr>
          <w:rtl w:val="0"/>
        </w:rPr>
      </w:r>
    </w:p>
    <w:p w:rsidR="00000000" w:rsidDel="00000000" w:rsidP="00000000" w:rsidRDefault="00000000" w:rsidRPr="00000000" w14:paraId="0000035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5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55">
      <w:pPr>
        <w:spacing w:after="240" w:before="240" w:lineRule="auto"/>
        <w:rPr/>
      </w:pPr>
      <w:r w:rsidDel="00000000" w:rsidR="00000000" w:rsidRPr="00000000">
        <w:rPr>
          <w:rtl w:val="0"/>
        </w:rPr>
        <w:t xml:space="preserve"></w:t>
      </w:r>
      <w:r w:rsidDel="00000000" w:rsidR="00000000" w:rsidRPr="00000000">
        <w:rPr>
          <w:b w:val="1"/>
          <w:bCs w:val="1"/>
          <w:rtl w:val="0"/>
        </w:rPr>
        <w:t xml:space="preserve">Optional:</w:t>
      </w:r>
      <w:r w:rsidDel="00000000" w:rsidR="00000000" w:rsidRPr="00000000">
        <w:rPr>
          <w:rtl w:val="0"/>
        </w:rPr>
        <w:t xml:space="preserve"> Adjust the Logstash JVM heap size in </w:t>
      </w:r>
      <w:r w:rsidDel="00000000" w:rsidR="00000000" w:rsidRPr="00000000">
        <w:rPr>
          <w:rFonts w:ascii="Roboto Mono" w:cs="Roboto Mono" w:eastAsia="Roboto Mono" w:hAnsi="Roboto Mono"/>
          <w:color w:val="188038"/>
          <w:rtl w:val="0"/>
        </w:rPr>
        <w:t xml:space="preserve">/etc/logstash/jvm.options</w:t>
      </w:r>
      <w:r w:rsidDel="00000000" w:rsidR="00000000" w:rsidRPr="00000000">
        <w:rPr>
          <w:rtl w:val="0"/>
        </w:rPr>
        <w:t xml:space="preserve">.</w:t>
      </w:r>
    </w:p>
    <w:p w:rsidR="00000000" w:rsidDel="00000000" w:rsidP="00000000" w:rsidRDefault="00000000" w:rsidRPr="00000000" w14:paraId="00000356">
      <w:pPr>
        <w:pStyle w:val="Heading4"/>
        <w:keepNext w:val="0"/>
        <w:keepLines w:val="0"/>
        <w:spacing w:after="40" w:before="240" w:lineRule="auto"/>
        <w:rPr>
          <w:b w:val="1"/>
          <w:bCs w:val="1"/>
          <w:color w:val="000000"/>
          <w:sz w:val="22"/>
          <w:szCs w:val="22"/>
        </w:rPr>
      </w:pPr>
      <w:bookmarkStart w:colFirst="0" w:colLast="0" w:name="_ymw46xkc97mx" w:id="45"/>
      <w:bookmarkEnd w:id="45"/>
      <w:r w:rsidDel="00000000" w:rsidR="00000000" w:rsidRPr="00000000">
        <w:rPr>
          <w:b w:val="1"/>
          <w:bCs w:val="1"/>
          <w:color w:val="000000"/>
          <w:sz w:val="22"/>
          <w:szCs w:val="22"/>
          <w:rtl w:val="0"/>
        </w:rPr>
        <w:t xml:space="preserve">5. Firewall Configuration (on </w:t>
      </w:r>
      <w:r w:rsidDel="00000000" w:rsidR="00000000" w:rsidRPr="00000000">
        <w:rPr>
          <w:rFonts w:ascii="Roboto Mono" w:cs="Roboto Mono" w:eastAsia="Roboto Mono" w:hAnsi="Roboto Mono"/>
          <w:b w:val="1"/>
          <w:bCs w:val="1"/>
          <w:color w:val="188038"/>
          <w:sz w:val="22"/>
          <w:szCs w:val="22"/>
          <w:rtl w:val="0"/>
        </w:rPr>
        <w:t xml:space="preserve">resilient-external1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357">
      <w:pPr>
        <w:spacing w:after="240" w:before="240" w:lineRule="auto"/>
        <w:rPr/>
      </w:pPr>
      <w:r w:rsidDel="00000000" w:rsidR="00000000" w:rsidRPr="00000000">
        <w:rPr>
          <w:rtl w:val="0"/>
        </w:rPr>
        <w:t xml:space="preserve">Open the default ports in the firewall for Logstash and Elasticsearch.</w:t>
      </w:r>
    </w:p>
    <w:p w:rsidR="00000000" w:rsidDel="00000000" w:rsidP="00000000" w:rsidRDefault="00000000" w:rsidRPr="00000000" w14:paraId="00000358">
      <w:pPr>
        <w:numPr>
          <w:ilvl w:val="0"/>
          <w:numId w:val="78"/>
        </w:numPr>
        <w:spacing w:after="240" w:before="240" w:lineRule="auto"/>
        <w:ind w:left="720" w:hanging="360"/>
      </w:pPr>
      <w:r w:rsidDel="00000000" w:rsidR="00000000" w:rsidRPr="00000000">
        <w:rPr>
          <w:b w:val="1"/>
          <w:bCs w:val="1"/>
          <w:rtl w:val="0"/>
        </w:rPr>
        <w:t xml:space="preserve">Logstash Syslog Input (Port 5044):</w:t>
      </w:r>
      <w:r w:rsidDel="00000000" w:rsidR="00000000" w:rsidRPr="00000000">
        <w:rPr>
          <w:rtl w:val="0"/>
        </w:rPr>
      </w:r>
    </w:p>
    <w:p w:rsidR="00000000" w:rsidDel="00000000" w:rsidP="00000000" w:rsidRDefault="00000000" w:rsidRPr="00000000" w14:paraId="00000359">
      <w:pPr>
        <w:rPr>
          <w:rFonts w:ascii="Roboto Mono" w:cs="Roboto Mono" w:eastAsia="Roboto Mono" w:hAnsi="Roboto Mono"/>
          <w:sz w:val="14"/>
          <w:szCs w:val="14"/>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--permanent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--add-port=5044/tcp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sz w:val="14"/>
          <w:szCs w:val="14"/>
          <w:rtl w:val="0"/>
        </w:rPr>
        <w:t xml:space="preserve">#</w:t>
      </w:r>
      <w:r w:rsidDel="00000000" w:rsidR="00000000" w:rsidRPr="00000000">
        <w:rPr>
          <w:rFonts w:ascii="Roboto Mono" w:cs="Roboto Mono" w:eastAsia="Roboto Mono" w:hAnsi="Roboto Mono"/>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Logstash</w:t>
      </w:r>
      <w:r w:rsidDel="00000000" w:rsidR="00000000" w:rsidRPr="00000000">
        <w:rPr>
          <w:rFonts w:ascii="Roboto Mono" w:cs="Roboto Mono" w:eastAsia="Roboto Mono" w:hAnsi="Roboto Mono"/>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Syslog</w:t>
      </w:r>
      <w:r w:rsidDel="00000000" w:rsidR="00000000" w:rsidRPr="00000000">
        <w:rPr>
          <w:rFonts w:ascii="Roboto Mono" w:cs="Roboto Mono" w:eastAsia="Roboto Mono" w:hAnsi="Roboto Mono"/>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Input</w:t>
      </w:r>
      <w:r w:rsidDel="00000000" w:rsidR="00000000" w:rsidRPr="00000000">
        <w:rPr>
          <w:rtl w:val="0"/>
        </w:rPr>
      </w:r>
    </w:p>
    <w:p w:rsidR="00000000" w:rsidDel="00000000" w:rsidP="00000000" w:rsidRDefault="00000000" w:rsidRPr="00000000" w14:paraId="0000035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--reload</w:t>
      </w:r>
      <w:r w:rsidDel="00000000" w:rsidR="00000000" w:rsidRPr="00000000">
        <w:rPr>
          <w:rtl w:val="0"/>
        </w:rPr>
      </w:r>
    </w:p>
    <w:p w:rsidR="00000000" w:rsidDel="00000000" w:rsidP="00000000" w:rsidRDefault="00000000" w:rsidRPr="00000000" w14:paraId="0000035B">
      <w:pPr>
        <w:numPr>
          <w:ilvl w:val="0"/>
          <w:numId w:val="90"/>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Elasticsearch (Port 9200):</w:t>
      </w:r>
      <w:r w:rsidDel="00000000" w:rsidR="00000000" w:rsidRPr="00000000">
        <w:rPr>
          <w:rtl w:val="0"/>
        </w:rPr>
      </w:r>
    </w:p>
    <w:p w:rsidR="00000000" w:rsidDel="00000000" w:rsidP="00000000" w:rsidRDefault="00000000" w:rsidRPr="00000000" w14:paraId="0000035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--permanent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--add-port=9200/tcp</w:t>
      </w:r>
      <w:r w:rsidDel="00000000" w:rsidR="00000000" w:rsidRPr="00000000">
        <w:rPr>
          <w:rtl w:val="0"/>
        </w:rPr>
      </w:r>
    </w:p>
    <w:p w:rsidR="00000000" w:rsidDel="00000000" w:rsidP="00000000" w:rsidRDefault="00000000" w:rsidRPr="00000000" w14:paraId="0000035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--reload</w:t>
      </w:r>
      <w:r w:rsidDel="00000000" w:rsidR="00000000" w:rsidRPr="00000000">
        <w:rPr>
          <w:rtl w:val="0"/>
        </w:rPr>
      </w:r>
    </w:p>
    <w:p w:rsidR="00000000" w:rsidDel="00000000" w:rsidP="00000000" w:rsidRDefault="00000000" w:rsidRPr="00000000" w14:paraId="0000035E">
      <w:pPr>
        <w:spacing w:after="240" w:before="240" w:lineRule="auto"/>
        <w:rPr/>
      </w:pPr>
      <w:r w:rsidDel="00000000" w:rsidR="00000000" w:rsidRPr="00000000">
        <w:rPr>
          <w:rtl w:val="0"/>
        </w:rPr>
        <w:t xml:space="preserve"></w:t>
      </w:r>
    </w:p>
    <w:p w:rsidR="00000000" w:rsidDel="00000000" w:rsidP="00000000" w:rsidRDefault="00000000" w:rsidRPr="00000000" w14:paraId="0000035F">
      <w:pPr>
        <w:pStyle w:val="Heading4"/>
        <w:keepNext w:val="0"/>
        <w:keepLines w:val="0"/>
        <w:spacing w:after="40" w:before="240" w:lineRule="auto"/>
        <w:rPr>
          <w:b w:val="1"/>
          <w:bCs w:val="1"/>
          <w:color w:val="000000"/>
          <w:sz w:val="22"/>
          <w:szCs w:val="22"/>
        </w:rPr>
      </w:pPr>
      <w:bookmarkStart w:colFirst="0" w:colLast="0" w:name="_a1r22zsijk9t" w:id="46"/>
      <w:bookmarkEnd w:id="46"/>
      <w:r w:rsidDel="00000000" w:rsidR="00000000" w:rsidRPr="00000000">
        <w:rPr>
          <w:b w:val="1"/>
          <w:bCs w:val="1"/>
          <w:color w:val="000000"/>
          <w:sz w:val="22"/>
          <w:szCs w:val="22"/>
          <w:rtl w:val="0"/>
        </w:rPr>
        <w:t xml:space="preserve">6. Enable and Start Services (on </w:t>
      </w:r>
      <w:r w:rsidDel="00000000" w:rsidR="00000000" w:rsidRPr="00000000">
        <w:rPr>
          <w:rFonts w:ascii="Roboto Mono" w:cs="Roboto Mono" w:eastAsia="Roboto Mono" w:hAnsi="Roboto Mono"/>
          <w:b w:val="1"/>
          <w:bCs w:val="1"/>
          <w:color w:val="188038"/>
          <w:sz w:val="22"/>
          <w:szCs w:val="22"/>
          <w:rtl w:val="0"/>
        </w:rPr>
        <w:t xml:space="preserve">resilient-external1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360">
      <w:pPr>
        <w:spacing w:after="240" w:before="240" w:lineRule="auto"/>
        <w:rPr/>
      </w:pPr>
      <w:r w:rsidDel="00000000" w:rsidR="00000000" w:rsidRPr="00000000">
        <w:rPr>
          <w:rtl w:val="0"/>
        </w:rPr>
        <w:t xml:space="preserve">Reload systemd daemon, then enable and start Elasticsearch and Logstash services to ensure they begin on boot.</w:t>
      </w:r>
    </w:p>
    <w:p w:rsidR="00000000" w:rsidDel="00000000" w:rsidP="00000000" w:rsidRDefault="00000000" w:rsidRPr="00000000" w14:paraId="0000036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daemon-reload</w:t>
      </w:r>
      <w:r w:rsidDel="00000000" w:rsidR="00000000" w:rsidRPr="00000000">
        <w:rPr>
          <w:rtl w:val="0"/>
        </w:rPr>
      </w:r>
    </w:p>
    <w:p w:rsidR="00000000" w:rsidDel="00000000" w:rsidP="00000000" w:rsidRDefault="00000000" w:rsidRPr="00000000" w14:paraId="0000036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6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Elasticsearch</w:t>
      </w:r>
      <w:r w:rsidDel="00000000" w:rsidR="00000000" w:rsidRPr="00000000">
        <w:rPr>
          <w:rtl w:val="0"/>
        </w:rPr>
      </w:r>
    </w:p>
    <w:p w:rsidR="00000000" w:rsidDel="00000000" w:rsidP="00000000" w:rsidRDefault="00000000" w:rsidRPr="00000000" w14:paraId="0000036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elasticsearch.service</w:t>
      </w:r>
      <w:r w:rsidDel="00000000" w:rsidR="00000000" w:rsidRPr="00000000">
        <w:rPr>
          <w:rtl w:val="0"/>
        </w:rPr>
      </w:r>
    </w:p>
    <w:p w:rsidR="00000000" w:rsidDel="00000000" w:rsidP="00000000" w:rsidRDefault="00000000" w:rsidRPr="00000000" w14:paraId="0000036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elasticsearch.service</w:t>
      </w:r>
      <w:r w:rsidDel="00000000" w:rsidR="00000000" w:rsidRPr="00000000">
        <w:rPr>
          <w:rtl w:val="0"/>
        </w:rPr>
      </w:r>
    </w:p>
    <w:p w:rsidR="00000000" w:rsidDel="00000000" w:rsidP="00000000" w:rsidRDefault="00000000" w:rsidRPr="00000000" w14:paraId="0000036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elasticsearch.service</w:t>
      </w:r>
      <w:r w:rsidDel="00000000" w:rsidR="00000000" w:rsidRPr="00000000">
        <w:rPr>
          <w:rtl w:val="0"/>
        </w:rPr>
      </w:r>
    </w:p>
    <w:p w:rsidR="00000000" w:rsidDel="00000000" w:rsidP="00000000" w:rsidRDefault="00000000" w:rsidRPr="00000000" w14:paraId="0000036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6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tl w:val="0"/>
        </w:rPr>
      </w:r>
    </w:p>
    <w:p w:rsidR="00000000" w:rsidDel="00000000" w:rsidP="00000000" w:rsidRDefault="00000000" w:rsidRPr="00000000" w14:paraId="0000036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logstash.service</w:t>
      </w:r>
      <w:r w:rsidDel="00000000" w:rsidR="00000000" w:rsidRPr="00000000">
        <w:rPr>
          <w:rtl w:val="0"/>
        </w:rPr>
      </w:r>
    </w:p>
    <w:p w:rsidR="00000000" w:rsidDel="00000000" w:rsidP="00000000" w:rsidRDefault="00000000" w:rsidRPr="00000000" w14:paraId="0000036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logstash.service</w:t>
      </w:r>
      <w:r w:rsidDel="00000000" w:rsidR="00000000" w:rsidRPr="00000000">
        <w:rPr>
          <w:rtl w:val="0"/>
        </w:rPr>
      </w:r>
    </w:p>
    <w:p w:rsidR="00000000" w:rsidDel="00000000" w:rsidP="00000000" w:rsidRDefault="00000000" w:rsidRPr="00000000" w14:paraId="0000036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logstash.service</w:t>
      </w:r>
      <w:r w:rsidDel="00000000" w:rsidR="00000000" w:rsidRPr="00000000">
        <w:rPr>
          <w:rtl w:val="0"/>
        </w:rPr>
      </w:r>
    </w:p>
    <w:p w:rsidR="00000000" w:rsidDel="00000000" w:rsidP="00000000" w:rsidRDefault="00000000" w:rsidRPr="00000000" w14:paraId="0000036C">
      <w:pPr>
        <w:pStyle w:val="Heading4"/>
        <w:keepNext w:val="0"/>
        <w:keepLines w:val="0"/>
        <w:spacing w:after="40" w:before="240" w:lineRule="auto"/>
        <w:rPr>
          <w:b w:val="1"/>
          <w:bCs w:val="1"/>
          <w:color w:val="000000"/>
          <w:sz w:val="22"/>
          <w:szCs w:val="22"/>
        </w:rPr>
      </w:pPr>
      <w:bookmarkStart w:colFirst="0" w:colLast="0" w:name="_56bngtksud5s" w:id="47"/>
      <w:bookmarkEnd w:id="47"/>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7. Verify ELK Stack Connectivity (on </w:t>
      </w:r>
      <w:r w:rsidDel="00000000" w:rsidR="00000000" w:rsidRPr="00000000">
        <w:rPr>
          <w:rFonts w:ascii="Roboto Mono" w:cs="Roboto Mono" w:eastAsia="Roboto Mono" w:hAnsi="Roboto Mono"/>
          <w:b w:val="1"/>
          <w:bCs w:val="1"/>
          <w:color w:val="188038"/>
          <w:sz w:val="22"/>
          <w:szCs w:val="22"/>
          <w:rtl w:val="0"/>
        </w:rPr>
        <w:t xml:space="preserve">resilient-external1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36D">
      <w:pPr>
        <w:numPr>
          <w:ilvl w:val="0"/>
          <w:numId w:val="49"/>
        </w:numPr>
        <w:spacing w:after="240" w:before="240" w:lineRule="auto"/>
        <w:ind w:left="720" w:hanging="360"/>
      </w:pPr>
      <w:r w:rsidDel="00000000" w:rsidR="00000000" w:rsidRPr="00000000">
        <w:rPr>
          <w:b w:val="1"/>
          <w:bCs w:val="1"/>
          <w:rtl w:val="0"/>
        </w:rPr>
        <w:t xml:space="preserve">Check Elasticsearch Status:</w:t>
      </w:r>
      <w:r w:rsidDel="00000000" w:rsidR="00000000" w:rsidRPr="00000000">
        <w:rPr>
          <w:rtl w:val="0"/>
        </w:rPr>
      </w:r>
    </w:p>
    <w:p w:rsidR="00000000" w:rsidDel="00000000" w:rsidP="00000000" w:rsidRDefault="00000000" w:rsidRPr="00000000" w14:paraId="0000036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http://localhost:9200</w:t>
      </w:r>
      <w:r w:rsidDel="00000000" w:rsidR="00000000" w:rsidRPr="00000000">
        <w:rPr>
          <w:rtl w:val="0"/>
        </w:rPr>
      </w:r>
    </w:p>
    <w:p w:rsidR="00000000" w:rsidDel="00000000" w:rsidP="00000000" w:rsidRDefault="00000000" w:rsidRPr="00000000" w14:paraId="0000036F">
      <w:pPr>
        <w:numPr>
          <w:ilvl w:val="0"/>
          <w:numId w:val="64"/>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Confirm Logstash is running and connected to Elasticsearch:</w:t>
      </w:r>
      <w:r w:rsidDel="00000000" w:rsidR="00000000" w:rsidRPr="00000000">
        <w:rPr>
          <w:rtl w:val="0"/>
        </w:rPr>
        <w:t xml:space="preserve"> Keep monitoring Logstash logs for any errors.</w:t>
      </w:r>
    </w:p>
    <w:p w:rsidR="00000000" w:rsidDel="00000000" w:rsidP="00000000" w:rsidRDefault="00000000" w:rsidRPr="00000000" w14:paraId="0000037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371">
      <w:pPr>
        <w:numPr>
          <w:ilvl w:val="0"/>
          <w:numId w:val="49"/>
        </w:numPr>
        <w:spacing w:after="240" w:before="240" w:lineRule="auto"/>
        <w:ind w:left="720" w:hanging="360"/>
      </w:pPr>
      <w:r w:rsidDel="00000000" w:rsidR="00000000" w:rsidRPr="00000000">
        <w:rPr>
          <w:rtl w:val="0"/>
        </w:rPr>
        <w:t xml:space="preserve">It should remain quiet unless new syslog messages are processed.</w:t>
      </w:r>
    </w:p>
    <w:p w:rsidR="00000000" w:rsidDel="00000000" w:rsidP="00000000" w:rsidRDefault="00000000" w:rsidRPr="00000000" w14:paraId="00000372">
      <w:pPr>
        <w:pStyle w:val="Heading4"/>
        <w:keepNext w:val="0"/>
        <w:keepLines w:val="0"/>
        <w:spacing w:after="40" w:before="240" w:lineRule="auto"/>
        <w:rPr>
          <w:b w:val="1"/>
          <w:bCs w:val="1"/>
          <w:color w:val="000000"/>
          <w:sz w:val="22"/>
          <w:szCs w:val="22"/>
        </w:rPr>
      </w:pPr>
      <w:bookmarkStart w:colFirst="0" w:colLast="0" w:name="_ym4kisotos42" w:id="48"/>
      <w:bookmarkEnd w:id="48"/>
      <w:r w:rsidDel="00000000" w:rsidR="00000000" w:rsidRPr="00000000">
        <w:rPr>
          <w:b w:val="1"/>
          <w:bCs w:val="1"/>
          <w:color w:val="000000"/>
          <w:sz w:val="22"/>
          <w:szCs w:val="22"/>
          <w:rtl w:val="0"/>
        </w:rPr>
        <w:t xml:space="preserve">8. Send a Test Syslog Message (on dinesh-</w:t>
      </w:r>
      <w:r w:rsidDel="00000000" w:rsidR="00000000" w:rsidRPr="00000000">
        <w:rPr>
          <w:rFonts w:ascii="Roboto Mono" w:cs="Roboto Mono" w:eastAsia="Roboto Mono" w:hAnsi="Roboto Mono"/>
          <w:b w:val="1"/>
          <w:bCs w:val="1"/>
          <w:color w:val="188038"/>
          <w:sz w:val="22"/>
          <w:szCs w:val="22"/>
          <w:rtl w:val="0"/>
        </w:rPr>
        <w:t xml:space="preserve">db1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373">
      <w:pPr>
        <w:spacing w:after="240" w:before="240" w:lineRule="auto"/>
        <w:rPr/>
      </w:pPr>
      <w:r w:rsidDel="00000000" w:rsidR="00000000" w:rsidRPr="00000000">
        <w:rPr>
          <w:rtl w:val="0"/>
        </w:rPr>
        <w:t xml:space="preserve">Send a test syslog message to Logstash to verify the input configuration.</w:t>
      </w:r>
    </w:p>
    <w:p w:rsidR="00000000" w:rsidDel="00000000" w:rsidP="00000000" w:rsidRDefault="00000000" w:rsidRPr="00000000" w14:paraId="0000037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echo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"&lt;34&gt;Jul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17</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00:30:00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myhost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myapp: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after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10.1.0.5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5044</w:t>
      </w:r>
      <w:r w:rsidDel="00000000" w:rsidR="00000000" w:rsidRPr="00000000">
        <w:rPr>
          <w:rtl w:val="0"/>
        </w:rPr>
      </w:r>
    </w:p>
    <w:p w:rsidR="00000000" w:rsidDel="00000000" w:rsidP="00000000" w:rsidRDefault="00000000" w:rsidRPr="00000000" w14:paraId="00000375">
      <w:pPr>
        <w:pStyle w:val="Heading4"/>
        <w:keepNext w:val="0"/>
        <w:keepLines w:val="0"/>
        <w:spacing w:after="40" w:before="240" w:lineRule="auto"/>
        <w:ind w:firstLine="720"/>
        <w:rPr>
          <w:b w:val="1"/>
          <w:bCs w:val="1"/>
          <w:color w:val="000000"/>
          <w:sz w:val="22"/>
          <w:szCs w:val="22"/>
        </w:rPr>
      </w:pPr>
      <w:bookmarkStart w:colFirst="0" w:colLast="0" w:name="_wp8sqbqigzma" w:id="49"/>
      <w:bookmarkEnd w:id="49"/>
      <w:r w:rsidDel="00000000" w:rsidR="00000000" w:rsidRPr="00000000">
        <w:rPr>
          <w:color w:val="000000"/>
          <w:sz w:val="22"/>
          <w:szCs w:val="22"/>
          <w:rtl w:val="0"/>
        </w:rPr>
        <w:t xml:space="preserve"></w:t>
      </w:r>
      <w:r w:rsidDel="00000000" w:rsidR="00000000" w:rsidRPr="00000000">
        <w:rPr>
          <w:rFonts w:ascii="Roboto Mono" w:cs="Roboto Mono" w:eastAsia="Roboto Mono" w:hAnsi="Roboto Mono"/>
          <w:color w:val="000000"/>
          <w:sz w:val="22"/>
          <w:szCs w:val="22"/>
          <w:rtl w:val="0"/>
        </w:rPr>
        <w:t xml:space="preserve">10.1.0.5 - (Logstash Server IP)</w:t>
      </w:r>
      <w:r w:rsidDel="00000000" w:rsidR="00000000" w:rsidRPr="00000000">
        <w:rPr>
          <w:color w:val="000000"/>
          <w:sz w:val="22"/>
          <w:szCs w:val="22"/>
          <w:rtl w:val="0"/>
        </w:rPr>
        <w:br w:type="textWrapping"/>
      </w:r>
      <w:r w:rsidDel="00000000" w:rsidR="00000000" w:rsidRPr="00000000">
        <w:rPr>
          <w:b w:val="1"/>
          <w:bCs w:val="1"/>
          <w:color w:val="000000"/>
          <w:sz w:val="22"/>
          <w:szCs w:val="22"/>
          <w:rtl w:val="0"/>
        </w:rPr>
        <w:t xml:space="preserve">9. Verify Data in Elasticsearch (on </w:t>
      </w:r>
      <w:r w:rsidDel="00000000" w:rsidR="00000000" w:rsidRPr="00000000">
        <w:rPr>
          <w:rFonts w:ascii="Roboto Mono" w:cs="Roboto Mono" w:eastAsia="Roboto Mono" w:hAnsi="Roboto Mono"/>
          <w:b w:val="1"/>
          <w:bCs w:val="1"/>
          <w:color w:val="188038"/>
          <w:sz w:val="22"/>
          <w:szCs w:val="22"/>
          <w:rtl w:val="0"/>
        </w:rPr>
        <w:t xml:space="preserve">resilient-external1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376">
      <w:pPr>
        <w:spacing w:after="240" w:before="240" w:lineRule="auto"/>
        <w:rPr/>
      </w:pPr>
      <w:r w:rsidDel="00000000" w:rsidR="00000000" w:rsidRPr="00000000">
        <w:rPr>
          <w:rtl w:val="0"/>
        </w:rPr>
        <w:t xml:space="preserve">Query Elasticsearch to confirm that the test message was indexed. The index name will be based on today's date, July 17, 2025.</w:t>
      </w:r>
    </w:p>
    <w:p w:rsidR="00000000" w:rsidDel="00000000" w:rsidP="00000000" w:rsidRDefault="00000000" w:rsidRPr="00000000" w14:paraId="00000377">
      <w:pPr>
        <w:rPr/>
      </w:pPr>
      <w:r w:rsidDel="00000000" w:rsidR="00000000" w:rsidRPr="00000000">
        <w:rPr>
          <w:rtl w:val="0"/>
        </w:rPr>
        <w:t xml:space="preserve">Bash</w:t>
      </w:r>
    </w:p>
    <w:p w:rsidR="00000000" w:rsidDel="00000000" w:rsidP="00000000" w:rsidRDefault="00000000" w:rsidRPr="00000000" w14:paraId="0000037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"http://localhost:9200/logstash-syslog-$(date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+%Y.%m.%d)/_search?pretty"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application/json'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tl w:val="0"/>
        </w:rPr>
      </w:r>
    </w:p>
    <w:p w:rsidR="00000000" w:rsidDel="00000000" w:rsidP="00000000" w:rsidRDefault="00000000" w:rsidRPr="00000000" w14:paraId="0000037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7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7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7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after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reinstall"</w:t>
      </w:r>
      <w:r w:rsidDel="00000000" w:rsidR="00000000" w:rsidRPr="00000000">
        <w:rPr>
          <w:rtl w:val="0"/>
        </w:rPr>
      </w:r>
    </w:p>
    <w:p w:rsidR="00000000" w:rsidDel="00000000" w:rsidP="00000000" w:rsidRDefault="00000000" w:rsidRPr="00000000" w14:paraId="000003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7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7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8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81">
      <w:pPr>
        <w:spacing w:after="240" w:before="240" w:lineRule="auto"/>
        <w:rPr/>
      </w:pPr>
      <w:r w:rsidDel="00000000" w:rsidR="00000000" w:rsidRPr="00000000">
        <w:rPr>
          <w:rtl w:val="0"/>
        </w:rPr>
        <w:t xml:space="preserve"></w:t>
      </w:r>
      <w:r w:rsidDel="00000000" w:rsidR="00000000" w:rsidRPr="00000000">
        <w:rPr>
          <w:b w:val="1"/>
          <w:bCs w:val="1"/>
          <w:rtl w:val="0"/>
        </w:rPr>
        <w:t xml:space="preserve">Expected Output:</w:t>
      </w:r>
      <w:r w:rsidDel="00000000" w:rsidR="00000000" w:rsidRPr="00000000">
        <w:rPr>
          <w:rtl w:val="0"/>
        </w:rPr>
        <w:t xml:space="preserve"> Look for </w:t>
      </w:r>
      <w:r w:rsidDel="00000000" w:rsidR="00000000" w:rsidRPr="00000000">
        <w:rPr>
          <w:rFonts w:ascii="Roboto Mono" w:cs="Roboto Mono" w:eastAsia="Roboto Mono" w:hAnsi="Roboto Mono"/>
          <w:color w:val="188038"/>
          <w:rtl w:val="0"/>
        </w:rPr>
        <w:t xml:space="preserve">hits.total.value</w:t>
      </w:r>
      <w:r w:rsidDel="00000000" w:rsidR="00000000" w:rsidRPr="00000000">
        <w:rPr>
          <w:rtl w:val="0"/>
        </w:rPr>
        <w:t xml:space="preserve"> to be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(or more if multiple tests were sent) and inspect the </w:t>
      </w:r>
      <w:r w:rsidDel="00000000" w:rsidR="00000000" w:rsidRPr="00000000">
        <w:rPr>
          <w:rFonts w:ascii="Roboto Mono" w:cs="Roboto Mono" w:eastAsia="Roboto Mono" w:hAnsi="Roboto Mono"/>
          <w:color w:val="188038"/>
          <w:rtl w:val="0"/>
        </w:rPr>
        <w:t xml:space="preserve">_source</w:t>
      </w:r>
      <w:r w:rsidDel="00000000" w:rsidR="00000000" w:rsidRPr="00000000">
        <w:rPr>
          <w:rtl w:val="0"/>
        </w:rPr>
        <w:t xml:space="preserve"> to confirm your message is present.</w:t>
      </w:r>
    </w:p>
    <w:p w:rsidR="00000000" w:rsidDel="00000000" w:rsidP="00000000" w:rsidRDefault="00000000" w:rsidRPr="00000000" w14:paraId="00000382">
      <w:pPr>
        <w:pStyle w:val="Heading4"/>
        <w:keepNext w:val="0"/>
        <w:keepLines w:val="0"/>
        <w:spacing w:after="40" w:before="240" w:lineRule="auto"/>
        <w:rPr>
          <w:b w:val="1"/>
          <w:bCs w:val="1"/>
          <w:color w:val="000000"/>
          <w:sz w:val="28"/>
          <w:szCs w:val="28"/>
        </w:rPr>
      </w:pPr>
      <w:bookmarkStart w:colFirst="0" w:colLast="0" w:name="_myc6ogh0or3z" w:id="50"/>
      <w:bookmarkEnd w:id="50"/>
      <w:r w:rsidDel="00000000" w:rsidR="00000000" w:rsidRPr="00000000">
        <w:rPr>
          <w:b w:val="1"/>
          <w:bCs w:val="1"/>
          <w:color w:val="000000"/>
          <w:sz w:val="28"/>
          <w:szCs w:val="28"/>
          <w:rtl w:val="0"/>
        </w:rPr>
        <w:t xml:space="preserve">Log Routing (using Rsyslog)</w:t>
      </w:r>
    </w:p>
    <w:p w:rsidR="00000000" w:rsidDel="00000000" w:rsidP="00000000" w:rsidRDefault="00000000" w:rsidRPr="00000000" w14:paraId="00000383">
      <w:pPr>
        <w:spacing w:after="240" w:before="240" w:lineRule="auto"/>
        <w:rPr/>
      </w:pPr>
      <w:r w:rsidDel="00000000" w:rsidR="00000000" w:rsidRPr="00000000">
        <w:rPr>
          <w:rtl w:val="0"/>
        </w:rPr>
        <w:t xml:space="preserve">This section details how to configure rsyslog to forward logs from client systems to the Logstash server.</w:t>
      </w:r>
    </w:p>
    <w:p w:rsidR="00000000" w:rsidDel="00000000" w:rsidP="00000000" w:rsidRDefault="00000000" w:rsidRPr="00000000" w14:paraId="00000384">
      <w:pPr>
        <w:spacing w:after="240" w:before="240" w:lineRule="auto"/>
        <w:rPr>
          <w:b w:val="1"/>
          <w:bCs w:val="1"/>
        </w:rPr>
      </w:pPr>
      <w:r w:rsidDel="00000000" w:rsidR="00000000" w:rsidRPr="00000000">
        <w:rPr>
          <w:b w:val="1"/>
          <w:bCs w:val="1"/>
          <w:rtl w:val="0"/>
        </w:rPr>
        <w:t xml:space="preserve">Phase 1: Configure Log Forwarding Rule Set (on </w:t>
      </w:r>
      <w:r w:rsidDel="00000000" w:rsidR="00000000" w:rsidRPr="00000000">
        <w:rPr>
          <w:rFonts w:ascii="Roboto Mono" w:cs="Roboto Mono" w:eastAsia="Roboto Mono" w:hAnsi="Roboto Mono"/>
          <w:b w:val="1"/>
          <w:bCs w:val="1"/>
          <w:color w:val="188038"/>
          <w:rtl w:val="0"/>
        </w:rPr>
        <w:t xml:space="preserve">resilient-db1, db2, db3 </w:t>
      </w:r>
      <w:r w:rsidDel="00000000" w:rsidR="00000000" w:rsidRPr="00000000">
        <w:rPr>
          <w:rFonts w:ascii="Roboto Mono" w:cs="Roboto Mono" w:eastAsia="Roboto Mono" w:hAnsi="Roboto Mono"/>
          <w:b w:val="1"/>
          <w:bCs w:val="1"/>
          <w:rtl w:val="0"/>
        </w:rPr>
        <w:t xml:space="preserve">vm)</w:t>
      </w:r>
      <w:r w:rsidDel="00000000" w:rsidR="00000000" w:rsidRPr="00000000">
        <w:rPr>
          <w:rtl w:val="0"/>
        </w:rPr>
      </w:r>
    </w:p>
    <w:p w:rsidR="00000000" w:rsidDel="00000000" w:rsidP="00000000" w:rsidRDefault="00000000" w:rsidRPr="00000000" w14:paraId="00000385">
      <w:pPr>
        <w:spacing w:after="240" w:before="240" w:lineRule="auto"/>
        <w:rPr/>
      </w:pPr>
      <w:r w:rsidDel="00000000" w:rsidR="00000000" w:rsidRPr="00000000">
        <w:rPr>
          <w:rtl w:val="0"/>
        </w:rPr>
        <w:t xml:space="preserve">We'll create a new configuration file in </w:t>
      </w:r>
      <w:r w:rsidDel="00000000" w:rsidR="00000000" w:rsidRPr="00000000">
        <w:rPr>
          <w:rFonts w:ascii="Roboto Mono" w:cs="Roboto Mono" w:eastAsia="Roboto Mono" w:hAnsi="Roboto Mono"/>
          <w:color w:val="188038"/>
          <w:rtl w:val="0"/>
        </w:rPr>
        <w:t xml:space="preserve">/etc/rsyslog.d/</w:t>
      </w:r>
      <w:r w:rsidDel="00000000" w:rsidR="00000000" w:rsidRPr="00000000">
        <w:rPr>
          <w:rtl w:val="0"/>
        </w:rPr>
        <w:t xml:space="preserve"> to keep your changes organized and separate from the main </w:t>
      </w:r>
      <w:r w:rsidDel="00000000" w:rsidR="00000000" w:rsidRPr="00000000">
        <w:rPr>
          <w:rFonts w:ascii="Roboto Mono" w:cs="Roboto Mono" w:eastAsia="Roboto Mono" w:hAnsi="Roboto Mono"/>
          <w:color w:val="188038"/>
          <w:rtl w:val="0"/>
        </w:rPr>
        <w:t xml:space="preserve">rsyslog.conf</w:t>
      </w:r>
      <w:r w:rsidDel="00000000" w:rsidR="00000000" w:rsidRPr="00000000">
        <w:rPr>
          <w:rtl w:val="0"/>
        </w:rPr>
        <w:t xml:space="preserve">.</w:t>
      </w:r>
    </w:p>
    <w:p w:rsidR="00000000" w:rsidDel="00000000" w:rsidP="00000000" w:rsidRDefault="00000000" w:rsidRPr="00000000" w14:paraId="00000386">
      <w:pPr>
        <w:spacing w:after="240" w:before="240" w:lineRule="auto"/>
        <w:rPr/>
      </w:pPr>
      <w:r w:rsidDel="00000000" w:rsidR="00000000" w:rsidRPr="00000000">
        <w:rPr>
          <w:rtl w:val="0"/>
        </w:rPr>
        <w:t xml:space="preserve">Create a new Rsyslog configuration file: Use </w:t>
      </w:r>
      <w:r w:rsidDel="00000000" w:rsidR="00000000" w:rsidRPr="00000000">
        <w:rPr>
          <w:rFonts w:ascii="Roboto Mono" w:cs="Roboto Mono" w:eastAsia="Roboto Mono" w:hAnsi="Roboto Mono"/>
          <w:color w:val="188038"/>
          <w:rtl w:val="0"/>
        </w:rPr>
        <w:t xml:space="preserve">sudo vi</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sudo nano</w:t>
      </w:r>
      <w:r w:rsidDel="00000000" w:rsidR="00000000" w:rsidRPr="00000000">
        <w:rPr>
          <w:rtl w:val="0"/>
        </w:rPr>
        <w:t xml:space="preserve">) to create a file, for example, </w:t>
      </w:r>
      <w:r w:rsidDel="00000000" w:rsidR="00000000" w:rsidRPr="00000000">
        <w:rPr>
          <w:rFonts w:ascii="Roboto Mono" w:cs="Roboto Mono" w:eastAsia="Roboto Mono" w:hAnsi="Roboto Mono"/>
          <w:color w:val="188038"/>
          <w:rtl w:val="0"/>
        </w:rPr>
        <w:t xml:space="preserve">30-log-forwarding.conf</w:t>
      </w:r>
      <w:r w:rsidDel="00000000" w:rsidR="00000000" w:rsidRPr="00000000">
        <w:rPr>
          <w:rtl w:val="0"/>
        </w:rPr>
        <w:t xml:space="preserve">.</w:t>
      </w:r>
    </w:p>
    <w:p w:rsidR="00000000" w:rsidDel="00000000" w:rsidP="00000000" w:rsidRDefault="00000000" w:rsidRPr="00000000" w14:paraId="0000038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/etc/rsyslog.d/30-log-forwarding.conf</w:t>
      </w:r>
      <w:r w:rsidDel="00000000" w:rsidR="00000000" w:rsidRPr="00000000">
        <w:rPr>
          <w:rtl w:val="0"/>
        </w:rPr>
      </w:r>
    </w:p>
    <w:p w:rsidR="00000000" w:rsidDel="00000000" w:rsidP="00000000" w:rsidRDefault="00000000" w:rsidRPr="00000000" w14:paraId="00000388">
      <w:pPr>
        <w:spacing w:after="240" w:before="240" w:lineRule="auto"/>
        <w:rPr/>
      </w:pPr>
      <w:r w:rsidDel="00000000" w:rsidR="00000000" w:rsidRPr="00000000">
        <w:rPr>
          <w:rtl w:val="0"/>
        </w:rPr>
        <w:t xml:space="preserve">Add the following content to the file:</w:t>
      </w:r>
    </w:p>
    <w:p w:rsidR="00000000" w:rsidDel="00000000" w:rsidP="00000000" w:rsidRDefault="00000000" w:rsidRPr="00000000" w14:paraId="0000038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ruleset(name="send_to_gateway")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8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action(type="omfwd"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Target="10.1.0.5"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Port="5044")</w:t>
      </w:r>
      <w:r w:rsidDel="00000000" w:rsidR="00000000" w:rsidRPr="00000000">
        <w:rPr>
          <w:rtl w:val="0"/>
        </w:rPr>
      </w:r>
    </w:p>
    <w:p w:rsidR="00000000" w:rsidDel="00000000" w:rsidP="00000000" w:rsidRDefault="00000000" w:rsidRPr="00000000" w14:paraId="0000038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8C">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Note: Replace </w:t>
      </w:r>
      <w:r w:rsidDel="00000000" w:rsidR="00000000" w:rsidRPr="00000000">
        <w:rPr>
          <w:rFonts w:ascii="Roboto Mono" w:cs="Roboto Mono" w:eastAsia="Roboto Mono" w:hAnsi="Roboto Mono"/>
          <w:i w:val="1"/>
          <w:iCs w:val="1"/>
          <w:color w:val="188038"/>
          <w:rtl w:val="0"/>
        </w:rPr>
        <w:t xml:space="preserve">10.1.0.5</w:t>
      </w:r>
      <w:r w:rsidDel="00000000" w:rsidR="00000000" w:rsidRPr="00000000">
        <w:rPr>
          <w:i w:val="1"/>
          <w:iCs w:val="1"/>
          <w:rtl w:val="0"/>
        </w:rPr>
        <w:t xml:space="preserve"> with the actual IP address of your Logstash server.</w:t>
      </w:r>
    </w:p>
    <w:p w:rsidR="00000000" w:rsidDel="00000000" w:rsidP="00000000" w:rsidRDefault="00000000" w:rsidRPr="00000000" w14:paraId="0000038D">
      <w:pPr>
        <w:spacing w:after="240" w:before="240" w:lineRule="auto"/>
        <w:rPr>
          <w:b w:val="1"/>
          <w:bCs w:val="1"/>
        </w:rPr>
      </w:pPr>
      <w:r w:rsidDel="00000000" w:rsidR="00000000" w:rsidRPr="00000000">
        <w:rPr>
          <w:b w:val="1"/>
          <w:bCs w:val="1"/>
          <w:rtl w:val="0"/>
        </w:rPr>
        <w:t xml:space="preserve">Phase 2: Configure Log Filtering and Forwarding for Specific Services (on </w:t>
      </w:r>
      <w:r w:rsidDel="00000000" w:rsidR="00000000" w:rsidRPr="00000000">
        <w:rPr>
          <w:rFonts w:ascii="Roboto Mono" w:cs="Roboto Mono" w:eastAsia="Roboto Mono" w:hAnsi="Roboto Mono"/>
          <w:b w:val="1"/>
          <w:bCs w:val="1"/>
          <w:color w:val="188038"/>
          <w:rtl w:val="0"/>
        </w:rPr>
        <w:t xml:space="preserve">resilient-db1 </w:t>
      </w:r>
      <w:r w:rsidDel="00000000" w:rsidR="00000000" w:rsidRPr="00000000">
        <w:rPr>
          <w:rFonts w:ascii="Roboto Mono" w:cs="Roboto Mono" w:eastAsia="Roboto Mono" w:hAnsi="Roboto Mono"/>
          <w:b w:val="1"/>
          <w:bCs w:val="1"/>
          <w:rtl w:val="0"/>
        </w:rPr>
        <w:t xml:space="preserve">vm)</w:t>
      </w:r>
      <w:r w:rsidDel="00000000" w:rsidR="00000000" w:rsidRPr="00000000">
        <w:rPr>
          <w:rtl w:val="0"/>
        </w:rPr>
      </w:r>
    </w:p>
    <w:p w:rsidR="00000000" w:rsidDel="00000000" w:rsidP="00000000" w:rsidRDefault="00000000" w:rsidRPr="00000000" w14:paraId="0000038E">
      <w:pPr>
        <w:spacing w:after="240" w:before="240" w:lineRule="auto"/>
        <w:rPr/>
      </w:pPr>
      <w:r w:rsidDel="00000000" w:rsidR="00000000" w:rsidRPr="00000000">
        <w:rPr>
          <w:rtl w:val="0"/>
        </w:rPr>
        <w:t xml:space="preserve">Now, you'll create separate configuration files in </w:t>
      </w:r>
      <w:r w:rsidDel="00000000" w:rsidR="00000000" w:rsidRPr="00000000">
        <w:rPr>
          <w:rFonts w:ascii="Roboto Mono" w:cs="Roboto Mono" w:eastAsia="Roboto Mono" w:hAnsi="Roboto Mono"/>
          <w:color w:val="188038"/>
          <w:rtl w:val="0"/>
        </w:rPr>
        <w:t xml:space="preserve">/etc/rsyslog.d/</w:t>
      </w:r>
      <w:r w:rsidDel="00000000" w:rsidR="00000000" w:rsidRPr="00000000">
        <w:rPr>
          <w:rtl w:val="0"/>
        </w:rPr>
        <w:t xml:space="preserve"> for each service you want to monitor.</w:t>
      </w:r>
    </w:p>
    <w:p w:rsidR="00000000" w:rsidDel="00000000" w:rsidP="00000000" w:rsidRDefault="00000000" w:rsidRPr="00000000" w14:paraId="0000038F">
      <w:pPr>
        <w:spacing w:after="240" w:before="240" w:lineRule="auto"/>
        <w:rPr/>
      </w:pPr>
      <w:r w:rsidDel="00000000" w:rsidR="00000000" w:rsidRPr="00000000">
        <w:rPr>
          <w:rtl w:val="0"/>
        </w:rPr>
        <w:t xml:space="preserve">Forwarding logs from a specific log file (e.g., PostgreSQL logs like in your example). This uses the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 module to read a plain text log file as an input.</w:t>
      </w:r>
    </w:p>
    <w:p w:rsidR="00000000" w:rsidDel="00000000" w:rsidP="00000000" w:rsidRDefault="00000000" w:rsidRPr="00000000" w14:paraId="00000390">
      <w:pPr>
        <w:spacing w:after="240" w:before="240" w:lineRule="auto"/>
        <w:rPr/>
      </w:pPr>
      <w:r w:rsidDel="00000000" w:rsidR="00000000" w:rsidRPr="00000000">
        <w:rPr>
          <w:rtl w:val="0"/>
        </w:rPr>
        <w:t xml:space="preserve">Create a new configuration file for the service (e.g., </w:t>
      </w:r>
      <w:r w:rsidDel="00000000" w:rsidR="00000000" w:rsidRPr="00000000">
        <w:rPr>
          <w:rFonts w:ascii="Roboto Mono" w:cs="Roboto Mono" w:eastAsia="Roboto Mono" w:hAnsi="Roboto Mono"/>
          <w:color w:val="188038"/>
          <w:rtl w:val="0"/>
        </w:rPr>
        <w:t xml:space="preserve">51-postgresql.conf</w:t>
      </w:r>
      <w:r w:rsidDel="00000000" w:rsidR="00000000" w:rsidRPr="00000000">
        <w:rPr>
          <w:rtl w:val="0"/>
        </w:rPr>
        <w:t xml:space="preserve">):</w:t>
      </w:r>
    </w:p>
    <w:p w:rsidR="00000000" w:rsidDel="00000000" w:rsidP="00000000" w:rsidRDefault="00000000" w:rsidRPr="00000000" w14:paraId="0000039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/etc/rsyslog.d/51-postgresql.conf</w:t>
      </w:r>
      <w:r w:rsidDel="00000000" w:rsidR="00000000" w:rsidRPr="00000000">
        <w:rPr>
          <w:rtl w:val="0"/>
        </w:rPr>
      </w:r>
    </w:p>
    <w:p w:rsidR="00000000" w:rsidDel="00000000" w:rsidP="00000000" w:rsidRDefault="00000000" w:rsidRPr="00000000" w14:paraId="00000392">
      <w:pPr>
        <w:spacing w:after="240" w:before="240" w:lineRule="auto"/>
        <w:rPr/>
      </w:pPr>
      <w:r w:rsidDel="00000000" w:rsidR="00000000" w:rsidRPr="00000000">
        <w:rPr>
          <w:rtl w:val="0"/>
        </w:rPr>
        <w:t xml:space="preserve">Add the following content to read and forward PostgreSQL logs:</w:t>
      </w:r>
    </w:p>
    <w:p w:rsidR="00000000" w:rsidDel="00000000" w:rsidP="00000000" w:rsidRDefault="00000000" w:rsidRPr="00000000" w14:paraId="0000039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module(load="imfile")</w:t>
      </w:r>
      <w:r w:rsidDel="00000000" w:rsidR="00000000" w:rsidRPr="00000000">
        <w:rPr>
          <w:rtl w:val="0"/>
        </w:rPr>
      </w:r>
    </w:p>
    <w:p w:rsidR="00000000" w:rsidDel="00000000" w:rsidP="00000000" w:rsidRDefault="00000000" w:rsidRPr="00000000" w14:paraId="0000039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9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input(type="imfile"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file="/var/lib/postgresql/16/data/log/*.internal"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tag="alloydb-internal-logs" ReadMode="2")</w:t>
      </w:r>
      <w:r w:rsidDel="00000000" w:rsidR="00000000" w:rsidRPr="00000000">
        <w:rPr>
          <w:rtl w:val="0"/>
        </w:rPr>
      </w:r>
    </w:p>
    <w:p w:rsidR="00000000" w:rsidDel="00000000" w:rsidP="00000000" w:rsidRDefault="00000000" w:rsidRPr="00000000" w14:paraId="0000039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input(type="imfile"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file="/var/lib/postgresql/16/data/log/*.audit"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tag="alloydb-audit-logs" ReadMode="2")</w:t>
      </w:r>
      <w:r w:rsidDel="00000000" w:rsidR="00000000" w:rsidRPr="00000000">
        <w:rPr>
          <w:rtl w:val="0"/>
        </w:rPr>
      </w:r>
    </w:p>
    <w:p w:rsidR="00000000" w:rsidDel="00000000" w:rsidP="00000000" w:rsidRDefault="00000000" w:rsidRPr="00000000" w14:paraId="0000039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9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'alloydb-internal-logs'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9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39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9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'alloydb-audit-logs'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9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39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9E">
      <w:pPr>
        <w:spacing w:after="240" w:before="240" w:lineRule="auto"/>
        <w:rPr/>
      </w:pPr>
      <w:r w:rsidDel="00000000" w:rsidR="00000000" w:rsidRPr="00000000">
        <w:rPr>
          <w:rtl w:val="0"/>
        </w:rPr>
        <w:t xml:space="preserve">ReadMode=”2”, It changes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's behavior to handle file rotations more gracefully.</w:t>
        <w:br w:type="textWrapping"/>
        <w:t xml:space="preserve">Logs are observed at </w:t>
      </w:r>
      <w:r w:rsidDel="00000000" w:rsidR="00000000" w:rsidRPr="00000000">
        <w:rPr>
          <w:rFonts w:ascii="Roboto Mono" w:cs="Roboto Mono" w:eastAsia="Roboto Mono" w:hAnsi="Roboto Mono"/>
          <w:color w:val="188038"/>
          <w:rtl w:val="0"/>
        </w:rPr>
        <w:t xml:space="preserve">/var/lib/postgresql/16/data/log</w:t>
      </w:r>
      <w:r w:rsidDel="00000000" w:rsidR="00000000" w:rsidRPr="00000000">
        <w:rPr>
          <w:rtl w:val="0"/>
        </w:rPr>
        <w:t xml:space="preserve">.</w:t>
      </w:r>
    </w:p>
    <w:p w:rsidR="00000000" w:rsidDel="00000000" w:rsidP="00000000" w:rsidRDefault="00000000" w:rsidRPr="00000000" w14:paraId="0000039F">
      <w:pPr>
        <w:pStyle w:val="Heading4"/>
        <w:keepNext w:val="0"/>
        <w:keepLines w:val="0"/>
        <w:spacing w:after="40" w:before="240" w:lineRule="auto"/>
        <w:rPr>
          <w:b w:val="1"/>
          <w:bCs w:val="1"/>
          <w:color w:val="000000"/>
          <w:sz w:val="22"/>
          <w:szCs w:val="22"/>
        </w:rPr>
      </w:pPr>
      <w:bookmarkStart w:colFirst="0" w:colLast="0" w:name="_6lh30mgav5p" w:id="51"/>
      <w:bookmarkEnd w:id="51"/>
      <w:r w:rsidDel="00000000" w:rsidR="00000000" w:rsidRPr="00000000">
        <w:rPr>
          <w:b w:val="1"/>
          <w:bCs w:val="1"/>
          <w:color w:val="000000"/>
          <w:sz w:val="22"/>
          <w:szCs w:val="22"/>
          <w:rtl w:val="0"/>
        </w:rPr>
        <w:t xml:space="preserve">Configure pgBouncer Log Forwarding </w:t>
      </w:r>
    </w:p>
    <w:p w:rsidR="00000000" w:rsidDel="00000000" w:rsidP="00000000" w:rsidRDefault="00000000" w:rsidRPr="00000000" w14:paraId="000003A0">
      <w:pPr>
        <w:numPr>
          <w:ilvl w:val="0"/>
          <w:numId w:val="36"/>
        </w:numPr>
        <w:spacing w:after="240" w:before="240" w:lineRule="auto"/>
        <w:ind w:left="720" w:hanging="360"/>
      </w:pPr>
      <w:r w:rsidDel="00000000" w:rsidR="00000000" w:rsidRPr="00000000">
        <w:rPr>
          <w:b w:val="1"/>
          <w:bCs w:val="1"/>
          <w:rtl w:val="0"/>
        </w:rPr>
        <w:t xml:space="preserve">Create a new Rsyslog configuration file for pgBouncer:</w:t>
      </w:r>
      <w:r w:rsidDel="00000000" w:rsidR="00000000" w:rsidRPr="00000000">
        <w:rPr>
          <w:rtl w:val="0"/>
        </w:rPr>
        <w:t xml:space="preserve"> We'll name it </w:t>
      </w:r>
      <w:r w:rsidDel="00000000" w:rsidR="00000000" w:rsidRPr="00000000">
        <w:rPr>
          <w:rFonts w:ascii="Roboto Mono" w:cs="Roboto Mono" w:eastAsia="Roboto Mono" w:hAnsi="Roboto Mono"/>
          <w:color w:val="188038"/>
          <w:rtl w:val="0"/>
        </w:rPr>
        <w:t xml:space="preserve">53-pgbouncer.conf</w:t>
      </w:r>
      <w:r w:rsidDel="00000000" w:rsidR="00000000" w:rsidRPr="00000000">
        <w:rPr>
          <w:rtl w:val="0"/>
        </w:rPr>
        <w:t xml:space="preserve"> to keep it organized after </w:t>
      </w:r>
      <w:r w:rsidDel="00000000" w:rsidR="00000000" w:rsidRPr="00000000">
        <w:rPr>
          <w:rFonts w:ascii="Roboto Mono" w:cs="Roboto Mono" w:eastAsia="Roboto Mono" w:hAnsi="Roboto Mono"/>
          <w:color w:val="188038"/>
          <w:rtl w:val="0"/>
        </w:rPr>
        <w:t xml:space="preserve">51-postgresql.conf</w:t>
      </w:r>
      <w:r w:rsidDel="00000000" w:rsidR="00000000" w:rsidRPr="00000000">
        <w:rPr>
          <w:rtl w:val="0"/>
        </w:rPr>
        <w:t xml:space="preserve">.</w:t>
        <w:br w:type="textWrapping"/>
        <w:t xml:space="preserve">Bash</w:t>
      </w:r>
    </w:p>
    <w:p w:rsidR="00000000" w:rsidDel="00000000" w:rsidP="00000000" w:rsidRDefault="00000000" w:rsidRPr="00000000" w14:paraId="000003A1">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/etc/rsyslog.d/53-pgbouncer.conf</w:t>
      </w:r>
      <w:r w:rsidDel="00000000" w:rsidR="00000000" w:rsidRPr="00000000">
        <w:rPr>
          <w:rtl w:val="0"/>
        </w:rPr>
      </w:r>
    </w:p>
    <w:p w:rsidR="00000000" w:rsidDel="00000000" w:rsidP="00000000" w:rsidRDefault="00000000" w:rsidRPr="00000000" w14:paraId="000003A2">
      <w:pPr>
        <w:numPr>
          <w:ilvl w:val="0"/>
          <w:numId w:val="36"/>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Add the following content to </w:t>
      </w:r>
      <w:r w:rsidDel="00000000" w:rsidR="00000000" w:rsidRPr="00000000">
        <w:rPr>
          <w:rFonts w:ascii="Roboto Mono" w:cs="Roboto Mono" w:eastAsia="Roboto Mono" w:hAnsi="Roboto Mono"/>
          <w:b w:val="1"/>
          <w:bCs w:val="1"/>
          <w:color w:val="188038"/>
          <w:rtl w:val="0"/>
        </w:rPr>
        <w:t xml:space="preserve">53-pgbouncer.conf</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3A3">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/etc/rsyslog.d/53-pgbouncer.conf</w:t>
      </w:r>
      <w:r w:rsidDel="00000000" w:rsidR="00000000" w:rsidRPr="00000000">
        <w:rPr>
          <w:rtl w:val="0"/>
        </w:rPr>
      </w:r>
    </w:p>
    <w:p w:rsidR="00000000" w:rsidDel="00000000" w:rsidP="00000000" w:rsidRDefault="00000000" w:rsidRPr="00000000" w14:paraId="000003A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pgBouncer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tl w:val="0"/>
        </w:rPr>
      </w:r>
    </w:p>
    <w:p w:rsidR="00000000" w:rsidDel="00000000" w:rsidP="00000000" w:rsidRDefault="00000000" w:rsidRPr="00000000" w14:paraId="000003A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(optional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already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loaded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another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w:t>
      </w:r>
      <w:r w:rsidDel="00000000" w:rsidR="00000000" w:rsidRPr="00000000">
        <w:rPr>
          <w:rtl w:val="0"/>
        </w:rPr>
      </w:r>
    </w:p>
    <w:p w:rsidR="00000000" w:rsidDel="00000000" w:rsidP="00000000" w:rsidRDefault="00000000" w:rsidRPr="00000000" w14:paraId="000003A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 module(load="imfile")</w:t>
      </w:r>
      <w:r w:rsidDel="00000000" w:rsidR="00000000" w:rsidRPr="00000000">
        <w:rPr>
          <w:rtl w:val="0"/>
        </w:rPr>
      </w:r>
    </w:p>
    <w:p w:rsidR="00000000" w:rsidDel="00000000" w:rsidP="00000000" w:rsidRDefault="00000000" w:rsidRPr="00000000" w14:paraId="000003A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input(type="imfile"</w:t>
      </w:r>
      <w:r w:rsidDel="00000000" w:rsidR="00000000" w:rsidRPr="00000000">
        <w:rPr>
          <w:rtl w:val="0"/>
        </w:rPr>
      </w:r>
    </w:p>
    <w:p w:rsidR="00000000" w:rsidDel="00000000" w:rsidP="00000000" w:rsidRDefault="00000000" w:rsidRPr="00000000" w14:paraId="000003A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file="/var/log/pgbouncer/pgbouncer.log"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Ensure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correct</w:t>
      </w:r>
      <w:r w:rsidDel="00000000" w:rsidR="00000000" w:rsidRPr="00000000">
        <w:rPr>
          <w:rtl w:val="0"/>
        </w:rPr>
      </w:r>
    </w:p>
    <w:p w:rsidR="00000000" w:rsidDel="00000000" w:rsidP="00000000" w:rsidRDefault="00000000" w:rsidRPr="00000000" w14:paraId="000003A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tag="pgbouncer"</w:t>
      </w:r>
      <w:r w:rsidDel="00000000" w:rsidR="00000000" w:rsidRPr="00000000">
        <w:rPr>
          <w:rtl w:val="0"/>
        </w:rPr>
      </w:r>
    </w:p>
    <w:p w:rsidR="00000000" w:rsidDel="00000000" w:rsidP="00000000" w:rsidRDefault="00000000" w:rsidRPr="00000000" w14:paraId="000003A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A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based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assigned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tl w:val="0"/>
        </w:rPr>
      </w:r>
    </w:p>
    <w:p w:rsidR="00000000" w:rsidDel="00000000" w:rsidP="00000000" w:rsidRDefault="00000000" w:rsidRPr="00000000" w14:paraId="000003A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'pgbouncer'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br w:type="textWrapping"/>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3A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AE">
      <w:pPr>
        <w:numPr>
          <w:ilvl w:val="1"/>
          <w:numId w:val="36"/>
        </w:numPr>
        <w:spacing w:after="0" w:afterAutospacing="0" w:before="240" w:lineRule="auto"/>
        <w:ind w:left="1440" w:hanging="360"/>
      </w:pPr>
      <w:r w:rsidDel="00000000" w:rsidR="00000000" w:rsidRPr="00000000">
        <w:rPr>
          <w:rtl w:val="0"/>
        </w:rPr>
        <w:t xml:space="preserve"></w:t>
      </w:r>
      <w:r w:rsidDel="00000000" w:rsidR="00000000" w:rsidRPr="00000000">
        <w:rPr>
          <w:b w:val="1"/>
          <w:bCs w:val="1"/>
          <w:rtl w:val="0"/>
        </w:rPr>
        <w:t xml:space="preserve">Important Note:</w:t>
      </w:r>
      <w:r w:rsidDel="00000000" w:rsidR="00000000" w:rsidRPr="00000000">
        <w:rPr>
          <w:rtl w:val="0"/>
        </w:rPr>
        <w:t xml:space="preserve"> Ensure </w:t>
      </w:r>
      <w:r w:rsidDel="00000000" w:rsidR="00000000" w:rsidRPr="00000000">
        <w:rPr>
          <w:rFonts w:ascii="Roboto Mono" w:cs="Roboto Mono" w:eastAsia="Roboto Mono" w:hAnsi="Roboto Mono"/>
          <w:color w:val="188038"/>
          <w:rtl w:val="0"/>
        </w:rPr>
        <w:t xml:space="preserve">pgBouncer</w:t>
      </w:r>
      <w:r w:rsidDel="00000000" w:rsidR="00000000" w:rsidRPr="00000000">
        <w:rPr>
          <w:rtl w:val="0"/>
        </w:rPr>
        <w:t xml:space="preserve"> is actually configured to write its logs to </w:t>
      </w:r>
      <w:r w:rsidDel="00000000" w:rsidR="00000000" w:rsidRPr="00000000">
        <w:rPr>
          <w:rFonts w:ascii="Roboto Mono" w:cs="Roboto Mono" w:eastAsia="Roboto Mono" w:hAnsi="Roboto Mono"/>
          <w:color w:val="188038"/>
          <w:rtl w:val="0"/>
        </w:rPr>
        <w:t xml:space="preserve">/var/log/pgbouncer/pgbouncer.log</w:t>
      </w:r>
      <w:r w:rsidDel="00000000" w:rsidR="00000000" w:rsidRPr="00000000">
        <w:rPr>
          <w:rtl w:val="0"/>
        </w:rPr>
        <w:t xml:space="preserve">. This is usually configured in </w:t>
      </w:r>
      <w:r w:rsidDel="00000000" w:rsidR="00000000" w:rsidRPr="00000000">
        <w:rPr>
          <w:rFonts w:ascii="Roboto Mono" w:cs="Roboto Mono" w:eastAsia="Roboto Mono" w:hAnsi="Roboto Mono"/>
          <w:color w:val="188038"/>
          <w:rtl w:val="0"/>
        </w:rPr>
        <w:t xml:space="preserve">pgbouncer.ini</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logfile = /var/log/pgbouncer/pgbouncer.log</w:t>
      </w:r>
      <w:r w:rsidDel="00000000" w:rsidR="00000000" w:rsidRPr="00000000">
        <w:rPr>
          <w:rtl w:val="0"/>
        </w:rPr>
        <w:t xml:space="preserve">).</w:t>
      </w:r>
    </w:p>
    <w:p w:rsidR="00000000" w:rsidDel="00000000" w:rsidP="00000000" w:rsidRDefault="00000000" w:rsidRPr="00000000" w14:paraId="000003AF">
      <w:pPr>
        <w:numPr>
          <w:ilvl w:val="0"/>
          <w:numId w:val="36"/>
        </w:numPr>
        <w:spacing w:after="240" w:before="0" w:beforeAutospacing="0" w:lineRule="auto"/>
        <w:ind w:left="720" w:hanging="360"/>
      </w:pPr>
      <w:r w:rsidDel="00000000" w:rsidR="00000000" w:rsidRPr="00000000">
        <w:rPr>
          <w:rtl w:val="0"/>
        </w:rPr>
        <w:t xml:space="preserve">Save and exit the file.</w:t>
      </w:r>
    </w:p>
    <w:p w:rsidR="00000000" w:rsidDel="00000000" w:rsidP="00000000" w:rsidRDefault="00000000" w:rsidRPr="00000000" w14:paraId="000003B0">
      <w:pPr>
        <w:pStyle w:val="Heading4"/>
        <w:keepNext w:val="0"/>
        <w:keepLines w:val="0"/>
        <w:spacing w:after="40" w:before="240" w:lineRule="auto"/>
        <w:rPr>
          <w:b w:val="1"/>
          <w:bCs w:val="1"/>
          <w:color w:val="000000"/>
          <w:sz w:val="22"/>
          <w:szCs w:val="22"/>
        </w:rPr>
      </w:pPr>
      <w:bookmarkStart w:colFirst="0" w:colLast="0" w:name="_1pne90i3oeda" w:id="52"/>
      <w:bookmarkEnd w:id="52"/>
      <w:r w:rsidDel="00000000" w:rsidR="00000000" w:rsidRPr="00000000">
        <w:rPr>
          <w:b w:val="1"/>
          <w:bCs w:val="1"/>
          <w:color w:val="000000"/>
          <w:sz w:val="22"/>
          <w:szCs w:val="22"/>
          <w:rtl w:val="0"/>
        </w:rPr>
        <w:t xml:space="preserve">Configure pgBackRest Log Forwarding</w:t>
      </w:r>
    </w:p>
    <w:p w:rsidR="00000000" w:rsidDel="00000000" w:rsidP="00000000" w:rsidRDefault="00000000" w:rsidRPr="00000000" w14:paraId="000003B1">
      <w:pPr>
        <w:numPr>
          <w:ilvl w:val="0"/>
          <w:numId w:val="38"/>
        </w:numPr>
        <w:spacing w:after="240" w:before="240" w:lineRule="auto"/>
        <w:ind w:left="720" w:hanging="360"/>
      </w:pPr>
      <w:r w:rsidDel="00000000" w:rsidR="00000000" w:rsidRPr="00000000">
        <w:rPr>
          <w:b w:val="1"/>
          <w:bCs w:val="1"/>
          <w:rtl w:val="0"/>
        </w:rPr>
        <w:t xml:space="preserve">Create a new Rsyslog configuration file for pgBackRest:</w:t>
      </w:r>
      <w:r w:rsidDel="00000000" w:rsidR="00000000" w:rsidRPr="00000000">
        <w:rPr>
          <w:rtl w:val="0"/>
        </w:rPr>
        <w:t xml:space="preserve"> Let's name it </w:t>
      </w:r>
      <w:r w:rsidDel="00000000" w:rsidR="00000000" w:rsidRPr="00000000">
        <w:rPr>
          <w:rFonts w:ascii="Roboto Mono" w:cs="Roboto Mono" w:eastAsia="Roboto Mono" w:hAnsi="Roboto Mono"/>
          <w:color w:val="188038"/>
          <w:rtl w:val="0"/>
        </w:rPr>
        <w:t xml:space="preserve">54-pgbackrest.conf</w:t>
      </w:r>
      <w:r w:rsidDel="00000000" w:rsidR="00000000" w:rsidRPr="00000000">
        <w:rPr>
          <w:rtl w:val="0"/>
        </w:rPr>
        <w:t xml:space="preserve">.</w:t>
      </w:r>
    </w:p>
    <w:p w:rsidR="00000000" w:rsidDel="00000000" w:rsidP="00000000" w:rsidRDefault="00000000" w:rsidRPr="00000000" w14:paraId="000003B2">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/etc/rsyslog.d/54-pgbackrest.conf</w:t>
      </w:r>
      <w:r w:rsidDel="00000000" w:rsidR="00000000" w:rsidRPr="00000000">
        <w:rPr>
          <w:rtl w:val="0"/>
        </w:rPr>
      </w:r>
    </w:p>
    <w:p w:rsidR="00000000" w:rsidDel="00000000" w:rsidP="00000000" w:rsidRDefault="00000000" w:rsidRPr="00000000" w14:paraId="000003B3">
      <w:pPr>
        <w:numPr>
          <w:ilvl w:val="0"/>
          <w:numId w:val="38"/>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Add the following content to </w:t>
      </w:r>
      <w:r w:rsidDel="00000000" w:rsidR="00000000" w:rsidRPr="00000000">
        <w:rPr>
          <w:rFonts w:ascii="Roboto Mono" w:cs="Roboto Mono" w:eastAsia="Roboto Mono" w:hAnsi="Roboto Mono"/>
          <w:b w:val="1"/>
          <w:bCs w:val="1"/>
          <w:color w:val="188038"/>
          <w:rtl w:val="0"/>
        </w:rPr>
        <w:t xml:space="preserve">54-pgbackrest.conf</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3B4">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/etc/rsyslog.d/54-pgbackrest.conf</w:t>
      </w:r>
      <w:r w:rsidDel="00000000" w:rsidR="00000000" w:rsidRPr="00000000">
        <w:rPr>
          <w:rtl w:val="0"/>
        </w:rPr>
      </w:r>
    </w:p>
    <w:p w:rsidR="00000000" w:rsidDel="00000000" w:rsidP="00000000" w:rsidRDefault="00000000" w:rsidRPr="00000000" w14:paraId="000003B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pgBackRest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tl w:val="0"/>
        </w:rPr>
      </w:r>
    </w:p>
    <w:p w:rsidR="00000000" w:rsidDel="00000000" w:rsidP="00000000" w:rsidRDefault="00000000" w:rsidRPr="00000000" w14:paraId="000003B6">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3B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(optional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already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loaded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another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w:t>
      </w:r>
      <w:r w:rsidDel="00000000" w:rsidR="00000000" w:rsidRPr="00000000">
        <w:rPr>
          <w:rtl w:val="0"/>
        </w:rPr>
      </w:r>
    </w:p>
    <w:p w:rsidR="00000000" w:rsidDel="00000000" w:rsidP="00000000" w:rsidRDefault="00000000" w:rsidRPr="00000000" w14:paraId="000003B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 module(load="imfile")</w:t>
      </w:r>
      <w:r w:rsidDel="00000000" w:rsidR="00000000" w:rsidRPr="00000000">
        <w:rPr>
          <w:rtl w:val="0"/>
        </w:rPr>
      </w:r>
    </w:p>
    <w:p w:rsidR="00000000" w:rsidDel="00000000" w:rsidP="00000000" w:rsidRDefault="00000000" w:rsidRPr="00000000" w14:paraId="000003B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input(type="imfile"</w:t>
      </w:r>
      <w:r w:rsidDel="00000000" w:rsidR="00000000" w:rsidRPr="00000000">
        <w:rPr>
          <w:rtl w:val="0"/>
        </w:rPr>
      </w:r>
    </w:p>
    <w:p w:rsidR="00000000" w:rsidDel="00000000" w:rsidP="00000000" w:rsidRDefault="00000000" w:rsidRPr="00000000" w14:paraId="000003B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file="/var/log/pgbackrest/*.log"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Monitors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directory</w:t>
      </w:r>
      <w:r w:rsidDel="00000000" w:rsidR="00000000" w:rsidRPr="00000000">
        <w:rPr>
          <w:rtl w:val="0"/>
        </w:rPr>
      </w:r>
    </w:p>
    <w:p w:rsidR="00000000" w:rsidDel="00000000" w:rsidP="00000000" w:rsidRDefault="00000000" w:rsidRPr="00000000" w14:paraId="000003B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tag="pgbackrest"</w:t>
      </w:r>
      <w:r w:rsidDel="00000000" w:rsidR="00000000" w:rsidRPr="00000000">
        <w:rPr>
          <w:rtl w:val="0"/>
        </w:rPr>
      </w:r>
    </w:p>
    <w:p w:rsidR="00000000" w:rsidDel="00000000" w:rsidP="00000000" w:rsidRDefault="00000000" w:rsidRPr="00000000" w14:paraId="000003B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B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based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assigned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tl w:val="0"/>
        </w:rPr>
      </w:r>
    </w:p>
    <w:p w:rsidR="00000000" w:rsidDel="00000000" w:rsidP="00000000" w:rsidRDefault="00000000" w:rsidRPr="00000000" w14:paraId="000003B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'pgbackrest'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br w:type="textWrapping"/>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3B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C0">
      <w:pPr>
        <w:numPr>
          <w:ilvl w:val="1"/>
          <w:numId w:val="38"/>
        </w:numPr>
        <w:spacing w:after="0" w:afterAutospacing="0" w:before="240" w:lineRule="auto"/>
        <w:ind w:left="1440" w:hanging="360"/>
      </w:pPr>
      <w:r w:rsidDel="00000000" w:rsidR="00000000" w:rsidRPr="00000000">
        <w:rPr>
          <w:rtl w:val="0"/>
        </w:rPr>
        <w:t xml:space="preserve"></w:t>
      </w:r>
      <w:r w:rsidDel="00000000" w:rsidR="00000000" w:rsidRPr="00000000">
        <w:rPr>
          <w:b w:val="1"/>
          <w:bCs w:val="1"/>
          <w:rtl w:val="0"/>
        </w:rPr>
        <w:t xml:space="preserve">Important Note:</w:t>
      </w:r>
      <w:r w:rsidDel="00000000" w:rsidR="00000000" w:rsidRPr="00000000">
        <w:rPr>
          <w:rtl w:val="0"/>
        </w:rPr>
        <w:t xml:space="preserve"> You mentioned reading the </w:t>
      </w:r>
      <w:r w:rsidDel="00000000" w:rsidR="00000000" w:rsidRPr="00000000">
        <w:rPr>
          <w:rFonts w:ascii="Roboto Mono" w:cs="Roboto Mono" w:eastAsia="Roboto Mono" w:hAnsi="Roboto Mono"/>
          <w:color w:val="188038"/>
          <w:rtl w:val="0"/>
        </w:rPr>
        <w:t xml:space="preserve">pgBackRest</w:t>
      </w:r>
      <w:r w:rsidDel="00000000" w:rsidR="00000000" w:rsidRPr="00000000">
        <w:rPr>
          <w:rtl w:val="0"/>
        </w:rPr>
        <w:t xml:space="preserve"> logging configurations. You </w:t>
      </w:r>
      <w:r w:rsidDel="00000000" w:rsidR="00000000" w:rsidRPr="00000000">
        <w:rPr>
          <w:b w:val="1"/>
          <w:bCs w:val="1"/>
          <w:rtl w:val="0"/>
        </w:rPr>
        <w:t xml:space="preserve">must configure pgBackRest</w:t>
      </w:r>
      <w:r w:rsidDel="00000000" w:rsidR="00000000" w:rsidRPr="00000000">
        <w:rPr>
          <w:rtl w:val="0"/>
        </w:rPr>
        <w:t xml:space="preserve"> to write its logs to files in the </w:t>
      </w:r>
      <w:r w:rsidDel="00000000" w:rsidR="00000000" w:rsidRPr="00000000">
        <w:rPr>
          <w:rFonts w:ascii="Roboto Mono" w:cs="Roboto Mono" w:eastAsia="Roboto Mono" w:hAnsi="Roboto Mono"/>
          <w:color w:val="188038"/>
          <w:rtl w:val="0"/>
        </w:rPr>
        <w:t xml:space="preserve">/var/log/pgbackrest/</w:t>
      </w:r>
      <w:r w:rsidDel="00000000" w:rsidR="00000000" w:rsidRPr="00000000">
        <w:rPr>
          <w:rtl w:val="0"/>
        </w:rPr>
        <w:t xml:space="preserve"> directory for Rsyslog to find them. Refer to the </w:t>
      </w:r>
      <w:r w:rsidDel="00000000" w:rsidR="00000000" w:rsidRPr="00000000">
        <w:rPr>
          <w:rFonts w:ascii="Roboto Mono" w:cs="Roboto Mono" w:eastAsia="Roboto Mono" w:hAnsi="Roboto Mono"/>
          <w:color w:val="188038"/>
          <w:rtl w:val="0"/>
        </w:rPr>
        <w:t xml:space="preserve">pgbackrest.org/configuration.html#section-log</w:t>
      </w:r>
      <w:r w:rsidDel="00000000" w:rsidR="00000000" w:rsidRPr="00000000">
        <w:rPr>
          <w:rtl w:val="0"/>
        </w:rPr>
        <w:t xml:space="preserve"> documentation for this.</w:t>
      </w:r>
    </w:p>
    <w:p w:rsidR="00000000" w:rsidDel="00000000" w:rsidP="00000000" w:rsidRDefault="00000000" w:rsidRPr="00000000" w14:paraId="000003C1">
      <w:pPr>
        <w:numPr>
          <w:ilvl w:val="0"/>
          <w:numId w:val="38"/>
        </w:numPr>
        <w:spacing w:after="240" w:before="0" w:beforeAutospacing="0" w:lineRule="auto"/>
        <w:ind w:left="720" w:hanging="360"/>
      </w:pPr>
      <w:r w:rsidDel="00000000" w:rsidR="00000000" w:rsidRPr="00000000">
        <w:rPr>
          <w:rtl w:val="0"/>
        </w:rPr>
        <w:t xml:space="preserve">Save and exit the file.</w:t>
      </w:r>
    </w:p>
    <w:p w:rsidR="00000000" w:rsidDel="00000000" w:rsidP="00000000" w:rsidRDefault="00000000" w:rsidRPr="00000000" w14:paraId="000003C2">
      <w:pPr>
        <w:pStyle w:val="Heading4"/>
        <w:keepNext w:val="0"/>
        <w:keepLines w:val="0"/>
        <w:spacing w:after="40" w:before="240" w:lineRule="auto"/>
        <w:rPr>
          <w:b w:val="1"/>
          <w:bCs w:val="1"/>
          <w:color w:val="000000"/>
          <w:sz w:val="22"/>
          <w:szCs w:val="22"/>
        </w:rPr>
      </w:pPr>
      <w:bookmarkStart w:colFirst="0" w:colLast="0" w:name="_2xbvfjnis5j" w:id="53"/>
      <w:bookmarkEnd w:id="53"/>
      <w:r w:rsidDel="00000000" w:rsidR="00000000" w:rsidRPr="00000000">
        <w:rPr>
          <w:b w:val="1"/>
          <w:bCs w:val="1"/>
          <w:color w:val="000000"/>
          <w:sz w:val="22"/>
          <w:szCs w:val="22"/>
          <w:rtl w:val="0"/>
        </w:rPr>
        <w:t xml:space="preserve">Configure patroni Log Forwarding</w:t>
      </w:r>
    </w:p>
    <w:p w:rsidR="00000000" w:rsidDel="00000000" w:rsidP="00000000" w:rsidRDefault="00000000" w:rsidRPr="00000000" w14:paraId="000003C3">
      <w:pPr>
        <w:numPr>
          <w:ilvl w:val="0"/>
          <w:numId w:val="26"/>
        </w:numPr>
        <w:spacing w:after="240" w:before="240" w:lineRule="auto"/>
        <w:ind w:left="720" w:hanging="360"/>
      </w:pPr>
      <w:r w:rsidDel="00000000" w:rsidR="00000000" w:rsidRPr="00000000">
        <w:rPr>
          <w:b w:val="1"/>
          <w:bCs w:val="1"/>
          <w:rtl w:val="0"/>
        </w:rPr>
        <w:t xml:space="preserve">Create a new Rsyslog configuration file for pgBackRest:</w:t>
      </w:r>
      <w:r w:rsidDel="00000000" w:rsidR="00000000" w:rsidRPr="00000000">
        <w:rPr>
          <w:rtl w:val="0"/>
        </w:rPr>
        <w:t xml:space="preserve"> Let's name it </w:t>
      </w:r>
      <w:r w:rsidDel="00000000" w:rsidR="00000000" w:rsidRPr="00000000">
        <w:rPr>
          <w:rFonts w:ascii="Roboto Mono" w:cs="Roboto Mono" w:eastAsia="Roboto Mono" w:hAnsi="Roboto Mono"/>
          <w:color w:val="188038"/>
          <w:rtl w:val="0"/>
        </w:rPr>
        <w:t xml:space="preserve">55-patroni.conf</w:t>
      </w:r>
      <w:r w:rsidDel="00000000" w:rsidR="00000000" w:rsidRPr="00000000">
        <w:rPr>
          <w:rtl w:val="0"/>
        </w:rPr>
        <w:t xml:space="preserve">.</w:t>
      </w:r>
    </w:p>
    <w:p w:rsidR="00000000" w:rsidDel="00000000" w:rsidP="00000000" w:rsidRDefault="00000000" w:rsidRPr="00000000" w14:paraId="000003C4">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/etc/rsyslog.d/55-patroni.conf</w:t>
      </w:r>
      <w:r w:rsidDel="00000000" w:rsidR="00000000" w:rsidRPr="00000000">
        <w:rPr>
          <w:rtl w:val="0"/>
        </w:rPr>
      </w:r>
    </w:p>
    <w:p w:rsidR="00000000" w:rsidDel="00000000" w:rsidP="00000000" w:rsidRDefault="00000000" w:rsidRPr="00000000" w14:paraId="000003C5">
      <w:pPr>
        <w:numPr>
          <w:ilvl w:val="0"/>
          <w:numId w:val="26"/>
        </w:numPr>
        <w:spacing w:after="240" w:before="240" w:lineRule="auto"/>
        <w:ind w:left="720" w:hanging="360"/>
        <w:rPr>
          <w:b w:val="1"/>
          <w:bCs w:val="1"/>
        </w:rPr>
      </w:pPr>
      <w:r w:rsidDel="00000000" w:rsidR="00000000" w:rsidRPr="00000000">
        <w:rPr>
          <w:rtl w:val="0"/>
        </w:rPr>
        <w:t xml:space="preserve"></w:t>
      </w:r>
      <w:r w:rsidDel="00000000" w:rsidR="00000000" w:rsidRPr="00000000">
        <w:rPr>
          <w:b w:val="1"/>
          <w:bCs w:val="1"/>
          <w:rtl w:val="0"/>
        </w:rPr>
        <w:t xml:space="preserve">Add the following content to </w:t>
      </w:r>
      <w:r w:rsidDel="00000000" w:rsidR="00000000" w:rsidRPr="00000000">
        <w:rPr>
          <w:rFonts w:ascii="Roboto Mono" w:cs="Roboto Mono" w:eastAsia="Roboto Mono" w:hAnsi="Roboto Mono"/>
          <w:b w:val="1"/>
          <w:bCs w:val="1"/>
          <w:color w:val="188038"/>
          <w:rtl w:val="0"/>
        </w:rPr>
        <w:t xml:space="preserve">55-patroni.conf</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3C6">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/etc/rsyslog.d/55-patroni.conf</w:t>
      </w:r>
      <w:r w:rsidDel="00000000" w:rsidR="00000000" w:rsidRPr="00000000">
        <w:rPr>
          <w:rtl w:val="0"/>
        </w:rPr>
      </w:r>
    </w:p>
    <w:p w:rsidR="00000000" w:rsidDel="00000000" w:rsidP="00000000" w:rsidRDefault="00000000" w:rsidRPr="00000000" w14:paraId="000003C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patroni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tl w:val="0"/>
        </w:rPr>
      </w:r>
    </w:p>
    <w:p w:rsidR="00000000" w:rsidDel="00000000" w:rsidP="00000000" w:rsidRDefault="00000000" w:rsidRPr="00000000" w14:paraId="000003C8">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3C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(optional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already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loaded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another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w:t>
      </w:r>
      <w:r w:rsidDel="00000000" w:rsidR="00000000" w:rsidRPr="00000000">
        <w:rPr>
          <w:rtl w:val="0"/>
        </w:rPr>
      </w:r>
    </w:p>
    <w:p w:rsidR="00000000" w:rsidDel="00000000" w:rsidP="00000000" w:rsidRDefault="00000000" w:rsidRPr="00000000" w14:paraId="000003C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 module(load="imfile")</w:t>
      </w:r>
      <w:r w:rsidDel="00000000" w:rsidR="00000000" w:rsidRPr="00000000">
        <w:rPr>
          <w:rtl w:val="0"/>
        </w:rPr>
      </w:r>
    </w:p>
    <w:p w:rsidR="00000000" w:rsidDel="00000000" w:rsidP="00000000" w:rsidRDefault="00000000" w:rsidRPr="00000000" w14:paraId="000003C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input(type="imfile"</w:t>
      </w:r>
      <w:r w:rsidDel="00000000" w:rsidR="00000000" w:rsidRPr="00000000">
        <w:rPr>
          <w:rtl w:val="0"/>
        </w:rPr>
      </w:r>
    </w:p>
    <w:p w:rsidR="00000000" w:rsidDel="00000000" w:rsidP="00000000" w:rsidRDefault="00000000" w:rsidRPr="00000000" w14:paraId="000003C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file="/var/log/patroni/*.log"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Monitors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directory</w:t>
      </w:r>
      <w:r w:rsidDel="00000000" w:rsidR="00000000" w:rsidRPr="00000000">
        <w:rPr>
          <w:rtl w:val="0"/>
        </w:rPr>
      </w:r>
    </w:p>
    <w:p w:rsidR="00000000" w:rsidDel="00000000" w:rsidP="00000000" w:rsidRDefault="00000000" w:rsidRPr="00000000" w14:paraId="000003C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tag="patroni"</w:t>
      </w:r>
      <w:r w:rsidDel="00000000" w:rsidR="00000000" w:rsidRPr="00000000">
        <w:rPr>
          <w:rtl w:val="0"/>
        </w:rPr>
      </w:r>
    </w:p>
    <w:p w:rsidR="00000000" w:rsidDel="00000000" w:rsidP="00000000" w:rsidRDefault="00000000" w:rsidRPr="00000000" w14:paraId="000003C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C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based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assigned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tl w:val="0"/>
        </w:rPr>
      </w:r>
    </w:p>
    <w:p w:rsidR="00000000" w:rsidDel="00000000" w:rsidP="00000000" w:rsidRDefault="00000000" w:rsidRPr="00000000" w14:paraId="000003D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'patroni'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D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3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D3">
      <w:pPr>
        <w:numPr>
          <w:ilvl w:val="1"/>
          <w:numId w:val="38"/>
        </w:numPr>
        <w:spacing w:after="0" w:afterAutospacing="0" w:before="240" w:lineRule="auto"/>
        <w:ind w:left="1440" w:hanging="360"/>
      </w:pPr>
      <w:r w:rsidDel="00000000" w:rsidR="00000000" w:rsidRPr="00000000">
        <w:rPr>
          <w:rtl w:val="0"/>
        </w:rPr>
        <w:t xml:space="preserve"></w:t>
      </w:r>
      <w:r w:rsidDel="00000000" w:rsidR="00000000" w:rsidRPr="00000000">
        <w:rPr>
          <w:b w:val="1"/>
          <w:bCs w:val="1"/>
          <w:rtl w:val="0"/>
        </w:rPr>
        <w:t xml:space="preserve">Important Note:</w:t>
      </w:r>
      <w:r w:rsidDel="00000000" w:rsidR="00000000" w:rsidRPr="00000000">
        <w:rPr>
          <w:rtl w:val="0"/>
        </w:rPr>
        <w:t xml:space="preserve"> You mentioned reading the </w:t>
      </w:r>
      <w:r w:rsidDel="00000000" w:rsidR="00000000" w:rsidRPr="00000000">
        <w:rPr>
          <w:rFonts w:ascii="Roboto Mono" w:cs="Roboto Mono" w:eastAsia="Roboto Mono" w:hAnsi="Roboto Mono"/>
          <w:color w:val="188038"/>
          <w:rtl w:val="0"/>
        </w:rPr>
        <w:t xml:space="preserve">patroni</w:t>
      </w:r>
      <w:r w:rsidDel="00000000" w:rsidR="00000000" w:rsidRPr="00000000">
        <w:rPr>
          <w:rtl w:val="0"/>
        </w:rPr>
        <w:t xml:space="preserve"> logging configurations. You </w:t>
      </w:r>
      <w:r w:rsidDel="00000000" w:rsidR="00000000" w:rsidRPr="00000000">
        <w:rPr>
          <w:b w:val="1"/>
          <w:bCs w:val="1"/>
          <w:rtl w:val="0"/>
        </w:rPr>
        <w:t xml:space="preserve">must configure patroni</w:t>
      </w:r>
      <w:r w:rsidDel="00000000" w:rsidR="00000000" w:rsidRPr="00000000">
        <w:rPr>
          <w:rtl w:val="0"/>
        </w:rPr>
        <w:t xml:space="preserve"> to write its logs to files in the </w:t>
      </w:r>
      <w:r w:rsidDel="00000000" w:rsidR="00000000" w:rsidRPr="00000000">
        <w:rPr>
          <w:rFonts w:ascii="Roboto Mono" w:cs="Roboto Mono" w:eastAsia="Roboto Mono" w:hAnsi="Roboto Mono"/>
          <w:color w:val="188038"/>
          <w:rtl w:val="0"/>
        </w:rPr>
        <w:t xml:space="preserve">/var/log/patroni/</w:t>
      </w:r>
      <w:r w:rsidDel="00000000" w:rsidR="00000000" w:rsidRPr="00000000">
        <w:rPr>
          <w:rtl w:val="0"/>
        </w:rPr>
        <w:t xml:space="preserve"> directory for Rsyslog to find them. </w:t>
      </w:r>
    </w:p>
    <w:p w:rsidR="00000000" w:rsidDel="00000000" w:rsidP="00000000" w:rsidRDefault="00000000" w:rsidRPr="00000000" w14:paraId="000003D4">
      <w:pPr>
        <w:numPr>
          <w:ilvl w:val="0"/>
          <w:numId w:val="26"/>
        </w:numPr>
        <w:spacing w:after="240" w:before="0" w:beforeAutospacing="0" w:lineRule="auto"/>
        <w:ind w:left="720" w:hanging="360"/>
      </w:pPr>
      <w:r w:rsidDel="00000000" w:rsidR="00000000" w:rsidRPr="00000000">
        <w:rPr>
          <w:rtl w:val="0"/>
        </w:rPr>
        <w:t xml:space="preserve">Save and exit the file.</w:t>
      </w:r>
    </w:p>
    <w:p w:rsidR="00000000" w:rsidDel="00000000" w:rsidP="00000000" w:rsidRDefault="00000000" w:rsidRPr="00000000" w14:paraId="000003D5">
      <w:pPr>
        <w:pStyle w:val="Heading4"/>
        <w:keepNext w:val="0"/>
        <w:keepLines w:val="0"/>
        <w:spacing w:after="40" w:before="240" w:lineRule="auto"/>
        <w:rPr>
          <w:b w:val="1"/>
          <w:bCs w:val="1"/>
          <w:color w:val="000000"/>
          <w:sz w:val="22"/>
          <w:szCs w:val="22"/>
        </w:rPr>
      </w:pPr>
      <w:bookmarkStart w:colFirst="0" w:colLast="0" w:name="_qjy8osvg8jmp" w:id="54"/>
      <w:bookmarkEnd w:id="54"/>
      <w:r w:rsidDel="00000000" w:rsidR="00000000" w:rsidRPr="00000000">
        <w:rPr>
          <w:rtl w:val="0"/>
        </w:rPr>
      </w:r>
    </w:p>
    <w:p w:rsidR="00000000" w:rsidDel="00000000" w:rsidP="00000000" w:rsidRDefault="00000000" w:rsidRPr="00000000" w14:paraId="000003D6">
      <w:pPr>
        <w:pStyle w:val="Heading4"/>
        <w:keepNext w:val="0"/>
        <w:keepLines w:val="0"/>
        <w:spacing w:after="40" w:before="240" w:lineRule="auto"/>
        <w:rPr>
          <w:b w:val="1"/>
          <w:bCs w:val="1"/>
          <w:color w:val="000000"/>
          <w:sz w:val="22"/>
          <w:szCs w:val="22"/>
        </w:rPr>
      </w:pPr>
      <w:bookmarkStart w:colFirst="0" w:colLast="0" w:name="_6joqjhgpj6ly" w:id="55"/>
      <w:bookmarkEnd w:id="55"/>
      <w:r w:rsidDel="00000000" w:rsidR="00000000" w:rsidRPr="00000000">
        <w:rPr>
          <w:b w:val="1"/>
          <w:bCs w:val="1"/>
          <w:color w:val="000000"/>
          <w:sz w:val="22"/>
          <w:szCs w:val="22"/>
          <w:rtl w:val="0"/>
        </w:rPr>
        <w:t xml:space="preserve">Configure keepalived Log Forwarding</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numPr>
          <w:ilvl w:val="0"/>
          <w:numId w:val="72"/>
        </w:numPr>
        <w:ind w:left="720" w:hanging="360"/>
      </w:pPr>
      <w:r w:rsidDel="00000000" w:rsidR="00000000" w:rsidRPr="00000000">
        <w:rPr>
          <w:rtl w:val="0"/>
        </w:rPr>
        <w:t xml:space="preserve">Ensure Rsyslog is Configured to Read from Journald (via </w:t>
      </w:r>
      <w:r w:rsidDel="00000000" w:rsidR="00000000" w:rsidRPr="00000000">
        <w:rPr>
          <w:rFonts w:ascii="Roboto Mono" w:cs="Roboto Mono" w:eastAsia="Roboto Mono" w:hAnsi="Roboto Mono"/>
          <w:color w:val="188038"/>
          <w:rtl w:val="0"/>
        </w:rPr>
        <w:t xml:space="preserve">imjournal</w:t>
      </w:r>
      <w:r w:rsidDel="00000000" w:rsidR="00000000" w:rsidRPr="00000000">
        <w:rPr>
          <w:rtl w:val="0"/>
        </w:rPr>
        <w:t xml:space="preserve">) : No need to configure this </w:t>
      </w:r>
      <w:r w:rsidDel="00000000" w:rsidR="00000000" w:rsidRPr="00000000">
        <w:rPr>
          <w:rFonts w:ascii="Roboto Mono" w:cs="Roboto Mono" w:eastAsia="Roboto Mono" w:hAnsi="Roboto Mono"/>
          <w:color w:val="188038"/>
          <w:rtl w:val="0"/>
        </w:rPr>
        <w:t xml:space="preserve">module(load="imjournal")</w:t>
      </w:r>
      <w:r w:rsidDel="00000000" w:rsidR="00000000" w:rsidRPr="00000000">
        <w:rPr>
          <w:rtl w:val="0"/>
        </w:rPr>
        <w:t xml:space="preserve"> configured in your main </w:t>
      </w:r>
      <w:r w:rsidDel="00000000" w:rsidR="00000000" w:rsidRPr="00000000">
        <w:rPr>
          <w:rFonts w:ascii="Roboto Mono" w:cs="Roboto Mono" w:eastAsia="Roboto Mono" w:hAnsi="Roboto Mono"/>
          <w:color w:val="188038"/>
          <w:rtl w:val="0"/>
        </w:rPr>
        <w:t xml:space="preserve">/etc/rsyslog.conf</w:t>
      </w:r>
      <w:r w:rsidDel="00000000" w:rsidR="00000000" w:rsidRPr="00000000">
        <w:rPr>
          <w:rtl w:val="0"/>
        </w:rPr>
        <w:t xml:space="preserve"> file (which is a common default for modern Linux distributions). </w:t>
      </w:r>
    </w:p>
    <w:p w:rsidR="00000000" w:rsidDel="00000000" w:rsidP="00000000" w:rsidRDefault="00000000" w:rsidRPr="00000000" w14:paraId="000003D9">
      <w:pPr>
        <w:spacing w:after="240" w:before="240" w:lineRule="auto"/>
        <w:rPr>
          <w:i w:val="1"/>
          <w:iCs w:val="1"/>
          <w:color w:val="999999"/>
        </w:rPr>
      </w:pPr>
      <w:r w:rsidDel="00000000" w:rsidR="00000000" w:rsidRPr="00000000">
        <w:rPr>
          <w:i w:val="1"/>
          <w:iCs w:val="1"/>
          <w:color w:val="999999"/>
          <w:rtl w:val="0"/>
        </w:rPr>
        <w:t xml:space="preserve">This is crucial for </w:t>
      </w:r>
      <w:r w:rsidDel="00000000" w:rsidR="00000000" w:rsidRPr="00000000">
        <w:rPr>
          <w:rFonts w:ascii="Roboto Mono" w:cs="Roboto Mono" w:eastAsia="Roboto Mono" w:hAnsi="Roboto Mono"/>
          <w:i w:val="1"/>
          <w:iCs w:val="1"/>
          <w:color w:val="999999"/>
          <w:rtl w:val="0"/>
        </w:rPr>
        <w:t xml:space="preserve">rsyslog</w:t>
      </w:r>
      <w:r w:rsidDel="00000000" w:rsidR="00000000" w:rsidRPr="00000000">
        <w:rPr>
          <w:i w:val="1"/>
          <w:iCs w:val="1"/>
          <w:color w:val="999999"/>
          <w:rtl w:val="0"/>
        </w:rPr>
        <w:t xml:space="preserve"> to receive logs from </w:t>
      </w:r>
      <w:r w:rsidDel="00000000" w:rsidR="00000000" w:rsidRPr="00000000">
        <w:rPr>
          <w:rFonts w:ascii="Roboto Mono" w:cs="Roboto Mono" w:eastAsia="Roboto Mono" w:hAnsi="Roboto Mono"/>
          <w:i w:val="1"/>
          <w:iCs w:val="1"/>
          <w:color w:val="999999"/>
          <w:rtl w:val="0"/>
        </w:rPr>
        <w:t xml:space="preserve">journald</w:t>
      </w:r>
      <w:r w:rsidDel="00000000" w:rsidR="00000000" w:rsidRPr="00000000">
        <w:rPr>
          <w:i w:val="1"/>
          <w:iCs w:val="1"/>
          <w:color w:val="999999"/>
          <w:rtl w:val="0"/>
        </w:rPr>
        <w:t xml:space="preserve"> with rich metadata. This configuration typically goes into a global rsyslog config file, often </w:t>
      </w:r>
      <w:r w:rsidDel="00000000" w:rsidR="00000000" w:rsidRPr="00000000">
        <w:rPr>
          <w:rFonts w:ascii="Roboto Mono" w:cs="Roboto Mono" w:eastAsia="Roboto Mono" w:hAnsi="Roboto Mono"/>
          <w:i w:val="1"/>
          <w:iCs w:val="1"/>
          <w:color w:val="999999"/>
          <w:rtl w:val="0"/>
        </w:rPr>
        <w:t xml:space="preserve">/etc/rsyslog.conf</w:t>
      </w:r>
      <w:r w:rsidDel="00000000" w:rsidR="00000000" w:rsidRPr="00000000">
        <w:rPr>
          <w:i w:val="1"/>
          <w:iCs w:val="1"/>
          <w:color w:val="999999"/>
          <w:rtl w:val="0"/>
        </w:rPr>
        <w:t xml:space="preserve"> or a dedicated file in </w:t>
      </w:r>
      <w:r w:rsidDel="00000000" w:rsidR="00000000" w:rsidRPr="00000000">
        <w:rPr>
          <w:rFonts w:ascii="Roboto Mono" w:cs="Roboto Mono" w:eastAsia="Roboto Mono" w:hAnsi="Roboto Mono"/>
          <w:i w:val="1"/>
          <w:iCs w:val="1"/>
          <w:color w:val="999999"/>
          <w:rtl w:val="0"/>
        </w:rPr>
        <w:t xml:space="preserve">/etc/rsyslog.d/</w:t>
      </w:r>
      <w:r w:rsidDel="00000000" w:rsidR="00000000" w:rsidRPr="00000000">
        <w:rPr>
          <w:i w:val="1"/>
          <w:iCs w:val="1"/>
          <w:color w:val="999999"/>
          <w:rtl w:val="0"/>
        </w:rPr>
        <w:t xml:space="preserve"> (e.g., </w:t>
      </w:r>
      <w:r w:rsidDel="00000000" w:rsidR="00000000" w:rsidRPr="00000000">
        <w:rPr>
          <w:rFonts w:ascii="Roboto Mono" w:cs="Roboto Mono" w:eastAsia="Roboto Mono" w:hAnsi="Roboto Mono"/>
          <w:i w:val="1"/>
          <w:iCs w:val="1"/>
          <w:color w:val="999999"/>
          <w:rtl w:val="0"/>
        </w:rPr>
        <w:t xml:space="preserve">00-imjournal.conf</w:t>
      </w:r>
      <w:r w:rsidDel="00000000" w:rsidR="00000000" w:rsidRPr="00000000">
        <w:rPr>
          <w:i w:val="1"/>
          <w:iCs w:val="1"/>
          <w:color w:val="999999"/>
          <w:rtl w:val="0"/>
        </w:rPr>
        <w:t xml:space="preserve">).</w:t>
      </w:r>
    </w:p>
    <w:p w:rsidR="00000000" w:rsidDel="00000000" w:rsidP="00000000" w:rsidRDefault="00000000" w:rsidRPr="00000000" w14:paraId="000003DA">
      <w:pPr>
        <w:spacing w:after="240" w:before="240" w:lineRule="auto"/>
        <w:ind w:left="720" w:firstLine="0"/>
        <w:rPr>
          <w:i w:val="1"/>
          <w:iCs w:val="1"/>
          <w:color w:val="999999"/>
        </w:rPr>
      </w:pPr>
      <w:r w:rsidDel="00000000" w:rsidR="00000000" w:rsidRPr="00000000">
        <w:rPr>
          <w:b w:val="1"/>
          <w:bCs w:val="1"/>
          <w:i w:val="1"/>
          <w:iCs w:val="1"/>
          <w:color w:val="999999"/>
          <w:rtl w:val="0"/>
        </w:rPr>
        <w:t xml:space="preserve">Edit </w:t>
      </w:r>
      <w:r w:rsidDel="00000000" w:rsidR="00000000" w:rsidRPr="00000000">
        <w:rPr>
          <w:rFonts w:ascii="Roboto Mono" w:cs="Roboto Mono" w:eastAsia="Roboto Mono" w:hAnsi="Roboto Mono"/>
          <w:b w:val="1"/>
          <w:bCs w:val="1"/>
          <w:i w:val="1"/>
          <w:iCs w:val="1"/>
          <w:color w:val="999999"/>
          <w:rtl w:val="0"/>
        </w:rPr>
        <w:t xml:space="preserve">/etc/rsyslog.conf</w:t>
      </w:r>
      <w:r w:rsidDel="00000000" w:rsidR="00000000" w:rsidRPr="00000000">
        <w:rPr>
          <w:b w:val="1"/>
          <w:bCs w:val="1"/>
          <w:i w:val="1"/>
          <w:iCs w:val="1"/>
          <w:color w:val="999999"/>
          <w:rtl w:val="0"/>
        </w:rPr>
        <w:t xml:space="preserve"> or create </w:t>
      </w:r>
      <w:r w:rsidDel="00000000" w:rsidR="00000000" w:rsidRPr="00000000">
        <w:rPr>
          <w:rFonts w:ascii="Roboto Mono" w:cs="Roboto Mono" w:eastAsia="Roboto Mono" w:hAnsi="Roboto Mono"/>
          <w:b w:val="1"/>
          <w:bCs w:val="1"/>
          <w:i w:val="1"/>
          <w:iCs w:val="1"/>
          <w:color w:val="999999"/>
          <w:rtl w:val="0"/>
        </w:rPr>
        <w:t xml:space="preserve">/etc/rsyslog.d/00-imjournal.conf</w:t>
      </w:r>
      <w:r w:rsidDel="00000000" w:rsidR="00000000" w:rsidRPr="00000000">
        <w:rPr>
          <w:b w:val="1"/>
          <w:bCs w:val="1"/>
          <w:i w:val="1"/>
          <w:iCs w:val="1"/>
          <w:color w:val="999999"/>
          <w:rtl w:val="0"/>
        </w:rPr>
        <w:t xml:space="preserve">:</w:t>
      </w:r>
      <w:r w:rsidDel="00000000" w:rsidR="00000000" w:rsidRPr="00000000">
        <w:rPr>
          <w:i w:val="1"/>
          <w:iCs w:val="1"/>
          <w:color w:val="999999"/>
          <w:rtl w:val="0"/>
        </w:rPr>
        <w:t xml:space="preserve"> Make sure these lines are present and uncommented:</w:t>
        <w:br w:type="textWrapping"/>
      </w:r>
    </w:p>
    <w:p w:rsidR="00000000" w:rsidDel="00000000" w:rsidP="00000000" w:rsidRDefault="00000000" w:rsidRPr="00000000" w14:paraId="000003DB">
      <w:pPr>
        <w:spacing w:after="240" w:before="240" w:lineRule="auto"/>
        <w:ind w:left="720" w:firstLine="0"/>
        <w:rPr>
          <w:i w:val="1"/>
          <w:iCs w:val="1"/>
          <w:color w:val="999999"/>
        </w:rPr>
      </w:pPr>
      <w:r w:rsidDel="00000000" w:rsidR="00000000" w:rsidRPr="00000000">
        <w:rPr>
          <w:rFonts w:ascii="Roboto Mono" w:cs="Roboto Mono" w:eastAsia="Roboto Mono" w:hAnsi="Roboto Mono"/>
          <w:i w:val="1"/>
          <w:iCs w:val="1"/>
          <w:color w:val="999999"/>
          <w:rtl w:val="0"/>
        </w:rPr>
        <w:t xml:space="preserve"># sudo vi /etc/rsyslog.d/00-imjournal.conf</w:t>
      </w:r>
      <w:r w:rsidDel="00000000" w:rsidR="00000000" w:rsidRPr="00000000">
        <w:rPr>
          <w:rtl w:val="0"/>
        </w:rPr>
      </w:r>
    </w:p>
    <w:p w:rsidR="00000000" w:rsidDel="00000000" w:rsidP="00000000" w:rsidRDefault="00000000" w:rsidRPr="00000000" w14:paraId="000003DC">
      <w:pPr>
        <w:rPr>
          <w:rFonts w:ascii="Roboto Mono" w:cs="Roboto Mono" w:eastAsia="Roboto Mono" w:hAnsi="Roboto Mono"/>
          <w:i w:val="1"/>
          <w:iCs w:val="1"/>
          <w:color w:val="999999"/>
        </w:rPr>
      </w:pPr>
      <w:r w:rsidDel="00000000" w:rsidR="00000000" w:rsidRPr="00000000">
        <w:rPr>
          <w:i w:val="1"/>
          <w:iCs w:val="1"/>
          <w:color w:val="999999"/>
          <w:rtl w:val="0"/>
        </w:rPr>
        <w:t xml:space="preserve"></w:t>
      </w:r>
      <w:r w:rsidDel="00000000" w:rsidR="00000000" w:rsidRPr="00000000">
        <w:rPr>
          <w:rFonts w:ascii="Roboto Mono" w:cs="Roboto Mono" w:eastAsia="Roboto Mono" w:hAnsi="Roboto Mono"/>
          <w:i w:val="1"/>
          <w:iCs w:val="1"/>
          <w:color w:val="188038"/>
          <w:rtl w:val="0"/>
        </w:rPr>
        <w:t xml:space="preserve">#</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/etc/rsyslog.conf</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(or</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/etc/rsyslog.d/00-imjournal.conf)</w:t>
      </w:r>
      <w:r w:rsidDel="00000000" w:rsidR="00000000" w:rsidRPr="00000000">
        <w:rPr>
          <w:rtl w:val="0"/>
        </w:rPr>
      </w:r>
    </w:p>
    <w:p w:rsidR="00000000" w:rsidDel="00000000" w:rsidP="00000000" w:rsidRDefault="00000000" w:rsidRPr="00000000" w14:paraId="000003DD">
      <w:pPr>
        <w:rPr>
          <w:rFonts w:ascii="Roboto Mono" w:cs="Roboto Mono" w:eastAsia="Roboto Mono" w:hAnsi="Roboto Mono"/>
          <w:i w:val="1"/>
          <w:iCs w:val="1"/>
          <w:color w:val="999999"/>
        </w:rPr>
      </w:pPr>
      <w:r w:rsidDel="00000000" w:rsidR="00000000" w:rsidRPr="00000000">
        <w:rPr>
          <w:rFonts w:ascii="Roboto Mono" w:cs="Roboto Mono" w:eastAsia="Roboto Mono" w:hAnsi="Roboto Mono"/>
          <w:i w:val="1"/>
          <w:iCs w:val="1"/>
          <w:color w:val="188038"/>
          <w:rtl w:val="0"/>
        </w:rPr>
        <w:t xml:space="preserve">#</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Provides</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access</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to</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the</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systemd</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journal</w:t>
      </w:r>
      <w:r w:rsidDel="00000000" w:rsidR="00000000" w:rsidRPr="00000000">
        <w:rPr>
          <w:rtl w:val="0"/>
        </w:rPr>
      </w:r>
    </w:p>
    <w:p w:rsidR="00000000" w:rsidDel="00000000" w:rsidP="00000000" w:rsidRDefault="00000000" w:rsidRPr="00000000" w14:paraId="000003DE">
      <w:pPr>
        <w:rPr>
          <w:rFonts w:ascii="Roboto Mono" w:cs="Roboto Mono" w:eastAsia="Roboto Mono" w:hAnsi="Roboto Mono"/>
          <w:i w:val="1"/>
          <w:iCs w:val="1"/>
          <w:color w:val="999999"/>
        </w:rPr>
      </w:pPr>
      <w:r w:rsidDel="00000000" w:rsidR="00000000" w:rsidRPr="00000000">
        <w:rPr>
          <w:rFonts w:ascii="Roboto Mono" w:cs="Roboto Mono" w:eastAsia="Roboto Mono" w:hAnsi="Roboto Mono"/>
          <w:i w:val="1"/>
          <w:iCs w:val="1"/>
          <w:color w:val="188038"/>
          <w:rtl w:val="0"/>
        </w:rPr>
        <w:t xml:space="preserve">#module(load="imjournal"</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provides</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access</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to</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the</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systemd</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#journal</w:t>
      </w:r>
      <w:r w:rsidDel="00000000" w:rsidR="00000000" w:rsidRPr="00000000">
        <w:rPr>
          <w:rtl w:val="0"/>
        </w:rPr>
      </w:r>
    </w:p>
    <w:p w:rsidR="00000000" w:rsidDel="00000000" w:rsidP="00000000" w:rsidRDefault="00000000" w:rsidRPr="00000000" w14:paraId="000003DF">
      <w:pPr>
        <w:rPr>
          <w:rFonts w:ascii="Roboto Mono" w:cs="Roboto Mono" w:eastAsia="Roboto Mono" w:hAnsi="Roboto Mono"/>
          <w:i w:val="1"/>
          <w:iCs w:val="1"/>
          <w:color w:val="999999"/>
        </w:rPr>
      </w:pP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StateFile="imjournal.state")</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file</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to</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store</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the</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position</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in</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the</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journal</w:t>
      </w:r>
      <w:r w:rsidDel="00000000" w:rsidR="00000000" w:rsidRPr="00000000">
        <w:rPr>
          <w:rtl w:val="0"/>
        </w:rPr>
      </w:r>
    </w:p>
    <w:p w:rsidR="00000000" w:rsidDel="00000000" w:rsidP="00000000" w:rsidRDefault="00000000" w:rsidRPr="00000000" w14:paraId="000003E0">
      <w:pPr>
        <w:spacing w:after="240" w:before="240" w:lineRule="auto"/>
        <w:ind w:left="720" w:firstLine="0"/>
        <w:rPr>
          <w:i w:val="1"/>
          <w:iCs w:val="1"/>
          <w:color w:val="999999"/>
        </w:rPr>
      </w:pPr>
      <w:r w:rsidDel="00000000" w:rsidR="00000000" w:rsidRPr="00000000">
        <w:rPr>
          <w:i w:val="1"/>
          <w:iCs w:val="1"/>
          <w:color w:val="999999"/>
          <w:rtl w:val="0"/>
        </w:rPr>
        <w:t xml:space="preserve">Self-correction: The </w:t>
      </w:r>
      <w:r w:rsidDel="00000000" w:rsidR="00000000" w:rsidRPr="00000000">
        <w:rPr>
          <w:rFonts w:ascii="Roboto Mono" w:cs="Roboto Mono" w:eastAsia="Roboto Mono" w:hAnsi="Roboto Mono"/>
          <w:i w:val="1"/>
          <w:iCs w:val="1"/>
          <w:color w:val="999999"/>
          <w:rtl w:val="0"/>
        </w:rPr>
        <w:t xml:space="preserve">StateFile</w:t>
      </w:r>
      <w:r w:rsidDel="00000000" w:rsidR="00000000" w:rsidRPr="00000000">
        <w:rPr>
          <w:i w:val="1"/>
          <w:iCs w:val="1"/>
          <w:color w:val="999999"/>
          <w:rtl w:val="0"/>
        </w:rPr>
        <w:t xml:space="preserve"> option is important for </w:t>
      </w:r>
      <w:r w:rsidDel="00000000" w:rsidR="00000000" w:rsidRPr="00000000">
        <w:rPr>
          <w:rFonts w:ascii="Roboto Mono" w:cs="Roboto Mono" w:eastAsia="Roboto Mono" w:hAnsi="Roboto Mono"/>
          <w:i w:val="1"/>
          <w:iCs w:val="1"/>
          <w:color w:val="999999"/>
          <w:rtl w:val="0"/>
        </w:rPr>
        <w:t xml:space="preserve">imjournal</w:t>
      </w:r>
      <w:r w:rsidDel="00000000" w:rsidR="00000000" w:rsidRPr="00000000">
        <w:rPr>
          <w:i w:val="1"/>
          <w:iCs w:val="1"/>
          <w:color w:val="999999"/>
          <w:rtl w:val="0"/>
        </w:rPr>
        <w:t xml:space="preserve"> to keep track of its position in the journal, so it doesn't re-process old logs on restart.</w:t>
      </w:r>
    </w:p>
    <w:p w:rsidR="00000000" w:rsidDel="00000000" w:rsidP="00000000" w:rsidRDefault="00000000" w:rsidRPr="00000000" w14:paraId="000003E1">
      <w:pPr>
        <w:numPr>
          <w:ilvl w:val="0"/>
          <w:numId w:val="72"/>
        </w:numPr>
        <w:spacing w:after="240" w:before="240" w:lineRule="auto"/>
        <w:ind w:left="720" w:hanging="360"/>
        <w:rPr>
          <w:b w:val="1"/>
          <w:bCs w:val="1"/>
        </w:rPr>
      </w:pPr>
      <w:r w:rsidDel="00000000" w:rsidR="00000000" w:rsidRPr="00000000">
        <w:rPr>
          <w:b w:val="1"/>
          <w:bCs w:val="1"/>
          <w:rtl w:val="0"/>
        </w:rPr>
        <w:t xml:space="preserve">Create the Keepalived Filtering Configuration</w:t>
      </w:r>
    </w:p>
    <w:p w:rsidR="00000000" w:rsidDel="00000000" w:rsidP="00000000" w:rsidRDefault="00000000" w:rsidRPr="00000000" w14:paraId="000003E2">
      <w:pPr>
        <w:spacing w:after="240" w:before="240" w:lineRule="auto"/>
        <w:rPr/>
      </w:pPr>
      <w:r w:rsidDel="00000000" w:rsidR="00000000" w:rsidRPr="00000000">
        <w:rPr>
          <w:rtl w:val="0"/>
        </w:rPr>
        <w:t xml:space="preserve">This is the specific rule to identify and direct </w:t>
      </w:r>
      <w:r w:rsidDel="00000000" w:rsidR="00000000" w:rsidRPr="00000000">
        <w:rPr>
          <w:rFonts w:ascii="Roboto Mono" w:cs="Roboto Mono" w:eastAsia="Roboto Mono" w:hAnsi="Roboto Mono"/>
          <w:color w:val="188038"/>
          <w:rtl w:val="0"/>
        </w:rPr>
        <w:t xml:space="preserve">keepalived</w:t>
      </w:r>
      <w:r w:rsidDel="00000000" w:rsidR="00000000" w:rsidRPr="00000000">
        <w:rPr>
          <w:rtl w:val="0"/>
        </w:rPr>
        <w:t xml:space="preserve"> logs. Create </w:t>
      </w:r>
      <w:r w:rsidDel="00000000" w:rsidR="00000000" w:rsidRPr="00000000">
        <w:rPr>
          <w:rFonts w:ascii="Roboto Mono" w:cs="Roboto Mono" w:eastAsia="Roboto Mono" w:hAnsi="Roboto Mono"/>
          <w:color w:val="188038"/>
          <w:rtl w:val="0"/>
        </w:rPr>
        <w:t xml:space="preserve">/etc/rsyslog.d/56-keepalived.conf</w:t>
      </w:r>
      <w:r w:rsidDel="00000000" w:rsidR="00000000" w:rsidRPr="00000000">
        <w:rPr>
          <w:rtl w:val="0"/>
        </w:rPr>
        <w:t xml:space="preserve">.</w:t>
      </w:r>
    </w:p>
    <w:p w:rsidR="00000000" w:rsidDel="00000000" w:rsidP="00000000" w:rsidRDefault="00000000" w:rsidRPr="00000000" w14:paraId="000003E3">
      <w:pPr>
        <w:numPr>
          <w:ilvl w:val="0"/>
          <w:numId w:val="72"/>
        </w:numPr>
        <w:spacing w:after="240" w:before="240" w:lineRule="auto"/>
        <w:ind w:left="720" w:hanging="360"/>
      </w:pPr>
      <w:r w:rsidDel="00000000" w:rsidR="00000000" w:rsidRPr="00000000">
        <w:rPr>
          <w:b w:val="1"/>
          <w:bCs w:val="1"/>
          <w:rtl w:val="0"/>
        </w:rPr>
        <w:t xml:space="preserve">Edit </w:t>
      </w:r>
      <w:r w:rsidDel="00000000" w:rsidR="00000000" w:rsidRPr="00000000">
        <w:rPr>
          <w:rFonts w:ascii="Roboto Mono" w:cs="Roboto Mono" w:eastAsia="Roboto Mono" w:hAnsi="Roboto Mono"/>
          <w:b w:val="1"/>
          <w:bCs w:val="1"/>
          <w:color w:val="188038"/>
          <w:rtl w:val="0"/>
        </w:rPr>
        <w:t xml:space="preserve">sudo vi /etc/rsyslog.d/56-keepalived.conf</w:t>
      </w:r>
      <w:r w:rsidDel="00000000" w:rsidR="00000000" w:rsidRPr="00000000">
        <w:rPr>
          <w:b w:val="1"/>
          <w:bCs w:val="1"/>
          <w:rtl w:val="0"/>
        </w:rPr>
        <w:t xml:space="preserve">:</w:t>
        <w:br w:type="textWrapping"/>
      </w:r>
      <w:r w:rsidDel="00000000" w:rsidR="00000000" w:rsidRPr="00000000">
        <w:rPr>
          <w:rtl w:val="0"/>
        </w:rPr>
      </w:r>
    </w:p>
    <w:p w:rsidR="00000000" w:rsidDel="00000000" w:rsidP="00000000" w:rsidRDefault="00000000" w:rsidRPr="00000000" w14:paraId="000003E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/etc/rsyslog.d/56-keepalived.conf</w:t>
      </w:r>
      <w:r w:rsidDel="00000000" w:rsidR="00000000" w:rsidRPr="00000000">
        <w:rPr>
          <w:rtl w:val="0"/>
        </w:rPr>
      </w:r>
    </w:p>
    <w:p w:rsidR="00000000" w:rsidDel="00000000" w:rsidP="00000000" w:rsidRDefault="00000000" w:rsidRPr="00000000" w14:paraId="000003E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keepalived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tl w:val="0"/>
        </w:rPr>
      </w:r>
    </w:p>
    <w:p w:rsidR="00000000" w:rsidDel="00000000" w:rsidP="00000000" w:rsidRDefault="00000000" w:rsidRPr="00000000" w14:paraId="000003E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received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systemd-journald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imjournal)</w:t>
      </w:r>
      <w:r w:rsidDel="00000000" w:rsidR="00000000" w:rsidRPr="00000000">
        <w:rPr>
          <w:rtl w:val="0"/>
        </w:rPr>
      </w:r>
    </w:p>
    <w:p w:rsidR="00000000" w:rsidDel="00000000" w:rsidP="00000000" w:rsidRDefault="00000000" w:rsidRPr="00000000" w14:paraId="000003E7">
      <w:pPr>
        <w:ind w:left="72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3E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'Keepalived'.</w:t>
      </w:r>
      <w:r w:rsidDel="00000000" w:rsidR="00000000" w:rsidRPr="00000000">
        <w:rPr>
          <w:rtl w:val="0"/>
        </w:rPr>
      </w:r>
    </w:p>
    <w:p w:rsidR="00000000" w:rsidDel="00000000" w:rsidP="00000000" w:rsidRDefault="00000000" w:rsidRPr="00000000" w14:paraId="000003E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covers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common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keepalived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sources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like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'Keepalived',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'Keepalived_vrrp',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w:t>
      </w:r>
      <w:r w:rsidDel="00000000" w:rsidR="00000000" w:rsidRPr="00000000">
        <w:rPr>
          <w:rtl w:val="0"/>
        </w:rPr>
      </w:r>
    </w:p>
    <w:p w:rsidR="00000000" w:rsidDel="00000000" w:rsidP="00000000" w:rsidRDefault="00000000" w:rsidRPr="00000000" w14:paraId="000003E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startswith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'Keepalived'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E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ruleset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responsible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gateway</w:t>
      </w:r>
      <w:r w:rsidDel="00000000" w:rsidR="00000000" w:rsidRPr="00000000">
        <w:rPr>
          <w:rtl w:val="0"/>
        </w:rPr>
      </w:r>
    </w:p>
    <w:p w:rsidR="00000000" w:rsidDel="00000000" w:rsidP="00000000" w:rsidRDefault="00000000" w:rsidRPr="00000000" w14:paraId="000003E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3E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EE">
      <w:pPr>
        <w:numPr>
          <w:ilvl w:val="0"/>
          <w:numId w:val="72"/>
        </w:numPr>
        <w:spacing w:after="240" w:before="240" w:lineRule="auto"/>
        <w:ind w:left="720" w:hanging="360"/>
      </w:pPr>
      <w:r w:rsidDel="00000000" w:rsidR="00000000" w:rsidRPr="00000000">
        <w:rPr>
          <w:rtl w:val="0"/>
        </w:rPr>
        <w:t xml:space="preserve">Save and exit the file.</w:t>
      </w:r>
    </w:p>
    <w:p w:rsidR="00000000" w:rsidDel="00000000" w:rsidP="00000000" w:rsidRDefault="00000000" w:rsidRPr="00000000" w14:paraId="000003EF">
      <w:pPr>
        <w:spacing w:after="240" w:before="240" w:lineRule="auto"/>
        <w:rPr/>
      </w:pPr>
      <w:r w:rsidDel="00000000" w:rsidR="00000000" w:rsidRPr="00000000">
        <w:rPr>
          <w:rtl w:val="0"/>
        </w:rPr>
      </w:r>
    </w:p>
    <w:p w:rsidR="00000000" w:rsidDel="00000000" w:rsidP="00000000" w:rsidRDefault="00000000" w:rsidRPr="00000000" w14:paraId="000003F0">
      <w:pPr>
        <w:pStyle w:val="Heading4"/>
        <w:keepNext w:val="0"/>
        <w:keepLines w:val="0"/>
        <w:spacing w:after="40" w:before="240" w:lineRule="auto"/>
        <w:rPr>
          <w:b w:val="1"/>
          <w:bCs w:val="1"/>
          <w:color w:val="000000"/>
          <w:sz w:val="22"/>
          <w:szCs w:val="22"/>
        </w:rPr>
      </w:pPr>
      <w:bookmarkStart w:colFirst="0" w:colLast="0" w:name="_71dhkuvcyrrt" w:id="56"/>
      <w:bookmarkEnd w:id="56"/>
      <w:r w:rsidDel="00000000" w:rsidR="00000000" w:rsidRPr="00000000">
        <w:rPr>
          <w:b w:val="1"/>
          <w:bCs w:val="1"/>
          <w:color w:val="000000"/>
          <w:sz w:val="22"/>
          <w:szCs w:val="22"/>
          <w:rtl w:val="0"/>
        </w:rPr>
        <w:t xml:space="preserve">Configure etcd Log Forwarding</w:t>
      </w:r>
    </w:p>
    <w:p w:rsidR="00000000" w:rsidDel="00000000" w:rsidP="00000000" w:rsidRDefault="00000000" w:rsidRPr="00000000" w14:paraId="000003F1">
      <w:pPr>
        <w:numPr>
          <w:ilvl w:val="0"/>
          <w:numId w:val="62"/>
        </w:numPr>
        <w:ind w:left="720" w:hanging="360"/>
        <w:rPr>
          <w:rFonts w:ascii="Roboto" w:cs="Roboto" w:eastAsia="Roboto" w:hAnsi="Roboto"/>
        </w:rPr>
      </w:pPr>
      <w:r w:rsidDel="00000000" w:rsidR="00000000" w:rsidRPr="00000000">
        <w:rPr>
          <w:rFonts w:ascii="Roboto" w:cs="Roboto" w:eastAsia="Roboto" w:hAnsi="Roboto"/>
          <w:rtl w:val="0"/>
        </w:rPr>
        <w:t xml:space="preserve">For etcd, first override the systemd unit file to configure </w:t>
      </w:r>
      <w:r w:rsidDel="00000000" w:rsidR="00000000" w:rsidRPr="00000000">
        <w:rPr>
          <w:rFonts w:ascii="Roboto Mono" w:cs="Roboto Mono" w:eastAsia="Roboto Mono" w:hAnsi="Roboto Mono"/>
          <w:color w:val="188038"/>
          <w:rtl w:val="0"/>
        </w:rPr>
        <w:t xml:space="preserve">SyslogIdentifier</w:t>
      </w:r>
      <w:r w:rsidDel="00000000" w:rsidR="00000000" w:rsidRPr="00000000">
        <w:rPr>
          <w:rFonts w:ascii="Roboto" w:cs="Roboto" w:eastAsia="Roboto" w:hAnsi="Roboto"/>
          <w:rtl w:val="0"/>
        </w:rPr>
        <w:t xml:space="preserve"> for your etcd service. Then configure Rsyslog to filter-in based on the same identifier. </w:t>
      </w:r>
    </w:p>
    <w:p w:rsidR="00000000" w:rsidDel="00000000" w:rsidP="00000000" w:rsidRDefault="00000000" w:rsidRPr="00000000" w14:paraId="000003F2">
      <w:pPr>
        <w:numPr>
          <w:ilvl w:val="1"/>
          <w:numId w:val="46"/>
        </w:numPr>
        <w:ind w:left="1440" w:hanging="360"/>
        <w:rPr>
          <w:rFonts w:ascii="Roboto" w:cs="Roboto" w:eastAsia="Roboto" w:hAnsi="Roboto"/>
        </w:rPr>
      </w:pPr>
      <w:r w:rsidDel="00000000" w:rsidR="00000000" w:rsidRPr="00000000">
        <w:rPr>
          <w:rFonts w:ascii="Roboto" w:cs="Roboto" w:eastAsia="Roboto" w:hAnsi="Roboto"/>
          <w:rtl w:val="0"/>
        </w:rPr>
        <w:t xml:space="preserve">To override the systemd unit file create a file </w:t>
      </w:r>
      <w:r w:rsidDel="00000000" w:rsidR="00000000" w:rsidRPr="00000000">
        <w:rPr>
          <w:rFonts w:ascii="Roboto Mono" w:cs="Roboto Mono" w:eastAsia="Roboto Mono" w:hAnsi="Roboto Mono"/>
          <w:color w:val="188038"/>
          <w:rtl w:val="0"/>
        </w:rPr>
        <w:t xml:space="preserve">etcd_override.conf</w:t>
      </w:r>
      <w:r w:rsidDel="00000000" w:rsidR="00000000" w:rsidRPr="00000000">
        <w:rPr>
          <w:rFonts w:ascii="Roboto" w:cs="Roboto" w:eastAsia="Roboto" w:hAnsi="Roboto"/>
          <w:rtl w:val="0"/>
        </w:rPr>
        <w:t xml:space="preserve"> in </w:t>
      </w:r>
      <w:r w:rsidDel="00000000" w:rsidR="00000000" w:rsidRPr="00000000">
        <w:rPr>
          <w:rFonts w:ascii="Roboto Mono" w:cs="Roboto Mono" w:eastAsia="Roboto Mono" w:hAnsi="Roboto Mono"/>
          <w:color w:val="188038"/>
          <w:rtl w:val="0"/>
        </w:rPr>
        <w:t xml:space="preserve">/usr/lib/systemd/system/etcd.service.d</w:t>
      </w:r>
      <w:r w:rsidDel="00000000" w:rsidR="00000000" w:rsidRPr="00000000">
        <w:rPr>
          <w:rFonts w:ascii="Roboto" w:cs="Roboto" w:eastAsia="Roboto" w:hAnsi="Roboto"/>
          <w:rtl w:val="0"/>
        </w:rPr>
        <w:t xml:space="preserve">. </w:t>
        <w:br w:type="textWrapping"/>
      </w:r>
      <w:r w:rsidDel="00000000" w:rsidR="00000000" w:rsidRPr="00000000">
        <w:rPr>
          <w:rtl w:val="0"/>
        </w:rPr>
      </w:r>
    </w:p>
    <w:tbl>
      <w:tblPr>
        <w:tblStyle w:val="Table2"/>
        <w:tblW w:w="9360.0" w:type="dxa"/>
        <w:jc w:val="left"/>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03F3">
            <w:pPr>
              <w:rPr>
                <w:rFonts w:ascii="Courier New" w:cs="Courier New" w:eastAsia="Courier New" w:hAnsi="Courier New"/>
              </w:rPr>
            </w:pPr>
            <w:r w:rsidDel="00000000" w:rsidR="00000000" w:rsidRPr="00000000">
              <w:rPr>
                <w:rFonts w:ascii="Courier New" w:cs="Courier New" w:eastAsia="Courier New" w:hAnsi="Courier New"/>
                <w:rtl w:val="0"/>
              </w:rPr>
              <w:t xml:space="preserve">[Service]</w:t>
            </w:r>
          </w:p>
          <w:p w:rsidR="00000000" w:rsidDel="00000000" w:rsidP="00000000" w:rsidRDefault="00000000" w:rsidRPr="00000000" w14:paraId="000003F4">
            <w:pPr>
              <w:rPr>
                <w:rFonts w:ascii="Courier New" w:cs="Courier New" w:eastAsia="Courier New" w:hAnsi="Courier New"/>
              </w:rPr>
            </w:pPr>
            <w:r w:rsidDel="00000000" w:rsidR="00000000" w:rsidRPr="00000000">
              <w:rPr>
                <w:rFonts w:ascii="Courier New" w:cs="Courier New" w:eastAsia="Courier New" w:hAnsi="Courier New"/>
                <w:rtl w:val="0"/>
              </w:rPr>
              <w:t xml:space="preserve">SyslogIdentifier=etcd</w:t>
            </w:r>
          </w:p>
        </w:tc>
      </w:tr>
    </w:tbl>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pStyle w:val="Heading4"/>
        <w:keepNext w:val="0"/>
        <w:keepLines w:val="0"/>
        <w:spacing w:after="240" w:before="240" w:lineRule="auto"/>
        <w:rPr>
          <w:color w:val="000000"/>
          <w:sz w:val="22"/>
          <w:szCs w:val="22"/>
        </w:rPr>
      </w:pPr>
      <w:bookmarkStart w:colFirst="0" w:colLast="0" w:name="_egalliws88ch" w:id="57"/>
      <w:bookmarkEnd w:id="57"/>
      <w:r w:rsidDel="00000000" w:rsidR="00000000" w:rsidRPr="00000000">
        <w:rPr>
          <w:color w:val="000000"/>
          <w:sz w:val="22"/>
          <w:szCs w:val="22"/>
          <w:rtl w:val="0"/>
        </w:rPr>
        <w:t xml:space="preserve">This involves two steps for each node: first, telling </w:t>
      </w:r>
      <w:r w:rsidDel="00000000" w:rsidR="00000000" w:rsidRPr="00000000">
        <w:rPr>
          <w:rFonts w:ascii="Roboto Mono" w:cs="Roboto Mono" w:eastAsia="Roboto Mono" w:hAnsi="Roboto Mono"/>
          <w:color w:val="188038"/>
          <w:sz w:val="22"/>
          <w:szCs w:val="22"/>
          <w:rtl w:val="0"/>
        </w:rPr>
        <w:t xml:space="preserve">systemd</w:t>
      </w:r>
      <w:r w:rsidDel="00000000" w:rsidR="00000000" w:rsidRPr="00000000">
        <w:rPr>
          <w:color w:val="000000"/>
          <w:sz w:val="22"/>
          <w:szCs w:val="22"/>
          <w:rtl w:val="0"/>
        </w:rPr>
        <w:t xml:space="preserve"> how to identify </w:t>
      </w:r>
      <w:r w:rsidDel="00000000" w:rsidR="00000000" w:rsidRPr="00000000">
        <w:rPr>
          <w:rFonts w:ascii="Roboto Mono" w:cs="Roboto Mono" w:eastAsia="Roboto Mono" w:hAnsi="Roboto Mono"/>
          <w:color w:val="188038"/>
          <w:sz w:val="22"/>
          <w:szCs w:val="22"/>
          <w:rtl w:val="0"/>
        </w:rPr>
        <w:t xml:space="preserve">etcd</w:t>
      </w:r>
      <w:r w:rsidDel="00000000" w:rsidR="00000000" w:rsidRPr="00000000">
        <w:rPr>
          <w:color w:val="000000"/>
          <w:sz w:val="22"/>
          <w:szCs w:val="22"/>
          <w:rtl w:val="0"/>
        </w:rPr>
        <w:t xml:space="preserve"> logs, and second, configuring </w:t>
      </w:r>
      <w:r w:rsidDel="00000000" w:rsidR="00000000" w:rsidRPr="00000000">
        <w:rPr>
          <w:rFonts w:ascii="Roboto Mono" w:cs="Roboto Mono" w:eastAsia="Roboto Mono" w:hAnsi="Roboto Mono"/>
          <w:color w:val="188038"/>
          <w:sz w:val="22"/>
          <w:szCs w:val="22"/>
          <w:rtl w:val="0"/>
        </w:rPr>
        <w:t xml:space="preserve">rsyslog</w:t>
      </w:r>
      <w:r w:rsidDel="00000000" w:rsidR="00000000" w:rsidRPr="00000000">
        <w:rPr>
          <w:color w:val="000000"/>
          <w:sz w:val="22"/>
          <w:szCs w:val="22"/>
          <w:rtl w:val="0"/>
        </w:rPr>
        <w:t xml:space="preserve"> to capture and forward those identified logs.</w:t>
      </w:r>
    </w:p>
    <w:p w:rsidR="00000000" w:rsidDel="00000000" w:rsidP="00000000" w:rsidRDefault="00000000" w:rsidRPr="00000000" w14:paraId="000003F7">
      <w:pPr>
        <w:pStyle w:val="Heading4"/>
        <w:keepNext w:val="0"/>
        <w:keepLines w:val="0"/>
        <w:spacing w:after="240" w:before="240" w:lineRule="auto"/>
        <w:rPr>
          <w:color w:val="000000"/>
          <w:sz w:val="22"/>
          <w:szCs w:val="22"/>
        </w:rPr>
      </w:pPr>
      <w:bookmarkStart w:colFirst="0" w:colLast="0" w:name="_egalliws88ch" w:id="57"/>
      <w:bookmarkEnd w:id="57"/>
      <w:r w:rsidDel="00000000" w:rsidR="00000000" w:rsidRPr="00000000">
        <w:rPr>
          <w:color w:val="000000"/>
          <w:sz w:val="22"/>
          <w:szCs w:val="22"/>
          <w:rtl w:val="0"/>
        </w:rPr>
        <w:t xml:space="preserve">You will need to perform these steps on </w:t>
      </w:r>
      <w:r w:rsidDel="00000000" w:rsidR="00000000" w:rsidRPr="00000000">
        <w:rPr>
          <w:b w:val="1"/>
          <w:bCs w:val="1"/>
          <w:color w:val="000000"/>
          <w:sz w:val="22"/>
          <w:szCs w:val="22"/>
          <w:rtl w:val="0"/>
        </w:rPr>
        <w:t xml:space="preserve">all three of your DB nodes</w:t>
      </w:r>
      <w:r w:rsidDel="00000000" w:rsidR="00000000" w:rsidRPr="00000000">
        <w:rPr>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resilient-db1</w:t>
      </w:r>
      <w:r w:rsidDel="00000000" w:rsidR="00000000" w:rsidRPr="00000000">
        <w:rPr>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resilient-db2</w:t>
      </w:r>
      <w:r w:rsidDel="00000000" w:rsidR="00000000" w:rsidRPr="00000000">
        <w:rPr>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resilient-db3</w:t>
      </w:r>
      <w:r w:rsidDel="00000000" w:rsidR="00000000" w:rsidRPr="00000000">
        <w:rPr>
          <w:color w:val="000000"/>
          <w:sz w:val="22"/>
          <w:szCs w:val="22"/>
          <w:rtl w:val="0"/>
        </w:rPr>
        <w:t xml:space="preserve">).</w:t>
      </w:r>
    </w:p>
    <w:p w:rsidR="00000000" w:rsidDel="00000000" w:rsidP="00000000" w:rsidRDefault="00000000" w:rsidRPr="00000000" w14:paraId="000003F8">
      <w:pPr>
        <w:pStyle w:val="Heading4"/>
        <w:keepNext w:val="0"/>
        <w:keepLines w:val="0"/>
        <w:spacing w:after="40" w:before="240" w:lineRule="auto"/>
        <w:rPr>
          <w:color w:val="000000"/>
          <w:sz w:val="22"/>
          <w:szCs w:val="22"/>
        </w:rPr>
      </w:pPr>
      <w:bookmarkStart w:colFirst="0" w:colLast="0" w:name="_egalliws88ch" w:id="57"/>
      <w:bookmarkEnd w:id="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a1vr71kx3xy4" w:id="58"/>
      <w:bookmarkEnd w:id="58"/>
      <w:r w:rsidDel="00000000" w:rsidR="00000000" w:rsidRPr="00000000">
        <w:rPr>
          <w:b w:val="1"/>
          <w:bCs w:val="1"/>
          <w:color w:val="000000"/>
          <w:sz w:val="26"/>
          <w:szCs w:val="26"/>
          <w:rtl w:val="0"/>
        </w:rPr>
        <w:t xml:space="preserve">Step 1: Override </w:t>
      </w:r>
      <w:r w:rsidDel="00000000" w:rsidR="00000000" w:rsidRPr="00000000">
        <w:rPr>
          <w:rFonts w:ascii="Roboto Mono" w:cs="Roboto Mono" w:eastAsia="Roboto Mono" w:hAnsi="Roboto Mono"/>
          <w:b w:val="1"/>
          <w:bCs w:val="1"/>
          <w:color w:val="188038"/>
          <w:sz w:val="26"/>
          <w:szCs w:val="26"/>
          <w:rtl w:val="0"/>
        </w:rPr>
        <w:t xml:space="preserve">systemd</w:t>
      </w:r>
      <w:r w:rsidDel="00000000" w:rsidR="00000000" w:rsidRPr="00000000">
        <w:rPr>
          <w:b w:val="1"/>
          <w:bCs w:val="1"/>
          <w:color w:val="000000"/>
          <w:sz w:val="26"/>
          <w:szCs w:val="26"/>
          <w:rtl w:val="0"/>
        </w:rPr>
        <w:t xml:space="preserve"> Unit File for </w:t>
      </w:r>
      <w:r w:rsidDel="00000000" w:rsidR="00000000" w:rsidRPr="00000000">
        <w:rPr>
          <w:rFonts w:ascii="Roboto Mono" w:cs="Roboto Mono" w:eastAsia="Roboto Mono" w:hAnsi="Roboto Mono"/>
          <w:b w:val="1"/>
          <w:bCs w:val="1"/>
          <w:color w:val="188038"/>
          <w:sz w:val="26"/>
          <w:szCs w:val="26"/>
          <w:rtl w:val="0"/>
        </w:rPr>
        <w:t xml:space="preserve">etcd</w:t>
      </w:r>
    </w:p>
    <w:p w:rsidR="00000000" w:rsidDel="00000000" w:rsidP="00000000" w:rsidRDefault="00000000" w:rsidRPr="00000000" w14:paraId="000003FA">
      <w:pPr>
        <w:pStyle w:val="Heading4"/>
        <w:keepNext w:val="0"/>
        <w:keepLines w:val="0"/>
        <w:spacing w:after="240" w:before="240" w:lineRule="auto"/>
        <w:rPr>
          <w:color w:val="000000"/>
          <w:sz w:val="22"/>
          <w:szCs w:val="22"/>
        </w:rPr>
      </w:pPr>
      <w:bookmarkStart w:colFirst="0" w:colLast="0" w:name="_egalliws88ch" w:id="57"/>
      <w:bookmarkEnd w:id="57"/>
      <w:r w:rsidDel="00000000" w:rsidR="00000000" w:rsidRPr="00000000">
        <w:rPr>
          <w:color w:val="000000"/>
          <w:sz w:val="22"/>
          <w:szCs w:val="22"/>
          <w:rtl w:val="0"/>
        </w:rPr>
        <w:t xml:space="preserve">This ensures </w:t>
      </w:r>
      <w:r w:rsidDel="00000000" w:rsidR="00000000" w:rsidRPr="00000000">
        <w:rPr>
          <w:rFonts w:ascii="Roboto Mono" w:cs="Roboto Mono" w:eastAsia="Roboto Mono" w:hAnsi="Roboto Mono"/>
          <w:color w:val="188038"/>
          <w:sz w:val="22"/>
          <w:szCs w:val="22"/>
          <w:rtl w:val="0"/>
        </w:rPr>
        <w:t xml:space="preserve">etcd</w:t>
      </w:r>
      <w:r w:rsidDel="00000000" w:rsidR="00000000" w:rsidRPr="00000000">
        <w:rPr>
          <w:color w:val="000000"/>
          <w:sz w:val="22"/>
          <w:szCs w:val="22"/>
          <w:rtl w:val="0"/>
        </w:rPr>
        <w:t xml:space="preserve"> logs are sent to the systemd journal with a consistent identifier that rsyslog can use.</w:t>
      </w:r>
    </w:p>
    <w:p w:rsidR="00000000" w:rsidDel="00000000" w:rsidP="00000000" w:rsidRDefault="00000000" w:rsidRPr="00000000" w14:paraId="000003FB">
      <w:pPr>
        <w:pStyle w:val="Heading4"/>
        <w:keepNext w:val="0"/>
        <w:keepLines w:val="0"/>
        <w:spacing w:after="240" w:before="240" w:lineRule="auto"/>
        <w:rPr>
          <w:b w:val="1"/>
          <w:bCs w:val="1"/>
          <w:color w:val="000000"/>
          <w:sz w:val="22"/>
          <w:szCs w:val="22"/>
        </w:rPr>
      </w:pPr>
      <w:bookmarkStart w:colFirst="0" w:colLast="0" w:name="_egalliws88ch" w:id="57"/>
      <w:bookmarkEnd w:id="57"/>
      <w:r w:rsidDel="00000000" w:rsidR="00000000" w:rsidRPr="00000000">
        <w:rPr>
          <w:b w:val="1"/>
          <w:bCs w:val="1"/>
          <w:color w:val="000000"/>
          <w:sz w:val="22"/>
          <w:szCs w:val="22"/>
          <w:rtl w:val="0"/>
        </w:rPr>
        <w:t xml:space="preserve">On each DB node (</w:t>
      </w:r>
      <w:r w:rsidDel="00000000" w:rsidR="00000000" w:rsidRPr="00000000">
        <w:rPr>
          <w:rFonts w:ascii="Roboto Mono" w:cs="Roboto Mono" w:eastAsia="Roboto Mono" w:hAnsi="Roboto Mono"/>
          <w:b w:val="1"/>
          <w:bCs w:val="1"/>
          <w:color w:val="188038"/>
          <w:sz w:val="22"/>
          <w:szCs w:val="22"/>
          <w:rtl w:val="0"/>
        </w:rPr>
        <w:t xml:space="preserve">resilient-db1</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resilient-db2</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resilient-db3</w:t>
      </w:r>
      <w:r w:rsidDel="00000000" w:rsidR="00000000" w:rsidRPr="00000000">
        <w:rPr>
          <w:b w:val="1"/>
          <w:bCs w:val="1"/>
          <w:color w:val="000000"/>
          <w:sz w:val="22"/>
          <w:szCs w:val="22"/>
          <w:rtl w:val="0"/>
        </w:rPr>
        <w:t xml:space="preserve">):</w:t>
      </w:r>
    </w:p>
    <w:p w:rsidR="00000000" w:rsidDel="00000000" w:rsidP="00000000" w:rsidRDefault="00000000" w:rsidRPr="00000000" w14:paraId="000003FC">
      <w:pPr>
        <w:pStyle w:val="Heading4"/>
        <w:keepNext w:val="0"/>
        <w:keepLines w:val="0"/>
        <w:numPr>
          <w:ilvl w:val="0"/>
          <w:numId w:val="69"/>
        </w:numPr>
        <w:spacing w:after="240" w:before="240" w:lineRule="auto"/>
        <w:ind w:left="720" w:hanging="360"/>
      </w:pPr>
      <w:bookmarkStart w:colFirst="0" w:colLast="0" w:name="_egalliws88ch" w:id="57"/>
      <w:bookmarkEnd w:id="57"/>
      <w:r w:rsidDel="00000000" w:rsidR="00000000" w:rsidRPr="00000000">
        <w:rPr>
          <w:b w:val="1"/>
          <w:bCs w:val="1"/>
          <w:color w:val="000000"/>
          <w:sz w:val="22"/>
          <w:szCs w:val="22"/>
          <w:rtl w:val="0"/>
        </w:rPr>
        <w:t xml:space="preserve">Create the override directory (if it doesn't exist):</w:t>
      </w:r>
      <w:r w:rsidDel="00000000" w:rsidR="00000000" w:rsidRPr="00000000">
        <w:rPr>
          <w:color w:val="000000"/>
          <w:sz w:val="22"/>
          <w:szCs w:val="22"/>
          <w:rtl w:val="0"/>
        </w:rPr>
        <w:t xml:space="preserve"> The directory </w:t>
      </w:r>
      <w:r w:rsidDel="00000000" w:rsidR="00000000" w:rsidRPr="00000000">
        <w:rPr>
          <w:rFonts w:ascii="Roboto Mono" w:cs="Roboto Mono" w:eastAsia="Roboto Mono" w:hAnsi="Roboto Mono"/>
          <w:color w:val="188038"/>
          <w:sz w:val="22"/>
          <w:szCs w:val="22"/>
          <w:rtl w:val="0"/>
        </w:rPr>
        <w:t xml:space="preserve">/etc/systemd/system/etcd.service.d/</w:t>
      </w:r>
      <w:r w:rsidDel="00000000" w:rsidR="00000000" w:rsidRPr="00000000">
        <w:rPr>
          <w:color w:val="000000"/>
          <w:sz w:val="22"/>
          <w:szCs w:val="22"/>
          <w:rtl w:val="0"/>
        </w:rPr>
        <w:t xml:space="preserve"> is where </w:t>
      </w:r>
      <w:r w:rsidDel="00000000" w:rsidR="00000000" w:rsidRPr="00000000">
        <w:rPr>
          <w:rFonts w:ascii="Roboto Mono" w:cs="Roboto Mono" w:eastAsia="Roboto Mono" w:hAnsi="Roboto Mono"/>
          <w:color w:val="188038"/>
          <w:sz w:val="22"/>
          <w:szCs w:val="22"/>
          <w:rtl w:val="0"/>
        </w:rPr>
        <w:t xml:space="preserve">systemd</w:t>
      </w:r>
      <w:r w:rsidDel="00000000" w:rsidR="00000000" w:rsidRPr="00000000">
        <w:rPr>
          <w:color w:val="000000"/>
          <w:sz w:val="22"/>
          <w:szCs w:val="22"/>
          <w:rtl w:val="0"/>
        </w:rPr>
        <w:t xml:space="preserve"> looks for service overrides.</w:t>
      </w:r>
    </w:p>
    <w:p w:rsidR="00000000" w:rsidDel="00000000" w:rsidP="00000000" w:rsidRDefault="00000000" w:rsidRPr="00000000" w14:paraId="000003FD">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p6e1lqxbqb6d" w:id="59"/>
      <w:bookmarkEnd w:id="59"/>
      <w:r w:rsidDel="00000000" w:rsidR="00000000" w:rsidRPr="00000000">
        <w:rPr>
          <w:color w:val="000000"/>
          <w:sz w:val="22"/>
          <w:szCs w:val="22"/>
          <w:rtl w:val="0"/>
        </w:rPr>
        <w:t xml:space="preserve"></w:t>
      </w:r>
      <w:r w:rsidDel="00000000" w:rsidR="00000000" w:rsidRPr="00000000">
        <w:rPr>
          <w:rFonts w:ascii="Roboto Mono" w:cs="Roboto Mono" w:eastAsia="Roboto Mono" w:hAnsi="Roboto Mono"/>
          <w:color w:val="000000"/>
          <w:sz w:val="22"/>
          <w:szCs w:val="22"/>
          <w:rtl w:val="0"/>
        </w:rPr>
        <w:br w:type="textWrapping"/>
      </w:r>
      <w:r w:rsidDel="00000000" w:rsidR="00000000" w:rsidRPr="00000000">
        <w:rPr>
          <w:rFonts w:ascii="Roboto Mono" w:cs="Roboto Mono" w:eastAsia="Roboto Mono" w:hAnsi="Roboto Mono"/>
          <w:color w:val="188038"/>
          <w:sz w:val="22"/>
          <w:szCs w:val="22"/>
          <w:rtl w:val="0"/>
        </w:rPr>
        <w:t xml:space="preserve">sudo</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mkdir</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-p</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/etc/systemd/system/etcd.service.d/</w:t>
      </w:r>
      <w:r w:rsidDel="00000000" w:rsidR="00000000" w:rsidRPr="00000000">
        <w:rPr>
          <w:rtl w:val="0"/>
        </w:rPr>
      </w:r>
    </w:p>
    <w:p w:rsidR="00000000" w:rsidDel="00000000" w:rsidP="00000000" w:rsidRDefault="00000000" w:rsidRPr="00000000" w14:paraId="000003FE">
      <w:pPr>
        <w:pStyle w:val="Heading4"/>
        <w:keepNext w:val="0"/>
        <w:keepLines w:val="0"/>
        <w:numPr>
          <w:ilvl w:val="0"/>
          <w:numId w:val="69"/>
        </w:numPr>
        <w:spacing w:after="240" w:before="240" w:lineRule="auto"/>
        <w:ind w:left="720" w:hanging="360"/>
      </w:pPr>
      <w:bookmarkStart w:colFirst="0" w:colLast="0" w:name="_egalliws88ch" w:id="57"/>
      <w:bookmarkEnd w:id="57"/>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Create the override file:</w:t>
      </w:r>
      <w:r w:rsidDel="00000000" w:rsidR="00000000" w:rsidRPr="00000000">
        <w:rPr>
          <w:color w:val="000000"/>
          <w:sz w:val="22"/>
          <w:szCs w:val="22"/>
          <w:rtl w:val="0"/>
        </w:rPr>
        <w:t xml:space="preserve"> Use </w:t>
      </w:r>
      <w:r w:rsidDel="00000000" w:rsidR="00000000" w:rsidRPr="00000000">
        <w:rPr>
          <w:rFonts w:ascii="Roboto Mono" w:cs="Roboto Mono" w:eastAsia="Roboto Mono" w:hAnsi="Roboto Mono"/>
          <w:color w:val="188038"/>
          <w:sz w:val="22"/>
          <w:szCs w:val="22"/>
          <w:rtl w:val="0"/>
        </w:rPr>
        <w:t xml:space="preserve">sudo vi</w:t>
      </w:r>
      <w:r w:rsidDel="00000000" w:rsidR="00000000" w:rsidRPr="00000000">
        <w:rPr>
          <w:color w:val="000000"/>
          <w:sz w:val="22"/>
          <w:szCs w:val="22"/>
          <w:rtl w:val="0"/>
        </w:rPr>
        <w:t xml:space="preserve"> (or </w:t>
      </w:r>
      <w:r w:rsidDel="00000000" w:rsidR="00000000" w:rsidRPr="00000000">
        <w:rPr>
          <w:rFonts w:ascii="Roboto Mono" w:cs="Roboto Mono" w:eastAsia="Roboto Mono" w:hAnsi="Roboto Mono"/>
          <w:color w:val="188038"/>
          <w:sz w:val="22"/>
          <w:szCs w:val="22"/>
          <w:rtl w:val="0"/>
        </w:rPr>
        <w:t xml:space="preserve">sudo nano</w:t>
      </w:r>
      <w:r w:rsidDel="00000000" w:rsidR="00000000" w:rsidRPr="00000000">
        <w:rPr>
          <w:color w:val="000000"/>
          <w:sz w:val="22"/>
          <w:szCs w:val="22"/>
          <w:rtl w:val="0"/>
        </w:rPr>
        <w:t xml:space="preserve">) to create </w:t>
      </w:r>
      <w:r w:rsidDel="00000000" w:rsidR="00000000" w:rsidRPr="00000000">
        <w:rPr>
          <w:rFonts w:ascii="Roboto Mono" w:cs="Roboto Mono" w:eastAsia="Roboto Mono" w:hAnsi="Roboto Mono"/>
          <w:color w:val="188038"/>
          <w:sz w:val="22"/>
          <w:szCs w:val="22"/>
          <w:rtl w:val="0"/>
        </w:rPr>
        <w:t xml:space="preserve">etcd_override.conf</w:t>
      </w:r>
      <w:r w:rsidDel="00000000" w:rsidR="00000000" w:rsidRPr="00000000">
        <w:rPr>
          <w:color w:val="000000"/>
          <w:sz w:val="22"/>
          <w:szCs w:val="22"/>
          <w:rtl w:val="0"/>
        </w:rPr>
        <w:t xml:space="preserve"> within this directory.</w:t>
      </w:r>
    </w:p>
    <w:p w:rsidR="00000000" w:rsidDel="00000000" w:rsidP="00000000" w:rsidRDefault="00000000" w:rsidRPr="00000000" w14:paraId="000003FF">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8430j2cc001e" w:id="60"/>
      <w:bookmarkEnd w:id="60"/>
      <w:r w:rsidDel="00000000" w:rsidR="00000000" w:rsidRPr="00000000">
        <w:rPr>
          <w:color w:val="000000"/>
          <w:sz w:val="22"/>
          <w:szCs w:val="22"/>
          <w:rtl w:val="0"/>
        </w:rPr>
        <w:t xml:space="preserve"></w:t>
      </w:r>
      <w:r w:rsidDel="00000000" w:rsidR="00000000" w:rsidRPr="00000000">
        <w:rPr>
          <w:rFonts w:ascii="Roboto Mono" w:cs="Roboto Mono" w:eastAsia="Roboto Mono" w:hAnsi="Roboto Mono"/>
          <w:color w:val="000000"/>
          <w:sz w:val="22"/>
          <w:szCs w:val="22"/>
          <w:rtl w:val="0"/>
        </w:rPr>
        <w:br w:type="textWrapping"/>
      </w:r>
      <w:r w:rsidDel="00000000" w:rsidR="00000000" w:rsidRPr="00000000">
        <w:rPr>
          <w:rFonts w:ascii="Roboto Mono" w:cs="Roboto Mono" w:eastAsia="Roboto Mono" w:hAnsi="Roboto Mono"/>
          <w:color w:val="188038"/>
          <w:sz w:val="22"/>
          <w:szCs w:val="22"/>
          <w:rtl w:val="0"/>
        </w:rPr>
        <w:t xml:space="preserve">sudo</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vi</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/etc/systemd/system/etcd.service.d/etcd_override.conf</w:t>
      </w:r>
      <w:r w:rsidDel="00000000" w:rsidR="00000000" w:rsidRPr="00000000">
        <w:rPr>
          <w:rtl w:val="0"/>
        </w:rPr>
      </w:r>
    </w:p>
    <w:p w:rsidR="00000000" w:rsidDel="00000000" w:rsidP="00000000" w:rsidRDefault="00000000" w:rsidRPr="00000000" w14:paraId="00000400">
      <w:pPr>
        <w:pStyle w:val="Heading4"/>
        <w:keepNext w:val="0"/>
        <w:keepLines w:val="0"/>
        <w:numPr>
          <w:ilvl w:val="0"/>
          <w:numId w:val="69"/>
        </w:numPr>
        <w:spacing w:after="240" w:before="240" w:lineRule="auto"/>
        <w:ind w:left="720" w:hanging="360"/>
      </w:pPr>
      <w:bookmarkStart w:colFirst="0" w:colLast="0" w:name="_egalliws88ch" w:id="57"/>
      <w:bookmarkEnd w:id="57"/>
      <w:r w:rsidDel="00000000" w:rsidR="00000000" w:rsidRPr="00000000">
        <w:rPr>
          <w:color w:val="000000"/>
          <w:sz w:val="22"/>
          <w:szCs w:val="22"/>
          <w:rtl w:val="0"/>
        </w:rPr>
        <w:t xml:space="preserve">Add the following content to the file:</w:t>
      </w:r>
    </w:p>
    <w:p w:rsidR="00000000" w:rsidDel="00000000" w:rsidP="00000000" w:rsidRDefault="00000000" w:rsidRPr="00000000" w14:paraId="00000401">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w91ymaksoxf" w:id="61"/>
      <w:bookmarkEnd w:id="61"/>
      <w:r w:rsidDel="00000000" w:rsidR="00000000" w:rsidRPr="00000000">
        <w:rPr>
          <w:color w:val="000000"/>
          <w:sz w:val="22"/>
          <w:szCs w:val="22"/>
          <w:rtl w:val="0"/>
        </w:rPr>
        <w:t xml:space="preserve"></w:t>
      </w:r>
      <w:r w:rsidDel="00000000" w:rsidR="00000000" w:rsidRPr="00000000">
        <w:rPr>
          <w:rFonts w:ascii="Roboto Mono" w:cs="Roboto Mono" w:eastAsia="Roboto Mono" w:hAnsi="Roboto Mono"/>
          <w:color w:val="000000"/>
          <w:sz w:val="22"/>
          <w:szCs w:val="22"/>
          <w:rtl w:val="0"/>
        </w:rPr>
        <w:br w:type="textWrapping"/>
      </w:r>
      <w:r w:rsidDel="00000000" w:rsidR="00000000" w:rsidRPr="00000000">
        <w:rPr>
          <w:rFonts w:ascii="Roboto Mono" w:cs="Roboto Mono" w:eastAsia="Roboto Mono" w:hAnsi="Roboto Mono"/>
          <w:color w:val="188038"/>
          <w:sz w:val="22"/>
          <w:szCs w:val="22"/>
          <w:rtl w:val="0"/>
        </w:rPr>
        <w:t xml:space="preserv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/etc/systemd/system/etcd.service.d/etcd_override.conf</w:t>
      </w:r>
      <w:r w:rsidDel="00000000" w:rsidR="00000000" w:rsidRPr="00000000">
        <w:rPr>
          <w:rtl w:val="0"/>
        </w:rPr>
      </w:r>
    </w:p>
    <w:p w:rsidR="00000000" w:rsidDel="00000000" w:rsidP="00000000" w:rsidRDefault="00000000" w:rsidRPr="00000000" w14:paraId="00000402">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31rj4lhs20y5" w:id="62"/>
      <w:bookmarkEnd w:id="62"/>
      <w:r w:rsidDel="00000000" w:rsidR="00000000" w:rsidRPr="00000000">
        <w:rPr>
          <w:rFonts w:ascii="Roboto Mono" w:cs="Roboto Mono" w:eastAsia="Roboto Mono" w:hAnsi="Roboto Mono"/>
          <w:color w:val="188038"/>
          <w:sz w:val="22"/>
          <w:szCs w:val="22"/>
          <w:rtl w:val="0"/>
        </w:rPr>
        <w:t xml:space="preserv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Override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etcd</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systemd</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unit</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to</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set</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SyslogIdentifier</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for</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rsyslog</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filtering</w:t>
      </w:r>
      <w:r w:rsidDel="00000000" w:rsidR="00000000" w:rsidRPr="00000000">
        <w:rPr>
          <w:rtl w:val="0"/>
        </w:rPr>
      </w:r>
    </w:p>
    <w:p w:rsidR="00000000" w:rsidDel="00000000" w:rsidP="00000000" w:rsidRDefault="00000000" w:rsidRPr="00000000" w14:paraId="0000040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04">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bw0jv0f7tc31" w:id="63"/>
      <w:bookmarkEnd w:id="63"/>
      <w:r w:rsidDel="00000000" w:rsidR="00000000" w:rsidRPr="00000000">
        <w:rPr>
          <w:rFonts w:ascii="Roboto Mono" w:cs="Roboto Mono" w:eastAsia="Roboto Mono" w:hAnsi="Roboto Mono"/>
          <w:color w:val="188038"/>
          <w:sz w:val="22"/>
          <w:szCs w:val="22"/>
          <w:rtl w:val="0"/>
        </w:rPr>
        <w:t xml:space="preserve">[Service]</w:t>
      </w:r>
      <w:r w:rsidDel="00000000" w:rsidR="00000000" w:rsidRPr="00000000">
        <w:rPr>
          <w:rtl w:val="0"/>
        </w:rPr>
      </w:r>
    </w:p>
    <w:p w:rsidR="00000000" w:rsidDel="00000000" w:rsidP="00000000" w:rsidRDefault="00000000" w:rsidRPr="00000000" w14:paraId="00000405">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6xzoti7um1fe" w:id="64"/>
      <w:bookmarkEnd w:id="64"/>
      <w:r w:rsidDel="00000000" w:rsidR="00000000" w:rsidRPr="00000000">
        <w:rPr>
          <w:rFonts w:ascii="Roboto Mono" w:cs="Roboto Mono" w:eastAsia="Roboto Mono" w:hAnsi="Roboto Mono"/>
          <w:color w:val="188038"/>
          <w:sz w:val="22"/>
          <w:szCs w:val="22"/>
          <w:rtl w:val="0"/>
        </w:rPr>
        <w:t xml:space="preserve">SyslogIdentifier=etcd</w:t>
      </w:r>
      <w:r w:rsidDel="00000000" w:rsidR="00000000" w:rsidRPr="00000000">
        <w:rPr>
          <w:rtl w:val="0"/>
        </w:rPr>
      </w:r>
    </w:p>
    <w:p w:rsidR="00000000" w:rsidDel="00000000" w:rsidP="00000000" w:rsidRDefault="00000000" w:rsidRPr="00000000" w14:paraId="00000406">
      <w:pPr>
        <w:pStyle w:val="Heading4"/>
        <w:keepNext w:val="0"/>
        <w:keepLines w:val="0"/>
        <w:numPr>
          <w:ilvl w:val="0"/>
          <w:numId w:val="69"/>
        </w:numPr>
        <w:spacing w:after="0" w:afterAutospacing="0" w:before="240" w:lineRule="auto"/>
        <w:ind w:left="720" w:hanging="360"/>
      </w:pPr>
      <w:bookmarkStart w:colFirst="0" w:colLast="0" w:name="_egalliws88ch" w:id="57"/>
      <w:bookmarkEnd w:id="57"/>
      <w:r w:rsidDel="00000000" w:rsidR="00000000" w:rsidRPr="00000000">
        <w:rPr>
          <w:color w:val="000000"/>
          <w:sz w:val="22"/>
          <w:szCs w:val="22"/>
          <w:rtl w:val="0"/>
        </w:rPr>
        <w:t xml:space="preserve">Save and exit the file.</w:t>
      </w:r>
    </w:p>
    <w:p w:rsidR="00000000" w:rsidDel="00000000" w:rsidP="00000000" w:rsidRDefault="00000000" w:rsidRPr="00000000" w14:paraId="00000407">
      <w:pPr>
        <w:pStyle w:val="Heading4"/>
        <w:keepNext w:val="0"/>
        <w:keepLines w:val="0"/>
        <w:numPr>
          <w:ilvl w:val="0"/>
          <w:numId w:val="69"/>
        </w:numPr>
        <w:spacing w:after="240" w:before="0" w:beforeAutospacing="0" w:lineRule="auto"/>
        <w:ind w:left="720" w:hanging="360"/>
      </w:pPr>
      <w:bookmarkStart w:colFirst="0" w:colLast="0" w:name="_egalliws88ch" w:id="57"/>
      <w:bookmarkEnd w:id="57"/>
      <w:r w:rsidDel="00000000" w:rsidR="00000000" w:rsidRPr="00000000">
        <w:rPr>
          <w:b w:val="1"/>
          <w:bCs w:val="1"/>
          <w:color w:val="000000"/>
          <w:sz w:val="22"/>
          <w:szCs w:val="22"/>
          <w:rtl w:val="0"/>
        </w:rPr>
        <w:t xml:space="preserve">Reload </w:t>
      </w:r>
      <w:r w:rsidDel="00000000" w:rsidR="00000000" w:rsidRPr="00000000">
        <w:rPr>
          <w:rFonts w:ascii="Roboto Mono" w:cs="Roboto Mono" w:eastAsia="Roboto Mono" w:hAnsi="Roboto Mono"/>
          <w:b w:val="1"/>
          <w:bCs w:val="1"/>
          <w:color w:val="188038"/>
          <w:sz w:val="22"/>
          <w:szCs w:val="22"/>
          <w:rtl w:val="0"/>
        </w:rPr>
        <w:t xml:space="preserve">systemd</w:t>
      </w:r>
      <w:r w:rsidDel="00000000" w:rsidR="00000000" w:rsidRPr="00000000">
        <w:rPr>
          <w:b w:val="1"/>
          <w:bCs w:val="1"/>
          <w:color w:val="000000"/>
          <w:sz w:val="22"/>
          <w:szCs w:val="22"/>
          <w:rtl w:val="0"/>
        </w:rPr>
        <w:t xml:space="preserve"> daemon and restart </w:t>
      </w:r>
      <w:r w:rsidDel="00000000" w:rsidR="00000000" w:rsidRPr="00000000">
        <w:rPr>
          <w:rFonts w:ascii="Roboto Mono" w:cs="Roboto Mono" w:eastAsia="Roboto Mono" w:hAnsi="Roboto Mono"/>
          <w:b w:val="1"/>
          <w:bCs w:val="1"/>
          <w:color w:val="188038"/>
          <w:sz w:val="22"/>
          <w:szCs w:val="22"/>
          <w:rtl w:val="0"/>
        </w:rPr>
        <w:t xml:space="preserve">etcd</w:t>
      </w:r>
      <w:r w:rsidDel="00000000" w:rsidR="00000000" w:rsidRPr="00000000">
        <w:rPr>
          <w:b w:val="1"/>
          <w:bCs w:val="1"/>
          <w:color w:val="000000"/>
          <w:sz w:val="22"/>
          <w:szCs w:val="22"/>
          <w:rtl w:val="0"/>
        </w:rPr>
        <w:t xml:space="preserve">:</w:t>
      </w:r>
      <w:r w:rsidDel="00000000" w:rsidR="00000000" w:rsidRPr="00000000">
        <w:rPr>
          <w:color w:val="000000"/>
          <w:sz w:val="22"/>
          <w:szCs w:val="22"/>
          <w:rtl w:val="0"/>
        </w:rPr>
        <w:t xml:space="preserve"> After modifying systemd unit files, you must reload the daemon and restart the service for changes to take effect.</w:t>
        <w:br w:type="textWrapping"/>
        <w:t xml:space="preserve">Bash</w:t>
      </w:r>
    </w:p>
    <w:p w:rsidR="00000000" w:rsidDel="00000000" w:rsidP="00000000" w:rsidRDefault="00000000" w:rsidRPr="00000000" w14:paraId="00000408">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43yuj9bwwbpg" w:id="65"/>
      <w:bookmarkEnd w:id="65"/>
      <w:r w:rsidDel="00000000" w:rsidR="00000000" w:rsidRPr="00000000">
        <w:rPr>
          <w:color w:val="000000"/>
          <w:sz w:val="22"/>
          <w:szCs w:val="22"/>
          <w:rtl w:val="0"/>
        </w:rPr>
        <w:t xml:space="preserve"></w:t>
      </w:r>
      <w:r w:rsidDel="00000000" w:rsidR="00000000" w:rsidRPr="00000000">
        <w:rPr>
          <w:rFonts w:ascii="Roboto Mono" w:cs="Roboto Mono" w:eastAsia="Roboto Mono" w:hAnsi="Roboto Mono"/>
          <w:color w:val="000000"/>
          <w:sz w:val="22"/>
          <w:szCs w:val="22"/>
          <w:rtl w:val="0"/>
        </w:rPr>
        <w:br w:type="textWrapping"/>
      </w:r>
      <w:r w:rsidDel="00000000" w:rsidR="00000000" w:rsidRPr="00000000">
        <w:rPr>
          <w:rFonts w:ascii="Roboto Mono" w:cs="Roboto Mono" w:eastAsia="Roboto Mono" w:hAnsi="Roboto Mono"/>
          <w:color w:val="188038"/>
          <w:sz w:val="22"/>
          <w:szCs w:val="22"/>
          <w:rtl w:val="0"/>
        </w:rPr>
        <w:t xml:space="preserve">sudo</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systemctl</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daemon-reload</w:t>
      </w:r>
      <w:r w:rsidDel="00000000" w:rsidR="00000000" w:rsidRPr="00000000">
        <w:rPr>
          <w:rtl w:val="0"/>
        </w:rPr>
      </w:r>
    </w:p>
    <w:p w:rsidR="00000000" w:rsidDel="00000000" w:rsidP="00000000" w:rsidRDefault="00000000" w:rsidRPr="00000000" w14:paraId="00000409">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ikkd0xgl4aen" w:id="66"/>
      <w:bookmarkEnd w:id="66"/>
      <w:r w:rsidDel="00000000" w:rsidR="00000000" w:rsidRPr="00000000">
        <w:rPr>
          <w:rFonts w:ascii="Roboto Mono" w:cs="Roboto Mono" w:eastAsia="Roboto Mono" w:hAnsi="Roboto Mono"/>
          <w:color w:val="188038"/>
          <w:sz w:val="22"/>
          <w:szCs w:val="22"/>
          <w:rtl w:val="0"/>
        </w:rPr>
        <w:t xml:space="preserve">sudo</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systemctl</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restart</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etcd</w:t>
      </w:r>
      <w:r w:rsidDel="00000000" w:rsidR="00000000" w:rsidRPr="00000000">
        <w:rPr>
          <w:rtl w:val="0"/>
        </w:rPr>
      </w:r>
    </w:p>
    <w:p w:rsidR="00000000" w:rsidDel="00000000" w:rsidP="00000000" w:rsidRDefault="00000000" w:rsidRPr="00000000" w14:paraId="0000040A">
      <w:pPr>
        <w:pStyle w:val="Heading4"/>
        <w:keepNext w:val="0"/>
        <w:keepLines w:val="0"/>
        <w:spacing w:after="40" w:before="240" w:lineRule="auto"/>
        <w:rPr>
          <w:color w:val="000000"/>
          <w:sz w:val="22"/>
          <w:szCs w:val="22"/>
        </w:rPr>
      </w:pPr>
      <w:bookmarkStart w:colFirst="0" w:colLast="0" w:name="_egalliws88ch" w:id="57"/>
      <w:bookmarkEnd w:id="57"/>
      <w:r w:rsidDel="00000000" w:rsidR="00000000" w:rsidRPr="00000000">
        <w:rPr>
          <w:color w:val="000000"/>
          <w:sz w:val="22"/>
          <w:szCs w:val="22"/>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3"/>
        <w:keepNext w:val="0"/>
        <w:keepLines w:val="0"/>
        <w:spacing w:before="280" w:lineRule="auto"/>
        <w:rPr>
          <w:b w:val="1"/>
          <w:bCs w:val="1"/>
          <w:color w:val="000000"/>
          <w:sz w:val="26"/>
          <w:szCs w:val="26"/>
        </w:rPr>
      </w:pPr>
      <w:bookmarkStart w:colFirst="0" w:colLast="0" w:name="_r7xli113xny9" w:id="67"/>
      <w:bookmarkEnd w:id="67"/>
      <w:r w:rsidDel="00000000" w:rsidR="00000000" w:rsidRPr="00000000">
        <w:rPr>
          <w:b w:val="1"/>
          <w:bCs w:val="1"/>
          <w:color w:val="000000"/>
          <w:sz w:val="26"/>
          <w:szCs w:val="26"/>
          <w:rtl w:val="0"/>
        </w:rPr>
        <w:t xml:space="preserve">Step 2: Configure </w:t>
      </w:r>
      <w:r w:rsidDel="00000000" w:rsidR="00000000" w:rsidRPr="00000000">
        <w:rPr>
          <w:rFonts w:ascii="Roboto Mono" w:cs="Roboto Mono" w:eastAsia="Roboto Mono" w:hAnsi="Roboto Mono"/>
          <w:b w:val="1"/>
          <w:bCs w:val="1"/>
          <w:color w:val="188038"/>
          <w:sz w:val="26"/>
          <w:szCs w:val="26"/>
          <w:rtl w:val="0"/>
        </w:rPr>
        <w:t xml:space="preserve">Rsyslog</w:t>
      </w:r>
      <w:r w:rsidDel="00000000" w:rsidR="00000000" w:rsidRPr="00000000">
        <w:rPr>
          <w:b w:val="1"/>
          <w:bCs w:val="1"/>
          <w:color w:val="000000"/>
          <w:sz w:val="26"/>
          <w:szCs w:val="26"/>
          <w:rtl w:val="0"/>
        </w:rPr>
        <w:t xml:space="preserve"> to Filter and Forward </w:t>
      </w:r>
      <w:r w:rsidDel="00000000" w:rsidR="00000000" w:rsidRPr="00000000">
        <w:rPr>
          <w:rFonts w:ascii="Roboto Mono" w:cs="Roboto Mono" w:eastAsia="Roboto Mono" w:hAnsi="Roboto Mono"/>
          <w:b w:val="1"/>
          <w:bCs w:val="1"/>
          <w:color w:val="188038"/>
          <w:sz w:val="26"/>
          <w:szCs w:val="26"/>
          <w:rtl w:val="0"/>
        </w:rPr>
        <w:t xml:space="preserve">etcd</w:t>
      </w:r>
      <w:r w:rsidDel="00000000" w:rsidR="00000000" w:rsidRPr="00000000">
        <w:rPr>
          <w:b w:val="1"/>
          <w:bCs w:val="1"/>
          <w:color w:val="000000"/>
          <w:sz w:val="26"/>
          <w:szCs w:val="26"/>
          <w:rtl w:val="0"/>
        </w:rPr>
        <w:t xml:space="preserve"> Logs</w:t>
      </w:r>
    </w:p>
    <w:p w:rsidR="00000000" w:rsidDel="00000000" w:rsidP="00000000" w:rsidRDefault="00000000" w:rsidRPr="00000000" w14:paraId="0000040C">
      <w:pPr>
        <w:pStyle w:val="Heading4"/>
        <w:keepNext w:val="0"/>
        <w:keepLines w:val="0"/>
        <w:spacing w:after="240" w:before="240" w:lineRule="auto"/>
        <w:rPr>
          <w:color w:val="000000"/>
          <w:sz w:val="22"/>
          <w:szCs w:val="22"/>
        </w:rPr>
      </w:pPr>
      <w:bookmarkStart w:colFirst="0" w:colLast="0" w:name="_egalliws88ch" w:id="57"/>
      <w:bookmarkEnd w:id="57"/>
      <w:r w:rsidDel="00000000" w:rsidR="00000000" w:rsidRPr="00000000">
        <w:rPr>
          <w:color w:val="000000"/>
          <w:sz w:val="22"/>
          <w:szCs w:val="22"/>
          <w:rtl w:val="0"/>
        </w:rPr>
        <w:t xml:space="preserve">Now that </w:t>
      </w:r>
      <w:r w:rsidDel="00000000" w:rsidR="00000000" w:rsidRPr="00000000">
        <w:rPr>
          <w:rFonts w:ascii="Roboto Mono" w:cs="Roboto Mono" w:eastAsia="Roboto Mono" w:hAnsi="Roboto Mono"/>
          <w:color w:val="188038"/>
          <w:sz w:val="22"/>
          <w:szCs w:val="22"/>
          <w:rtl w:val="0"/>
        </w:rPr>
        <w:t xml:space="preserve">etcd</w:t>
      </w:r>
      <w:r w:rsidDel="00000000" w:rsidR="00000000" w:rsidRPr="00000000">
        <w:rPr>
          <w:color w:val="000000"/>
          <w:sz w:val="22"/>
          <w:szCs w:val="22"/>
          <w:rtl w:val="0"/>
        </w:rPr>
        <w:t xml:space="preserve"> is configured to send logs with the </w:t>
      </w:r>
      <w:r w:rsidDel="00000000" w:rsidR="00000000" w:rsidRPr="00000000">
        <w:rPr>
          <w:rFonts w:ascii="Roboto Mono" w:cs="Roboto Mono" w:eastAsia="Roboto Mono" w:hAnsi="Roboto Mono"/>
          <w:color w:val="188038"/>
          <w:sz w:val="22"/>
          <w:szCs w:val="22"/>
          <w:rtl w:val="0"/>
        </w:rPr>
        <w:t xml:space="preserve">SyslogIdentifier=etcd</w:t>
      </w:r>
      <w:r w:rsidDel="00000000" w:rsidR="00000000" w:rsidRPr="00000000">
        <w:rPr>
          <w:color w:val="000000"/>
          <w:sz w:val="22"/>
          <w:szCs w:val="22"/>
          <w:rtl w:val="0"/>
        </w:rPr>
        <w:t xml:space="preserve">, we can tell </w:t>
      </w:r>
      <w:r w:rsidDel="00000000" w:rsidR="00000000" w:rsidRPr="00000000">
        <w:rPr>
          <w:rFonts w:ascii="Roboto Mono" w:cs="Roboto Mono" w:eastAsia="Roboto Mono" w:hAnsi="Roboto Mono"/>
          <w:color w:val="188038"/>
          <w:sz w:val="22"/>
          <w:szCs w:val="22"/>
          <w:rtl w:val="0"/>
        </w:rPr>
        <w:t xml:space="preserve">rsyslog</w:t>
      </w:r>
      <w:r w:rsidDel="00000000" w:rsidR="00000000" w:rsidRPr="00000000">
        <w:rPr>
          <w:color w:val="000000"/>
          <w:sz w:val="22"/>
          <w:szCs w:val="22"/>
          <w:rtl w:val="0"/>
        </w:rPr>
        <w:t xml:space="preserve"> to filter these and send them to your Logstash gateway.</w:t>
      </w:r>
    </w:p>
    <w:p w:rsidR="00000000" w:rsidDel="00000000" w:rsidP="00000000" w:rsidRDefault="00000000" w:rsidRPr="00000000" w14:paraId="0000040D">
      <w:pPr>
        <w:pStyle w:val="Heading4"/>
        <w:keepNext w:val="0"/>
        <w:keepLines w:val="0"/>
        <w:spacing w:after="240" w:before="240" w:lineRule="auto"/>
        <w:rPr>
          <w:b w:val="1"/>
          <w:bCs w:val="1"/>
          <w:color w:val="000000"/>
          <w:sz w:val="22"/>
          <w:szCs w:val="22"/>
        </w:rPr>
      </w:pPr>
      <w:bookmarkStart w:colFirst="0" w:colLast="0" w:name="_egalliws88ch" w:id="57"/>
      <w:bookmarkEnd w:id="57"/>
      <w:r w:rsidDel="00000000" w:rsidR="00000000" w:rsidRPr="00000000">
        <w:rPr>
          <w:b w:val="1"/>
          <w:bCs w:val="1"/>
          <w:color w:val="000000"/>
          <w:sz w:val="22"/>
          <w:szCs w:val="22"/>
          <w:rtl w:val="0"/>
        </w:rPr>
        <w:t xml:space="preserve">On each DB node (</w:t>
      </w:r>
      <w:r w:rsidDel="00000000" w:rsidR="00000000" w:rsidRPr="00000000">
        <w:rPr>
          <w:rFonts w:ascii="Roboto Mono" w:cs="Roboto Mono" w:eastAsia="Roboto Mono" w:hAnsi="Roboto Mono"/>
          <w:b w:val="1"/>
          <w:bCs w:val="1"/>
          <w:color w:val="188038"/>
          <w:sz w:val="22"/>
          <w:szCs w:val="22"/>
          <w:rtl w:val="0"/>
        </w:rPr>
        <w:t xml:space="preserve">resilient-db1</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resilient-db2</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resilient-db3</w:t>
      </w:r>
      <w:r w:rsidDel="00000000" w:rsidR="00000000" w:rsidRPr="00000000">
        <w:rPr>
          <w:b w:val="1"/>
          <w:bCs w:val="1"/>
          <w:color w:val="000000"/>
          <w:sz w:val="22"/>
          <w:szCs w:val="22"/>
          <w:rtl w:val="0"/>
        </w:rPr>
        <w:t xml:space="preserve">):</w:t>
      </w:r>
    </w:p>
    <w:p w:rsidR="00000000" w:rsidDel="00000000" w:rsidP="00000000" w:rsidRDefault="00000000" w:rsidRPr="00000000" w14:paraId="0000040E">
      <w:pPr>
        <w:pStyle w:val="Heading4"/>
        <w:keepNext w:val="0"/>
        <w:keepLines w:val="0"/>
        <w:numPr>
          <w:ilvl w:val="0"/>
          <w:numId w:val="25"/>
        </w:numPr>
        <w:spacing w:after="240" w:before="240" w:lineRule="auto"/>
        <w:ind w:left="720" w:hanging="360"/>
      </w:pPr>
      <w:bookmarkStart w:colFirst="0" w:colLast="0" w:name="_egalliws88ch" w:id="57"/>
      <w:bookmarkEnd w:id="57"/>
      <w:r w:rsidDel="00000000" w:rsidR="00000000" w:rsidRPr="00000000">
        <w:rPr>
          <w:b w:val="1"/>
          <w:bCs w:val="1"/>
          <w:color w:val="000000"/>
          <w:sz w:val="22"/>
          <w:szCs w:val="22"/>
          <w:rtl w:val="0"/>
        </w:rPr>
        <w:t xml:space="preserve">Create a new Rsyslog configuration file:</w:t>
      </w:r>
      <w:r w:rsidDel="00000000" w:rsidR="00000000" w:rsidRPr="00000000">
        <w:rPr>
          <w:color w:val="000000"/>
          <w:sz w:val="22"/>
          <w:szCs w:val="22"/>
          <w:rtl w:val="0"/>
        </w:rPr>
        <w:t xml:space="preserve"> Use </w:t>
      </w:r>
      <w:r w:rsidDel="00000000" w:rsidR="00000000" w:rsidRPr="00000000">
        <w:rPr>
          <w:rFonts w:ascii="Roboto Mono" w:cs="Roboto Mono" w:eastAsia="Roboto Mono" w:hAnsi="Roboto Mono"/>
          <w:color w:val="188038"/>
          <w:sz w:val="22"/>
          <w:szCs w:val="22"/>
          <w:rtl w:val="0"/>
        </w:rPr>
        <w:t xml:space="preserve">sudo vi</w:t>
      </w:r>
      <w:r w:rsidDel="00000000" w:rsidR="00000000" w:rsidRPr="00000000">
        <w:rPr>
          <w:color w:val="000000"/>
          <w:sz w:val="22"/>
          <w:szCs w:val="22"/>
          <w:rtl w:val="0"/>
        </w:rPr>
        <w:t xml:space="preserve"> (or </w:t>
      </w:r>
      <w:r w:rsidDel="00000000" w:rsidR="00000000" w:rsidRPr="00000000">
        <w:rPr>
          <w:rFonts w:ascii="Roboto Mono" w:cs="Roboto Mono" w:eastAsia="Roboto Mono" w:hAnsi="Roboto Mono"/>
          <w:color w:val="188038"/>
          <w:sz w:val="22"/>
          <w:szCs w:val="22"/>
          <w:rtl w:val="0"/>
        </w:rPr>
        <w:t xml:space="preserve">sudo nano</w:t>
      </w:r>
      <w:r w:rsidDel="00000000" w:rsidR="00000000" w:rsidRPr="00000000">
        <w:rPr>
          <w:color w:val="000000"/>
          <w:sz w:val="22"/>
          <w:szCs w:val="22"/>
          <w:rtl w:val="0"/>
        </w:rPr>
        <w:t xml:space="preserve">) to create a file, for example, </w:t>
      </w:r>
      <w:r w:rsidDel="00000000" w:rsidR="00000000" w:rsidRPr="00000000">
        <w:rPr>
          <w:rFonts w:ascii="Roboto Mono" w:cs="Roboto Mono" w:eastAsia="Roboto Mono" w:hAnsi="Roboto Mono"/>
          <w:color w:val="188038"/>
          <w:sz w:val="22"/>
          <w:szCs w:val="22"/>
          <w:rtl w:val="0"/>
        </w:rPr>
        <w:t xml:space="preserve">50-etcd.conf</w:t>
      </w:r>
      <w:r w:rsidDel="00000000" w:rsidR="00000000" w:rsidRPr="00000000">
        <w:rPr>
          <w:color w:val="000000"/>
          <w:sz w:val="22"/>
          <w:szCs w:val="22"/>
          <w:rtl w:val="0"/>
        </w:rPr>
        <w:t xml:space="preserve">, in </w:t>
      </w:r>
      <w:r w:rsidDel="00000000" w:rsidR="00000000" w:rsidRPr="00000000">
        <w:rPr>
          <w:rFonts w:ascii="Roboto Mono" w:cs="Roboto Mono" w:eastAsia="Roboto Mono" w:hAnsi="Roboto Mono"/>
          <w:color w:val="188038"/>
          <w:sz w:val="22"/>
          <w:szCs w:val="22"/>
          <w:rtl w:val="0"/>
        </w:rPr>
        <w:t xml:space="preserve">/etc/rsyslog.d/</w:t>
      </w:r>
      <w:r w:rsidDel="00000000" w:rsidR="00000000" w:rsidRPr="00000000">
        <w:rPr>
          <w:color w:val="000000"/>
          <w:sz w:val="22"/>
          <w:szCs w:val="22"/>
          <w:rtl w:val="0"/>
        </w:rPr>
        <w:t xml:space="preserve">. We're using </w:t>
      </w:r>
      <w:r w:rsidDel="00000000" w:rsidR="00000000" w:rsidRPr="00000000">
        <w:rPr>
          <w:rFonts w:ascii="Roboto Mono" w:cs="Roboto Mono" w:eastAsia="Roboto Mono" w:hAnsi="Roboto Mono"/>
          <w:color w:val="188038"/>
          <w:sz w:val="22"/>
          <w:szCs w:val="22"/>
          <w:rtl w:val="0"/>
        </w:rPr>
        <w:t xml:space="preserve">50-</w:t>
      </w:r>
      <w:r w:rsidDel="00000000" w:rsidR="00000000" w:rsidRPr="00000000">
        <w:rPr>
          <w:color w:val="000000"/>
          <w:sz w:val="22"/>
          <w:szCs w:val="22"/>
          <w:rtl w:val="0"/>
        </w:rPr>
        <w:t xml:space="preserve"> to ensure it loads after initial setup but before other application-specific filters you might have at higher numbers.</w:t>
        <w:br w:type="textWrapping"/>
        <w:t xml:space="preserve">Bash</w:t>
      </w:r>
    </w:p>
    <w:p w:rsidR="00000000" w:rsidDel="00000000" w:rsidP="00000000" w:rsidRDefault="00000000" w:rsidRPr="00000000" w14:paraId="0000040F">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r1fsnrl5igrp" w:id="68"/>
      <w:bookmarkEnd w:id="68"/>
      <w:r w:rsidDel="00000000" w:rsidR="00000000" w:rsidRPr="00000000">
        <w:rPr>
          <w:color w:val="000000"/>
          <w:sz w:val="22"/>
          <w:szCs w:val="22"/>
          <w:rtl w:val="0"/>
        </w:rPr>
        <w:t xml:space="preserve"></w:t>
      </w:r>
      <w:r w:rsidDel="00000000" w:rsidR="00000000" w:rsidRPr="00000000">
        <w:rPr>
          <w:rFonts w:ascii="Roboto Mono" w:cs="Roboto Mono" w:eastAsia="Roboto Mono" w:hAnsi="Roboto Mono"/>
          <w:color w:val="000000"/>
          <w:sz w:val="22"/>
          <w:szCs w:val="22"/>
          <w:rtl w:val="0"/>
        </w:rPr>
        <w:br w:type="textWrapping"/>
      </w:r>
      <w:r w:rsidDel="00000000" w:rsidR="00000000" w:rsidRPr="00000000">
        <w:rPr>
          <w:rFonts w:ascii="Roboto Mono" w:cs="Roboto Mono" w:eastAsia="Roboto Mono" w:hAnsi="Roboto Mono"/>
          <w:color w:val="188038"/>
          <w:sz w:val="22"/>
          <w:szCs w:val="22"/>
          <w:rtl w:val="0"/>
        </w:rPr>
        <w:t xml:space="preserve">sudo</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vi</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/etc/rsyslog.d/57-etcd.conf</w:t>
      </w:r>
      <w:r w:rsidDel="00000000" w:rsidR="00000000" w:rsidRPr="00000000">
        <w:rPr>
          <w:rtl w:val="0"/>
        </w:rPr>
      </w:r>
    </w:p>
    <w:p w:rsidR="00000000" w:rsidDel="00000000" w:rsidP="00000000" w:rsidRDefault="00000000" w:rsidRPr="00000000" w14:paraId="00000410">
      <w:pPr>
        <w:pStyle w:val="Heading4"/>
        <w:keepNext w:val="0"/>
        <w:keepLines w:val="0"/>
        <w:numPr>
          <w:ilvl w:val="0"/>
          <w:numId w:val="25"/>
        </w:numPr>
        <w:spacing w:after="240" w:before="240" w:lineRule="auto"/>
        <w:ind w:left="720" w:hanging="360"/>
      </w:pPr>
      <w:bookmarkStart w:colFirst="0" w:colLast="0" w:name="_egalliws88ch" w:id="57"/>
      <w:bookmarkEnd w:id="57"/>
      <w:r w:rsidDel="00000000" w:rsidR="00000000" w:rsidRPr="00000000">
        <w:rPr>
          <w:color w:val="000000"/>
          <w:sz w:val="22"/>
          <w:szCs w:val="22"/>
          <w:rtl w:val="0"/>
        </w:rPr>
        <w:t xml:space="preserve"></w:t>
        <w:br w:type="textWrapping"/>
        <w:t xml:space="preserve">Add the following content to the file:</w:t>
        <w:br w:type="textWrapping"/>
        <w:t xml:space="preserve">Code snippet</w:t>
      </w:r>
    </w:p>
    <w:p w:rsidR="00000000" w:rsidDel="00000000" w:rsidP="00000000" w:rsidRDefault="00000000" w:rsidRPr="00000000" w14:paraId="00000411">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8yagp1c7h1vo" w:id="69"/>
      <w:bookmarkEnd w:id="69"/>
      <w:r w:rsidDel="00000000" w:rsidR="00000000" w:rsidRPr="00000000">
        <w:rPr>
          <w:color w:val="000000"/>
          <w:sz w:val="22"/>
          <w:szCs w:val="22"/>
          <w:rtl w:val="0"/>
        </w:rPr>
        <w:t xml:space="preserve"></w:t>
      </w:r>
      <w:r w:rsidDel="00000000" w:rsidR="00000000" w:rsidRPr="00000000">
        <w:rPr>
          <w:rFonts w:ascii="Roboto Mono" w:cs="Roboto Mono" w:eastAsia="Roboto Mono" w:hAnsi="Roboto Mono"/>
          <w:color w:val="000000"/>
          <w:sz w:val="22"/>
          <w:szCs w:val="22"/>
          <w:rtl w:val="0"/>
        </w:rPr>
        <w:br w:type="textWrapping"/>
      </w:r>
      <w:r w:rsidDel="00000000" w:rsidR="00000000" w:rsidRPr="00000000">
        <w:rPr>
          <w:rFonts w:ascii="Roboto Mono" w:cs="Roboto Mono" w:eastAsia="Roboto Mono" w:hAnsi="Roboto Mono"/>
          <w:color w:val="188038"/>
          <w:sz w:val="22"/>
          <w:szCs w:val="22"/>
          <w:rtl w:val="0"/>
        </w:rPr>
        <w:t xml:space="preserv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/etc/rsyslog.d/57-etcd.conf</w:t>
      </w:r>
      <w:r w:rsidDel="00000000" w:rsidR="00000000" w:rsidRPr="00000000">
        <w:rPr>
          <w:rtl w:val="0"/>
        </w:rPr>
      </w:r>
    </w:p>
    <w:p w:rsidR="00000000" w:rsidDel="00000000" w:rsidP="00000000" w:rsidRDefault="00000000" w:rsidRPr="00000000" w14:paraId="00000412">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ktq26r2bcxjr" w:id="70"/>
      <w:bookmarkEnd w:id="70"/>
      <w:r w:rsidDel="00000000" w:rsidR="00000000" w:rsidRPr="00000000">
        <w:rPr>
          <w:rFonts w:ascii="Roboto Mono" w:cs="Roboto Mono" w:eastAsia="Roboto Mono" w:hAnsi="Roboto Mono"/>
          <w:color w:val="188038"/>
          <w:sz w:val="22"/>
          <w:szCs w:val="22"/>
          <w:rtl w:val="0"/>
        </w:rPr>
        <w:t xml:space="preserv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Configure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rsyslog</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to</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filter</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and</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forward</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etcd</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logs</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to</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Logstash</w:t>
      </w:r>
      <w:r w:rsidDel="00000000" w:rsidR="00000000" w:rsidRPr="00000000">
        <w:rPr>
          <w:rtl w:val="0"/>
        </w:rPr>
      </w:r>
    </w:p>
    <w:p w:rsidR="00000000" w:rsidDel="00000000" w:rsidP="00000000" w:rsidRDefault="00000000" w:rsidRPr="00000000" w14:paraId="00000413">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jgb8pdsn2qa" w:id="71"/>
      <w:bookmarkEnd w:id="71"/>
      <w:r w:rsidDel="00000000" w:rsidR="00000000" w:rsidRPr="00000000">
        <w:rPr>
          <w:rFonts w:ascii="Roboto Mono" w:cs="Roboto Mono" w:eastAsia="Roboto Mono" w:hAnsi="Roboto Mono"/>
          <w:color w:val="188038"/>
          <w:sz w:val="22"/>
          <w:szCs w:val="22"/>
          <w:rtl w:val="0"/>
        </w:rPr>
        <w:t xml:space="preserv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Logs</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are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received</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from</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systemd-journald</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(via</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imjournal)</w:t>
      </w:r>
      <w:r w:rsidDel="00000000" w:rsidR="00000000" w:rsidRPr="00000000">
        <w:rPr>
          <w:rtl w:val="0"/>
        </w:rPr>
      </w:r>
    </w:p>
    <w:p w:rsidR="00000000" w:rsidDel="00000000" w:rsidP="00000000" w:rsidRDefault="00000000" w:rsidRPr="00000000" w14:paraId="00000414">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pnffzogm4pjj" w:id="72"/>
      <w:bookmarkEnd w:id="72"/>
      <w:r w:rsidDel="00000000" w:rsidR="00000000" w:rsidRPr="00000000">
        <w:rPr>
          <w:rtl w:val="0"/>
        </w:rPr>
      </w:r>
    </w:p>
    <w:p w:rsidR="00000000" w:rsidDel="00000000" w:rsidP="00000000" w:rsidRDefault="00000000" w:rsidRPr="00000000" w14:paraId="00000415">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1lum5ka7dgwm" w:id="73"/>
      <w:bookmarkEnd w:id="73"/>
      <w:r w:rsidDel="00000000" w:rsidR="00000000" w:rsidRPr="00000000">
        <w:rPr>
          <w:rFonts w:ascii="Roboto Mono" w:cs="Roboto Mono" w:eastAsia="Roboto Mono" w:hAnsi="Roboto Mono"/>
          <w:color w:val="188038"/>
          <w:sz w:val="22"/>
          <w:szCs w:val="22"/>
          <w:rtl w:val="0"/>
        </w:rPr>
        <w:t xml:space="preserv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Filter</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for</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messages</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where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the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program</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name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is</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'etcd'</w:t>
      </w:r>
      <w:r w:rsidDel="00000000" w:rsidR="00000000" w:rsidRPr="00000000">
        <w:rPr>
          <w:rtl w:val="0"/>
        </w:rPr>
      </w:r>
    </w:p>
    <w:p w:rsidR="00000000" w:rsidDel="00000000" w:rsidP="00000000" w:rsidRDefault="00000000" w:rsidRPr="00000000" w14:paraId="00000416">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a1cxuu8js3q7" w:id="74"/>
      <w:bookmarkEnd w:id="74"/>
      <w:r w:rsidDel="00000000" w:rsidR="00000000" w:rsidRPr="00000000">
        <w:rPr>
          <w:rFonts w:ascii="Roboto Mono" w:cs="Roboto Mono" w:eastAsia="Roboto Mono" w:hAnsi="Roboto Mono"/>
          <w:color w:val="188038"/>
          <w:sz w:val="22"/>
          <w:szCs w:val="22"/>
          <w:rtl w:val="0"/>
        </w:rPr>
        <w:t xml:space="preserv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This</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also</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includes</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a</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fallback</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check</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for</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the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systemd</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unit</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name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for</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robustness.</w:t>
      </w:r>
      <w:r w:rsidDel="00000000" w:rsidR="00000000" w:rsidRPr="00000000">
        <w:rPr>
          <w:rtl w:val="0"/>
        </w:rPr>
      </w:r>
    </w:p>
    <w:p w:rsidR="00000000" w:rsidDel="00000000" w:rsidP="00000000" w:rsidRDefault="00000000" w:rsidRPr="00000000" w14:paraId="00000417">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6oai3t9vmmr2" w:id="75"/>
      <w:bookmarkEnd w:id="75"/>
      <w:r w:rsidDel="00000000" w:rsidR="00000000" w:rsidRPr="00000000">
        <w:rPr>
          <w:rFonts w:ascii="Roboto Mono" w:cs="Roboto Mono" w:eastAsia="Roboto Mono" w:hAnsi="Roboto Mono"/>
          <w:color w:val="188038"/>
          <w:sz w:val="22"/>
          <w:szCs w:val="22"/>
          <w:rtl w:val="0"/>
        </w:rPr>
        <w:t xml:space="preserve">if</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$programname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'etcd'</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or</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$!_SYSTEMD_UNIT</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"etcd.service"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then</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w:t>
      </w:r>
      <w:r w:rsidDel="00000000" w:rsidR="00000000" w:rsidRPr="00000000">
        <w:rPr>
          <w:rtl w:val="0"/>
        </w:rPr>
      </w:r>
    </w:p>
    <w:p w:rsidR="00000000" w:rsidDel="00000000" w:rsidP="00000000" w:rsidRDefault="00000000" w:rsidRPr="00000000" w14:paraId="00000418">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54h3cvnobktp" w:id="76"/>
      <w:bookmarkEnd w:id="76"/>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Call</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the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ruleset</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responsible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for</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forwarding</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logs</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to</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the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Logstash</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gateway</w:t>
      </w:r>
      <w:r w:rsidDel="00000000" w:rsidR="00000000" w:rsidRPr="00000000">
        <w:rPr>
          <w:rtl w:val="0"/>
        </w:rPr>
      </w:r>
    </w:p>
    <w:p w:rsidR="00000000" w:rsidDel="00000000" w:rsidP="00000000" w:rsidRDefault="00000000" w:rsidRPr="00000000" w14:paraId="00000419">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ph8pclftawsp" w:id="77"/>
      <w:bookmarkEnd w:id="77"/>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call</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send_to_gateway</w:t>
      </w:r>
      <w:r w:rsidDel="00000000" w:rsidR="00000000" w:rsidRPr="00000000">
        <w:rPr>
          <w:rtl w:val="0"/>
        </w:rPr>
      </w:r>
    </w:p>
    <w:p w:rsidR="00000000" w:rsidDel="00000000" w:rsidP="00000000" w:rsidRDefault="00000000" w:rsidRPr="00000000" w14:paraId="0000041A">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eq6dogjemsfp" w:id="78"/>
      <w:bookmarkEnd w:id="78"/>
      <w:r w:rsidDel="00000000" w:rsidR="00000000" w:rsidRPr="00000000">
        <w:rPr>
          <w:rFonts w:ascii="Roboto Mono" w:cs="Roboto Mono" w:eastAsia="Roboto Mono" w:hAnsi="Roboto Mono"/>
          <w:color w:val="188038"/>
          <w:sz w:val="22"/>
          <w:szCs w:val="22"/>
          <w:rtl w:val="0"/>
        </w:rPr>
        <w:t xml:space="preserve">}</w:t>
      </w:r>
      <w:r w:rsidDel="00000000" w:rsidR="00000000" w:rsidRPr="00000000">
        <w:rPr>
          <w:rtl w:val="0"/>
        </w:rPr>
      </w:r>
    </w:p>
    <w:p w:rsidR="00000000" w:rsidDel="00000000" w:rsidP="00000000" w:rsidRDefault="00000000" w:rsidRPr="00000000" w14:paraId="0000041B">
      <w:pPr>
        <w:pStyle w:val="Heading4"/>
        <w:keepNext w:val="0"/>
        <w:keepLines w:val="0"/>
        <w:numPr>
          <w:ilvl w:val="0"/>
          <w:numId w:val="25"/>
        </w:numPr>
        <w:spacing w:after="0" w:afterAutospacing="0" w:before="240" w:lineRule="auto"/>
        <w:ind w:left="720" w:hanging="360"/>
      </w:pPr>
      <w:bookmarkStart w:colFirst="0" w:colLast="0" w:name="_egalliws88ch" w:id="57"/>
      <w:bookmarkEnd w:id="57"/>
      <w:r w:rsidDel="00000000" w:rsidR="00000000" w:rsidRPr="00000000">
        <w:rPr>
          <w:color w:val="000000"/>
          <w:sz w:val="22"/>
          <w:szCs w:val="22"/>
          <w:rtl w:val="0"/>
        </w:rPr>
        <w:t xml:space="preserve">Save and exit the file.</w:t>
      </w:r>
    </w:p>
    <w:p w:rsidR="00000000" w:rsidDel="00000000" w:rsidP="00000000" w:rsidRDefault="00000000" w:rsidRPr="00000000" w14:paraId="0000041C">
      <w:pPr>
        <w:pStyle w:val="Heading4"/>
        <w:keepNext w:val="0"/>
        <w:keepLines w:val="0"/>
        <w:numPr>
          <w:ilvl w:val="0"/>
          <w:numId w:val="25"/>
        </w:numPr>
        <w:spacing w:after="240" w:before="0" w:beforeAutospacing="0" w:lineRule="auto"/>
        <w:ind w:left="720" w:hanging="360"/>
      </w:pPr>
      <w:bookmarkStart w:colFirst="0" w:colLast="0" w:name="_3c13zts3r64" w:id="79"/>
      <w:bookmarkEnd w:id="79"/>
      <w:r w:rsidDel="00000000" w:rsidR="00000000" w:rsidRPr="00000000">
        <w:rPr>
          <w:color w:val="000000"/>
          <w:sz w:val="22"/>
          <w:szCs w:val="22"/>
          <w:rtl w:val="0"/>
        </w:rPr>
        <w:t xml:space="preserve"> (</w:t>
      </w:r>
      <w:r w:rsidDel="00000000" w:rsidR="00000000" w:rsidRPr="00000000">
        <w:rPr>
          <w:i w:val="1"/>
          <w:iCs w:val="1"/>
          <w:color w:val="000000"/>
          <w:sz w:val="22"/>
          <w:szCs w:val="22"/>
          <w:rtl w:val="0"/>
        </w:rPr>
        <w:t xml:space="preserve">EXTRA POINT</w:t>
      </w: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Check </w:t>
      </w:r>
      <w:r w:rsidDel="00000000" w:rsidR="00000000" w:rsidRPr="00000000">
        <w:rPr>
          <w:rFonts w:ascii="Roboto Mono" w:cs="Roboto Mono" w:eastAsia="Roboto Mono" w:hAnsi="Roboto Mono"/>
          <w:b w:val="1"/>
          <w:bCs w:val="1"/>
          <w:color w:val="188038"/>
          <w:sz w:val="22"/>
          <w:szCs w:val="22"/>
          <w:rtl w:val="0"/>
        </w:rPr>
        <w:t xml:space="preserve">etcd</w:t>
      </w:r>
      <w:r w:rsidDel="00000000" w:rsidR="00000000" w:rsidRPr="00000000">
        <w:rPr>
          <w:b w:val="1"/>
          <w:bCs w:val="1"/>
          <w:color w:val="000000"/>
          <w:sz w:val="22"/>
          <w:szCs w:val="22"/>
          <w:rtl w:val="0"/>
        </w:rPr>
        <w:t xml:space="preserve"> logs in the journal (to confirm </w:t>
      </w:r>
      <w:r w:rsidDel="00000000" w:rsidR="00000000" w:rsidRPr="00000000">
        <w:rPr>
          <w:rFonts w:ascii="Roboto Mono" w:cs="Roboto Mono" w:eastAsia="Roboto Mono" w:hAnsi="Roboto Mono"/>
          <w:b w:val="1"/>
          <w:bCs w:val="1"/>
          <w:color w:val="188038"/>
          <w:sz w:val="22"/>
          <w:szCs w:val="22"/>
          <w:rtl w:val="0"/>
        </w:rPr>
        <w:t xml:space="preserve">SyslogIdentifier</w:t>
      </w:r>
      <w:r w:rsidDel="00000000" w:rsidR="00000000" w:rsidRPr="00000000">
        <w:rPr>
          <w:b w:val="1"/>
          <w:bCs w:val="1"/>
          <w:color w:val="000000"/>
          <w:sz w:val="22"/>
          <w:szCs w:val="22"/>
          <w:rtl w:val="0"/>
        </w:rPr>
        <w:t xml:space="preserve"> is applied):</w:t>
      </w:r>
      <w:r w:rsidDel="00000000" w:rsidR="00000000" w:rsidRPr="00000000">
        <w:rPr>
          <w:rtl w:val="0"/>
        </w:rPr>
      </w:r>
    </w:p>
    <w:p w:rsidR="00000000" w:rsidDel="00000000" w:rsidP="00000000" w:rsidRDefault="00000000" w:rsidRPr="00000000" w14:paraId="0000041D">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w4julbmcms3z" w:id="80"/>
      <w:bookmarkEnd w:id="80"/>
      <w:r w:rsidDel="00000000" w:rsidR="00000000" w:rsidRPr="00000000">
        <w:rPr>
          <w:color w:val="000000"/>
          <w:sz w:val="22"/>
          <w:szCs w:val="22"/>
          <w:rtl w:val="0"/>
        </w:rPr>
        <w:t xml:space="preserve"></w:t>
      </w:r>
      <w:r w:rsidDel="00000000" w:rsidR="00000000" w:rsidRPr="00000000">
        <w:rPr>
          <w:rFonts w:ascii="Roboto Mono" w:cs="Roboto Mono" w:eastAsia="Roboto Mono" w:hAnsi="Roboto Mono"/>
          <w:color w:val="000000"/>
          <w:sz w:val="22"/>
          <w:szCs w:val="22"/>
          <w:rtl w:val="0"/>
        </w:rPr>
        <w:br w:type="textWrapping"/>
      </w:r>
      <w:r w:rsidDel="00000000" w:rsidR="00000000" w:rsidRPr="00000000">
        <w:rPr>
          <w:rFonts w:ascii="Roboto Mono" w:cs="Roboto Mono" w:eastAsia="Roboto Mono" w:hAnsi="Roboto Mono"/>
          <w:color w:val="188038"/>
          <w:sz w:val="22"/>
          <w:szCs w:val="22"/>
          <w:rtl w:val="0"/>
        </w:rPr>
        <w:t xml:space="preserve">sudo</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journalctl</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-u</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etcd.service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-f</w:t>
      </w:r>
      <w:r w:rsidDel="00000000" w:rsidR="00000000" w:rsidRPr="00000000">
        <w:rPr>
          <w:rtl w:val="0"/>
        </w:rPr>
      </w:r>
    </w:p>
    <w:p w:rsidR="00000000" w:rsidDel="00000000" w:rsidP="00000000" w:rsidRDefault="00000000" w:rsidRPr="00000000" w14:paraId="0000041E">
      <w:pPr>
        <w:pStyle w:val="Heading4"/>
        <w:keepNext w:val="0"/>
        <w:keepLines w:val="0"/>
        <w:spacing w:after="240" w:before="240" w:lineRule="auto"/>
        <w:ind w:firstLine="720"/>
        <w:rPr>
          <w:color w:val="000000"/>
          <w:sz w:val="22"/>
          <w:szCs w:val="22"/>
        </w:rPr>
      </w:pPr>
      <w:bookmarkStart w:colFirst="0" w:colLast="0" w:name="_nlf5gbegwvzz" w:id="81"/>
      <w:bookmarkEnd w:id="81"/>
      <w:r w:rsidDel="00000000" w:rsidR="00000000" w:rsidRPr="00000000">
        <w:rPr>
          <w:color w:val="000000"/>
          <w:sz w:val="22"/>
          <w:szCs w:val="22"/>
          <w:rtl w:val="0"/>
        </w:rPr>
        <w:t xml:space="preserve">Look for </w:t>
      </w:r>
      <w:r w:rsidDel="00000000" w:rsidR="00000000" w:rsidRPr="00000000">
        <w:rPr>
          <w:rFonts w:ascii="Roboto Mono" w:cs="Roboto Mono" w:eastAsia="Roboto Mono" w:hAnsi="Roboto Mono"/>
          <w:color w:val="188038"/>
          <w:sz w:val="22"/>
          <w:szCs w:val="22"/>
          <w:rtl w:val="0"/>
        </w:rPr>
        <w:t xml:space="preserve">etcd:</w:t>
      </w:r>
      <w:r w:rsidDel="00000000" w:rsidR="00000000" w:rsidRPr="00000000">
        <w:rPr>
          <w:color w:val="000000"/>
          <w:sz w:val="22"/>
          <w:szCs w:val="22"/>
          <w:rtl w:val="0"/>
        </w:rPr>
        <w:t xml:space="preserve"> before the log messages. This indicates the </w:t>
      </w:r>
      <w:r w:rsidDel="00000000" w:rsidR="00000000" w:rsidRPr="00000000">
        <w:rPr>
          <w:rFonts w:ascii="Roboto Mono" w:cs="Roboto Mono" w:eastAsia="Roboto Mono" w:hAnsi="Roboto Mono"/>
          <w:color w:val="188038"/>
          <w:sz w:val="22"/>
          <w:szCs w:val="22"/>
          <w:rtl w:val="0"/>
        </w:rPr>
        <w:t xml:space="preserve">SyslogIdentifier</w:t>
      </w:r>
      <w:r w:rsidDel="00000000" w:rsidR="00000000" w:rsidRPr="00000000">
        <w:rPr>
          <w:color w:val="000000"/>
          <w:sz w:val="22"/>
          <w:szCs w:val="22"/>
          <w:rtl w:val="0"/>
        </w:rPr>
        <w:t xml:space="preserve"> is working.</w:t>
      </w:r>
    </w:p>
    <w:p w:rsidR="00000000" w:rsidDel="00000000" w:rsidP="00000000" w:rsidRDefault="00000000" w:rsidRPr="00000000" w14:paraId="0000041F">
      <w:pPr>
        <w:pStyle w:val="Heading4"/>
        <w:keepNext w:val="0"/>
        <w:keepLines w:val="0"/>
        <w:spacing w:after="40" w:before="240" w:lineRule="auto"/>
        <w:rPr>
          <w:b w:val="1"/>
          <w:bCs w:val="1"/>
          <w:color w:val="000000"/>
          <w:sz w:val="22"/>
          <w:szCs w:val="22"/>
        </w:rPr>
      </w:pPr>
      <w:bookmarkStart w:colFirst="0" w:colLast="0" w:name="_sehzfvxtk3at" w:id="82"/>
      <w:bookmarkEnd w:id="82"/>
      <w:r w:rsidDel="00000000" w:rsidR="00000000" w:rsidRPr="00000000">
        <w:rPr>
          <w:b w:val="1"/>
          <w:bCs w:val="1"/>
          <w:color w:val="000000"/>
          <w:sz w:val="22"/>
          <w:szCs w:val="22"/>
          <w:rtl w:val="0"/>
        </w:rPr>
        <w:t xml:space="preserve">Configure Forwarding for logs from alloydb omni monitor</w:t>
      </w:r>
    </w:p>
    <w:p w:rsidR="00000000" w:rsidDel="00000000" w:rsidP="00000000" w:rsidRDefault="00000000" w:rsidRPr="00000000" w14:paraId="00000420">
      <w:pPr>
        <w:numPr>
          <w:ilvl w:val="0"/>
          <w:numId w:val="105"/>
        </w:numPr>
        <w:spacing w:after="240" w:before="240" w:lineRule="auto"/>
        <w:ind w:left="720" w:hanging="360"/>
      </w:pPr>
      <w:r w:rsidDel="00000000" w:rsidR="00000000" w:rsidRPr="00000000">
        <w:rPr>
          <w:b w:val="1"/>
          <w:bCs w:val="1"/>
          <w:rtl w:val="0"/>
        </w:rPr>
        <w:t xml:space="preserve">Create a new Rsyslog configuration file for alloydbomni_monitor:</w:t>
      </w:r>
      <w:r w:rsidDel="00000000" w:rsidR="00000000" w:rsidRPr="00000000">
        <w:rPr>
          <w:rtl w:val="0"/>
        </w:rPr>
        <w:t xml:space="preserve"> Let's name it </w:t>
      </w:r>
      <w:r w:rsidDel="00000000" w:rsidR="00000000" w:rsidRPr="00000000">
        <w:rPr>
          <w:rFonts w:ascii="Roboto Mono" w:cs="Roboto Mono" w:eastAsia="Roboto Mono" w:hAnsi="Roboto Mono"/>
          <w:color w:val="188038"/>
          <w:rtl w:val="0"/>
        </w:rPr>
        <w:t xml:space="preserve">58-alloydbomni_monitor.conf</w:t>
      </w:r>
      <w:r w:rsidDel="00000000" w:rsidR="00000000" w:rsidRPr="00000000">
        <w:rPr>
          <w:rtl w:val="0"/>
        </w:rPr>
        <w:t xml:space="preserve">.</w:t>
      </w:r>
    </w:p>
    <w:p w:rsidR="00000000" w:rsidDel="00000000" w:rsidP="00000000" w:rsidRDefault="00000000" w:rsidRPr="00000000" w14:paraId="00000421">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/etc/rsyslog.d/58-alloydbomni_monitor.conf</w:t>
      </w:r>
      <w:r w:rsidDel="00000000" w:rsidR="00000000" w:rsidRPr="00000000">
        <w:rPr>
          <w:rtl w:val="0"/>
        </w:rPr>
      </w:r>
    </w:p>
    <w:p w:rsidR="00000000" w:rsidDel="00000000" w:rsidP="00000000" w:rsidRDefault="00000000" w:rsidRPr="00000000" w14:paraId="00000422">
      <w:pPr>
        <w:numPr>
          <w:ilvl w:val="0"/>
          <w:numId w:val="84"/>
        </w:numPr>
        <w:spacing w:after="240" w:before="240" w:lineRule="auto"/>
        <w:ind w:left="720" w:hanging="360"/>
        <w:rPr>
          <w:b w:val="1"/>
          <w:bCs w:val="1"/>
        </w:rPr>
      </w:pPr>
      <w:r w:rsidDel="00000000" w:rsidR="00000000" w:rsidRPr="00000000">
        <w:rPr>
          <w:rtl w:val="0"/>
        </w:rPr>
        <w:t xml:space="preserve"></w:t>
      </w:r>
      <w:r w:rsidDel="00000000" w:rsidR="00000000" w:rsidRPr="00000000">
        <w:rPr>
          <w:b w:val="1"/>
          <w:bCs w:val="1"/>
          <w:rtl w:val="0"/>
        </w:rPr>
        <w:t xml:space="preserve">Add the following content to </w:t>
      </w:r>
      <w:r w:rsidDel="00000000" w:rsidR="00000000" w:rsidRPr="00000000">
        <w:rPr>
          <w:rFonts w:ascii="Roboto Mono" w:cs="Roboto Mono" w:eastAsia="Roboto Mono" w:hAnsi="Roboto Mono"/>
          <w:b w:val="1"/>
          <w:bCs w:val="1"/>
          <w:color w:val="188038"/>
          <w:rtl w:val="0"/>
        </w:rPr>
        <w:t xml:space="preserve">58-alloydbomni_monitor.conf</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423">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/etc/rsyslog.d/58-alloydbomni_monitor.conf</w:t>
      </w:r>
      <w:r w:rsidDel="00000000" w:rsidR="00000000" w:rsidRPr="00000000">
        <w:rPr>
          <w:rtl w:val="0"/>
        </w:rPr>
      </w:r>
    </w:p>
    <w:p w:rsidR="00000000" w:rsidDel="00000000" w:rsidP="00000000" w:rsidRDefault="00000000" w:rsidRPr="00000000" w14:paraId="0000042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4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27">
      <w:pPr>
        <w:spacing w:after="240" w:before="240" w:lineRule="auto"/>
        <w:rPr/>
      </w:pPr>
      <w:r w:rsidDel="00000000" w:rsidR="00000000" w:rsidRPr="00000000">
        <w:rPr>
          <w:rtl w:val="0"/>
        </w:rPr>
        <w:t xml:space="preserve"></w:t>
      </w:r>
    </w:p>
    <w:p w:rsidR="00000000" w:rsidDel="00000000" w:rsidP="00000000" w:rsidRDefault="00000000" w:rsidRPr="00000000" w14:paraId="00000428">
      <w:pPr>
        <w:numPr>
          <w:ilvl w:val="0"/>
          <w:numId w:val="84"/>
        </w:numPr>
        <w:spacing w:after="240" w:before="240" w:lineRule="auto"/>
        <w:ind w:left="720" w:hanging="360"/>
      </w:pPr>
      <w:r w:rsidDel="00000000" w:rsidR="00000000" w:rsidRPr="00000000">
        <w:rPr>
          <w:rtl w:val="0"/>
        </w:rPr>
        <w:t xml:space="preserve">Save and exit the file.</w:t>
      </w:r>
    </w:p>
    <w:p w:rsidR="00000000" w:rsidDel="00000000" w:rsidP="00000000" w:rsidRDefault="00000000" w:rsidRPr="00000000" w14:paraId="00000429">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o8soiwcsb5me" w:id="83"/>
      <w:bookmarkEnd w:id="83"/>
      <w:r w:rsidDel="00000000" w:rsidR="00000000" w:rsidRPr="00000000">
        <w:rPr>
          <w:b w:val="1"/>
          <w:bCs w:val="1"/>
          <w:color w:val="000000"/>
          <w:sz w:val="22"/>
          <w:szCs w:val="22"/>
          <w:rtl w:val="0"/>
        </w:rPr>
        <w:t xml:space="preserve">Phase 3: Restart Rsyslog Service (on </w:t>
      </w:r>
      <w:r w:rsidDel="00000000" w:rsidR="00000000" w:rsidRPr="00000000">
        <w:rPr>
          <w:rFonts w:ascii="Roboto Mono" w:cs="Roboto Mono" w:eastAsia="Roboto Mono" w:hAnsi="Roboto Mono"/>
          <w:b w:val="1"/>
          <w:bCs w:val="1"/>
          <w:color w:val="188038"/>
          <w:sz w:val="22"/>
          <w:szCs w:val="22"/>
          <w:rtl w:val="0"/>
        </w:rPr>
        <w:t xml:space="preserve">resilient-db1, db2, db3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42A">
      <w:pPr>
        <w:spacing w:after="240" w:before="240" w:lineRule="auto"/>
        <w:rPr/>
      </w:pPr>
      <w:r w:rsidDel="00000000" w:rsidR="00000000" w:rsidRPr="00000000">
        <w:rPr>
          <w:rtl w:val="0"/>
        </w:rPr>
        <w:t xml:space="preserve">After making these changes, you must restart the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t xml:space="preserve"> service for them to take effect.</w:t>
      </w:r>
    </w:p>
    <w:p w:rsidR="00000000" w:rsidDel="00000000" w:rsidP="00000000" w:rsidRDefault="00000000" w:rsidRPr="00000000" w14:paraId="0000042B">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r>
    </w:p>
    <w:p w:rsidR="00000000" w:rsidDel="00000000" w:rsidP="00000000" w:rsidRDefault="00000000" w:rsidRPr="00000000" w14:paraId="0000042C">
      <w:pPr>
        <w:pStyle w:val="Heading4"/>
        <w:keepNext w:val="0"/>
        <w:keepLines w:val="0"/>
        <w:spacing w:after="40" w:before="240" w:lineRule="auto"/>
        <w:rPr>
          <w:b w:val="1"/>
          <w:bCs w:val="1"/>
          <w:color w:val="000000"/>
          <w:sz w:val="22"/>
          <w:szCs w:val="22"/>
        </w:rPr>
      </w:pPr>
      <w:bookmarkStart w:colFirst="0" w:colLast="0" w:name="_vsqcx26xm6ix" w:id="84"/>
      <w:bookmarkEnd w:id="84"/>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Phase 4: Verify Rsyslog Status and Logs (on </w:t>
      </w:r>
      <w:r w:rsidDel="00000000" w:rsidR="00000000" w:rsidRPr="00000000">
        <w:rPr>
          <w:rFonts w:ascii="Roboto Mono" w:cs="Roboto Mono" w:eastAsia="Roboto Mono" w:hAnsi="Roboto Mono"/>
          <w:b w:val="1"/>
          <w:bCs w:val="1"/>
          <w:color w:val="188038"/>
          <w:sz w:val="22"/>
          <w:szCs w:val="22"/>
          <w:rtl w:val="0"/>
        </w:rPr>
        <w:t xml:space="preserve">resilient-db1, db2, db3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42D">
      <w:pPr>
        <w:numPr>
          <w:ilvl w:val="0"/>
          <w:numId w:val="34"/>
        </w:numPr>
        <w:spacing w:after="240" w:before="240" w:lineRule="auto"/>
        <w:ind w:left="720" w:hanging="360"/>
      </w:pPr>
      <w:r w:rsidDel="00000000" w:rsidR="00000000" w:rsidRPr="00000000">
        <w:rPr>
          <w:b w:val="1"/>
          <w:bCs w:val="1"/>
          <w:rtl w:val="0"/>
        </w:rPr>
        <w:t xml:space="preserve">Check Rsyslog status:</w:t>
      </w:r>
      <w:r w:rsidDel="00000000" w:rsidR="00000000" w:rsidRPr="00000000">
        <w:rPr>
          <w:rtl w:val="0"/>
        </w:rPr>
      </w:r>
    </w:p>
    <w:p w:rsidR="00000000" w:rsidDel="00000000" w:rsidP="00000000" w:rsidRDefault="00000000" w:rsidRPr="00000000" w14:paraId="0000042E">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r>
    </w:p>
    <w:p w:rsidR="00000000" w:rsidDel="00000000" w:rsidP="00000000" w:rsidRDefault="00000000" w:rsidRPr="00000000" w14:paraId="0000042F">
      <w:pPr>
        <w:numPr>
          <w:ilvl w:val="0"/>
          <w:numId w:val="34"/>
        </w:numPr>
        <w:spacing w:after="0" w:afterAutospacing="0" w:before="240" w:lineRule="auto"/>
        <w:ind w:left="720" w:hanging="360"/>
      </w:pPr>
      <w:r w:rsidDel="00000000" w:rsidR="00000000" w:rsidRPr="00000000">
        <w:rPr>
          <w:rtl w:val="0"/>
        </w:rPr>
        <w:t xml:space="preserve">Ensure it's </w:t>
      </w:r>
      <w:r w:rsidDel="00000000" w:rsidR="00000000" w:rsidRPr="00000000">
        <w:rPr>
          <w:rFonts w:ascii="Roboto Mono" w:cs="Roboto Mono" w:eastAsia="Roboto Mono" w:hAnsi="Roboto Mono"/>
          <w:color w:val="188038"/>
          <w:rtl w:val="0"/>
        </w:rPr>
        <w:t xml:space="preserve">active (running)</w:t>
      </w:r>
      <w:r w:rsidDel="00000000" w:rsidR="00000000" w:rsidRPr="00000000">
        <w:rPr>
          <w:rtl w:val="0"/>
        </w:rPr>
        <w:t xml:space="preserve"> and look for any new errors.</w:t>
      </w:r>
    </w:p>
    <w:p w:rsidR="00000000" w:rsidDel="00000000" w:rsidP="00000000" w:rsidRDefault="00000000" w:rsidRPr="00000000" w14:paraId="00000430">
      <w:pPr>
        <w:numPr>
          <w:ilvl w:val="0"/>
          <w:numId w:val="34"/>
        </w:numPr>
        <w:spacing w:after="240" w:before="0" w:beforeAutospacing="0" w:lineRule="auto"/>
        <w:ind w:left="720" w:hanging="360"/>
      </w:pPr>
      <w:r w:rsidDel="00000000" w:rsidR="00000000" w:rsidRPr="00000000">
        <w:rPr>
          <w:b w:val="1"/>
          <w:bCs w:val="1"/>
          <w:rtl w:val="0"/>
        </w:rPr>
        <w:t xml:space="preserve">Check Rsyslog journal for errors:</w:t>
      </w:r>
      <w:r w:rsidDel="00000000" w:rsidR="00000000" w:rsidRPr="00000000">
        <w:rPr>
          <w:rtl w:val="0"/>
        </w:rPr>
      </w:r>
    </w:p>
    <w:p w:rsidR="00000000" w:rsidDel="00000000" w:rsidP="00000000" w:rsidRDefault="00000000" w:rsidRPr="00000000" w14:paraId="00000431">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432">
      <w:pPr>
        <w:spacing w:after="240" w:before="240" w:lineRule="auto"/>
        <w:rPr/>
      </w:pPr>
      <w:r w:rsidDel="00000000" w:rsidR="00000000" w:rsidRPr="00000000">
        <w:rPr>
          <w:rtl w:val="0"/>
        </w:rPr>
        <w:t xml:space="preserve"></w:t>
      </w:r>
    </w:p>
    <w:p w:rsidR="00000000" w:rsidDel="00000000" w:rsidP="00000000" w:rsidRDefault="00000000" w:rsidRPr="00000000" w14:paraId="0000043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9av0bo1ks71" w:id="85"/>
      <w:bookmarkEnd w:id="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Prometheus</w:t>
      </w:r>
      <w:r w:rsidDel="00000000" w:rsidR="00000000" w:rsidRPr="00000000">
        <w:rPr>
          <w:rtl w:val="0"/>
        </w:rPr>
      </w:r>
    </w:p>
    <w:p w:rsidR="00000000" w:rsidDel="00000000" w:rsidP="00000000" w:rsidRDefault="00000000" w:rsidRPr="00000000" w14:paraId="00000435">
      <w:pPr>
        <w:rPr>
          <w:b w:val="1"/>
          <w:bCs w:val="1"/>
          <w:sz w:val="28"/>
          <w:szCs w:val="28"/>
        </w:rPr>
      </w:pPr>
      <w:r w:rsidDel="00000000" w:rsidR="00000000" w:rsidRPr="00000000">
        <w:rPr>
          <w:b w:val="1"/>
          <w:bCs w:val="1"/>
          <w:sz w:val="28"/>
          <w:szCs w:val="28"/>
          <w:rtl w:val="0"/>
        </w:rPr>
        <w:t xml:space="preserve">Prometheus &amp; Grafana: </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Prometheus: </w:t>
        <w:br w:type="textWrapping"/>
        <w:t xml:space="preserve">Version: 2.53.0</w:t>
        <w:br w:type="textWrapping"/>
        <w:t xml:space="preserve">SBOM: </w:t>
      </w:r>
      <w:hyperlink r:id="rId25">
        <w:r w:rsidDel="00000000" w:rsidR="00000000" w:rsidRPr="00000000">
          <w:rPr>
            <w:color w:val="1155cc"/>
            <w:u w:val="single"/>
            <w:rtl w:val="0"/>
          </w:rPr>
          <w:t xml:space="preserve">https://storage.googleapis.com/alloydb-omni-custom-releases/vm-automation/0.2.2/images/bitnami-prometheus-2.53.0.tar</w:t>
        </w:r>
      </w:hyperlink>
      <w:r w:rsidDel="00000000" w:rsidR="00000000" w:rsidRPr="00000000">
        <w:rPr>
          <w:rtl w:val="0"/>
        </w:rPr>
        <w:br w:type="textWrapping"/>
        <w:t xml:space="preserve">OpenSource version release: </w:t>
      </w:r>
      <w:hyperlink r:id="rId26">
        <w:r w:rsidDel="00000000" w:rsidR="00000000" w:rsidRPr="00000000">
          <w:rPr>
            <w:color w:val="1155cc"/>
            <w:u w:val="single"/>
            <w:rtl w:val="0"/>
          </w:rPr>
          <w:t xml:space="preserve">https://github.com/prometheus/prometheus/releases/tag/v2.53.0</w:t>
        </w:r>
      </w:hyperlink>
      <w:r w:rsidDel="00000000" w:rsidR="00000000" w:rsidRPr="00000000">
        <w:rPr>
          <w:rtl w:val="0"/>
        </w:rPr>
        <w:br w:type="textWrapping"/>
      </w:r>
    </w:p>
    <w:p w:rsidR="00000000" w:rsidDel="00000000" w:rsidP="00000000" w:rsidRDefault="00000000" w:rsidRPr="00000000" w14:paraId="00000438">
      <w:pPr>
        <w:rPr/>
      </w:pPr>
      <w:r w:rsidDel="00000000" w:rsidR="00000000" w:rsidRPr="00000000">
        <w:rPr>
          <w:b w:val="1"/>
          <w:bCs w:val="1"/>
          <w:color w:val="188038"/>
          <w:sz w:val="28"/>
          <w:szCs w:val="28"/>
          <w:rtl w:val="0"/>
        </w:rPr>
        <w:t xml:space="preserve">Using</w:t>
      </w:r>
      <w:r w:rsidDel="00000000" w:rsidR="00000000" w:rsidRPr="00000000">
        <w:rPr>
          <w:rtl w:val="0"/>
        </w:rPr>
        <w:t xml:space="preserve"> Linux version: </w:t>
      </w:r>
      <w:hyperlink r:id="rId27">
        <w:r w:rsidDel="00000000" w:rsidR="00000000" w:rsidRPr="00000000">
          <w:rPr>
            <w:color w:val="1155cc"/>
            <w:u w:val="single"/>
            <w:rtl w:val="0"/>
          </w:rPr>
          <w:t xml:space="preserve">https://github.com/prometheus/prometheus/releases/download/v2.53.0/prometheus-2.53.0.linux-arm64.tar.gz</w:t>
        </w:r>
      </w:hyperlink>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mmzuym23upvr" w:id="86"/>
      <w:bookmarkEnd w:id="86"/>
      <w:r w:rsidDel="00000000" w:rsidR="00000000" w:rsidRPr="00000000">
        <w:rPr>
          <w:b w:val="1"/>
          <w:bCs w:val="1"/>
          <w:color w:val="000000"/>
          <w:sz w:val="26"/>
          <w:szCs w:val="26"/>
          <w:rtl w:val="0"/>
        </w:rPr>
        <w:t xml:space="preserve">Part 1: Install and Configure Prometheus on </w:t>
      </w:r>
      <w:r w:rsidDel="00000000" w:rsidR="00000000" w:rsidRPr="00000000">
        <w:rPr>
          <w:rFonts w:ascii="Roboto Mono" w:cs="Roboto Mono" w:eastAsia="Roboto Mono" w:hAnsi="Roboto Mono"/>
          <w:b w:val="1"/>
          <w:bCs w:val="1"/>
          <w:color w:val="188038"/>
          <w:sz w:val="26"/>
          <w:szCs w:val="26"/>
          <w:rtl w:val="0"/>
        </w:rPr>
        <w:t xml:space="preserve">standalone-external1</w:t>
      </w:r>
    </w:p>
    <w:p w:rsidR="00000000" w:rsidDel="00000000" w:rsidP="00000000" w:rsidRDefault="00000000" w:rsidRPr="00000000" w14:paraId="0000043B">
      <w:pPr>
        <w:spacing w:after="240" w:before="240" w:lineRule="auto"/>
        <w:rPr/>
      </w:pPr>
      <w:r w:rsidDel="00000000" w:rsidR="00000000" w:rsidRPr="00000000">
        <w:rPr>
          <w:rtl w:val="0"/>
        </w:rPr>
        <w:t xml:space="preserve">Prometheus will be installed on </w:t>
      </w:r>
      <w:r w:rsidDel="00000000" w:rsidR="00000000" w:rsidRPr="00000000">
        <w:rPr>
          <w:rFonts w:ascii="Roboto Mono" w:cs="Roboto Mono" w:eastAsia="Roboto Mono" w:hAnsi="Roboto Mono"/>
          <w:color w:val="188038"/>
          <w:rtl w:val="0"/>
        </w:rPr>
        <w:t xml:space="preserve">standalone-external1</w:t>
      </w:r>
      <w:r w:rsidDel="00000000" w:rsidR="00000000" w:rsidRPr="00000000">
        <w:rPr>
          <w:rtl w:val="0"/>
        </w:rPr>
        <w:t xml:space="preserve"> (your metrics server) and will "scrape" metrics from the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 running on </w:t>
      </w:r>
      <w:r w:rsidDel="00000000" w:rsidR="00000000" w:rsidRPr="00000000">
        <w:rPr>
          <w:rFonts w:ascii="Roboto Mono" w:cs="Roboto Mono" w:eastAsia="Roboto Mono" w:hAnsi="Roboto Mono"/>
          <w:color w:val="188038"/>
          <w:rtl w:val="0"/>
        </w:rPr>
        <w:t xml:space="preserve">standalone-db1</w:t>
      </w:r>
      <w:r w:rsidDel="00000000" w:rsidR="00000000" w:rsidRPr="00000000">
        <w:rPr>
          <w:rtl w:val="0"/>
        </w:rPr>
        <w:t xml:space="preserve">.</w:t>
      </w:r>
    </w:p>
    <w:p w:rsidR="00000000" w:rsidDel="00000000" w:rsidP="00000000" w:rsidRDefault="00000000" w:rsidRPr="00000000" w14:paraId="0000043C">
      <w:pPr>
        <w:spacing w:after="240" w:before="240" w:lineRule="auto"/>
        <w:rPr>
          <w:b w:val="1"/>
          <w:bCs w:val="1"/>
        </w:rPr>
      </w:pPr>
      <w:r w:rsidDel="00000000" w:rsidR="00000000" w:rsidRPr="00000000">
        <w:rPr>
          <w:b w:val="1"/>
          <w:bCs w:val="1"/>
          <w:rtl w:val="0"/>
        </w:rPr>
        <w:t xml:space="preserve">On </w:t>
      </w:r>
      <w:r w:rsidDel="00000000" w:rsidR="00000000" w:rsidRPr="00000000">
        <w:rPr>
          <w:rFonts w:ascii="Roboto Mono" w:cs="Roboto Mono" w:eastAsia="Roboto Mono" w:hAnsi="Roboto Mono"/>
          <w:b w:val="1"/>
          <w:bCs w:val="1"/>
          <w:color w:val="188038"/>
          <w:rtl w:val="0"/>
        </w:rPr>
        <w:t xml:space="preserve">standalone-external1</w:t>
      </w:r>
      <w:r w:rsidDel="00000000" w:rsidR="00000000" w:rsidRPr="00000000">
        <w:rPr>
          <w:b w:val="1"/>
          <w:bCs w:val="1"/>
          <w:rtl w:val="0"/>
        </w:rPr>
        <w:t xml:space="preserve">:</w:t>
      </w:r>
    </w:p>
    <w:p w:rsidR="00000000" w:rsidDel="00000000" w:rsidP="00000000" w:rsidRDefault="00000000" w:rsidRPr="00000000" w14:paraId="0000043D">
      <w:pPr>
        <w:pStyle w:val="Heading4"/>
        <w:keepNext w:val="0"/>
        <w:keepLines w:val="0"/>
        <w:spacing w:after="40" w:before="240" w:lineRule="auto"/>
        <w:rPr>
          <w:b w:val="1"/>
          <w:bCs w:val="1"/>
          <w:color w:val="000000"/>
          <w:sz w:val="22"/>
          <w:szCs w:val="22"/>
        </w:rPr>
      </w:pPr>
      <w:bookmarkStart w:colFirst="0" w:colLast="0" w:name="_7qd8jlub0m5q" w:id="87"/>
      <w:bookmarkEnd w:id="87"/>
      <w:r w:rsidDel="00000000" w:rsidR="00000000" w:rsidRPr="00000000">
        <w:rPr>
          <w:b w:val="1"/>
          <w:bCs w:val="1"/>
          <w:color w:val="000000"/>
          <w:sz w:val="22"/>
          <w:szCs w:val="22"/>
          <w:rtl w:val="0"/>
        </w:rPr>
        <w:t xml:space="preserve">Phase 1.1: Prepare Prometheus User and Directories</w:t>
      </w:r>
    </w:p>
    <w:p w:rsidR="00000000" w:rsidDel="00000000" w:rsidP="00000000" w:rsidRDefault="00000000" w:rsidRPr="00000000" w14:paraId="0000043E">
      <w:pPr>
        <w:numPr>
          <w:ilvl w:val="0"/>
          <w:numId w:val="8"/>
        </w:numPr>
        <w:spacing w:after="240" w:before="240" w:lineRule="auto"/>
        <w:ind w:left="720" w:hanging="360"/>
      </w:pPr>
      <w:r w:rsidDel="00000000" w:rsidR="00000000" w:rsidRPr="00000000">
        <w:rPr>
          <w:b w:val="1"/>
          <w:bCs w:val="1"/>
          <w:rtl w:val="0"/>
        </w:rPr>
        <w:t xml:space="preserve">Create a system user for Prometheus:</w:t>
      </w:r>
      <w:r w:rsidDel="00000000" w:rsidR="00000000" w:rsidRPr="00000000">
        <w:rPr>
          <w:rtl w:val="0"/>
        </w:rPr>
      </w:r>
    </w:p>
    <w:p w:rsidR="00000000" w:rsidDel="00000000" w:rsidP="00000000" w:rsidRDefault="00000000" w:rsidRPr="00000000" w14:paraId="0000043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useradd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--no-create-home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--shell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/bin/false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prometheus</w:t>
      </w:r>
      <w:r w:rsidDel="00000000" w:rsidR="00000000" w:rsidRPr="00000000">
        <w:rPr>
          <w:rtl w:val="0"/>
        </w:rPr>
      </w:r>
    </w:p>
    <w:p w:rsidR="00000000" w:rsidDel="00000000" w:rsidP="00000000" w:rsidRDefault="00000000" w:rsidRPr="00000000" w14:paraId="00000440">
      <w:pPr>
        <w:numPr>
          <w:ilvl w:val="0"/>
          <w:numId w:val="8"/>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Create directories for Prometheus configuration and data:</w:t>
      </w:r>
      <w:r w:rsidDel="00000000" w:rsidR="00000000" w:rsidRPr="00000000">
        <w:rPr>
          <w:rtl w:val="0"/>
        </w:rPr>
      </w:r>
    </w:p>
    <w:p w:rsidR="00000000" w:rsidDel="00000000" w:rsidP="00000000" w:rsidRDefault="00000000" w:rsidRPr="00000000" w14:paraId="0000044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/var/lib/prometheus</w:t>
      </w:r>
      <w:r w:rsidDel="00000000" w:rsidR="00000000" w:rsidRPr="00000000">
        <w:rPr>
          <w:rtl w:val="0"/>
        </w:rPr>
      </w:r>
    </w:p>
    <w:p w:rsidR="00000000" w:rsidDel="00000000" w:rsidP="00000000" w:rsidRDefault="00000000" w:rsidRPr="00000000" w14:paraId="0000044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prometheus:prometheus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/var/lib/prometheus</w:t>
      </w:r>
      <w:r w:rsidDel="00000000" w:rsidR="00000000" w:rsidRPr="00000000">
        <w:rPr>
          <w:rtl w:val="0"/>
        </w:rPr>
      </w:r>
    </w:p>
    <w:p w:rsidR="00000000" w:rsidDel="00000000" w:rsidP="00000000" w:rsidRDefault="00000000" w:rsidRPr="00000000" w14:paraId="00000443">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Phase 1.2: Download and Install Prometheus Binaries</w:t>
      </w:r>
    </w:p>
    <w:p w:rsidR="00000000" w:rsidDel="00000000" w:rsidP="00000000" w:rsidRDefault="00000000" w:rsidRPr="00000000" w14:paraId="00000444">
      <w:pPr>
        <w:numPr>
          <w:ilvl w:val="0"/>
          <w:numId w:val="4"/>
        </w:numPr>
        <w:spacing w:after="240" w:before="240" w:lineRule="auto"/>
        <w:ind w:left="720" w:hanging="360"/>
      </w:pPr>
      <w:r w:rsidDel="00000000" w:rsidR="00000000" w:rsidRPr="00000000">
        <w:rPr>
          <w:b w:val="1"/>
          <w:bCs w:val="1"/>
          <w:rtl w:val="0"/>
        </w:rPr>
        <w:t xml:space="preserve">Download the Prometheus </w:t>
      </w:r>
      <w:r w:rsidDel="00000000" w:rsidR="00000000" w:rsidRPr="00000000">
        <w:rPr>
          <w:rFonts w:ascii="Roboto Mono" w:cs="Roboto Mono" w:eastAsia="Roboto Mono" w:hAnsi="Roboto Mono"/>
          <w:b w:val="1"/>
          <w:bCs w:val="1"/>
          <w:color w:val="188038"/>
          <w:rtl w:val="0"/>
        </w:rPr>
        <w:t xml:space="preserve">x86_64</w:t>
      </w:r>
      <w:r w:rsidDel="00000000" w:rsidR="00000000" w:rsidRPr="00000000">
        <w:rPr>
          <w:b w:val="1"/>
          <w:bCs w:val="1"/>
          <w:rtl w:val="0"/>
        </w:rPr>
        <w:t xml:space="preserve"> binary:</w:t>
      </w:r>
      <w:r w:rsidDel="00000000" w:rsidR="00000000" w:rsidRPr="00000000">
        <w:rPr>
          <w:rtl w:val="0"/>
        </w:rPr>
      </w:r>
    </w:p>
    <w:p w:rsidR="00000000" w:rsidDel="00000000" w:rsidP="00000000" w:rsidRDefault="00000000" w:rsidRPr="00000000" w14:paraId="0000044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9334e6"/>
          <w:rtl w:val="0"/>
        </w:rPr>
        <w:t xml:space="preserve">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/tmp</w:t>
      </w:r>
      <w:r w:rsidDel="00000000" w:rsidR="00000000" w:rsidRPr="00000000">
        <w:rPr>
          <w:rtl w:val="0"/>
        </w:rPr>
      </w:r>
    </w:p>
    <w:p w:rsidR="00000000" w:rsidDel="00000000" w:rsidP="00000000" w:rsidRDefault="00000000" w:rsidRPr="00000000" w14:paraId="00000446">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https://github.com/prometheus/prometheus/releases/download/v2.</w:t>
      </w:r>
      <w:r w:rsidDel="00000000" w:rsidR="00000000" w:rsidRPr="00000000">
        <w:rPr>
          <w:rFonts w:ascii="Roboto Mono" w:cs="Roboto Mono" w:eastAsia="Roboto Mono" w:hAnsi="Roboto Mono"/>
          <w:color w:val="c5221f"/>
          <w:rtl w:val="0"/>
        </w:rPr>
        <w:t xml:space="preserve">53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/prometheus-2.</w:t>
      </w:r>
      <w:r w:rsidDel="00000000" w:rsidR="00000000" w:rsidRPr="00000000">
        <w:rPr>
          <w:rFonts w:ascii="Roboto Mono" w:cs="Roboto Mono" w:eastAsia="Roboto Mono" w:hAnsi="Roboto Mono"/>
          <w:color w:val="c5221f"/>
          <w:rtl w:val="0"/>
        </w:rPr>
        <w:t xml:space="preserve">53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.linux-amd64.tar.gz</w:t>
      </w:r>
      <w:r w:rsidDel="00000000" w:rsidR="00000000" w:rsidRPr="00000000">
        <w:rPr>
          <w:rtl w:val="0"/>
        </w:rPr>
      </w:r>
    </w:p>
    <w:p w:rsidR="00000000" w:rsidDel="00000000" w:rsidP="00000000" w:rsidRDefault="00000000" w:rsidRPr="00000000" w14:paraId="00000447">
      <w:pPr>
        <w:numPr>
          <w:ilvl w:val="0"/>
          <w:numId w:val="4"/>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Extract the archive:</w:t>
      </w:r>
      <w:r w:rsidDel="00000000" w:rsidR="00000000" w:rsidRPr="00000000">
        <w:rPr>
          <w:rtl w:val="0"/>
        </w:rPr>
      </w:r>
    </w:p>
    <w:p w:rsidR="00000000" w:rsidDel="00000000" w:rsidP="00000000" w:rsidRDefault="00000000" w:rsidRPr="00000000" w14:paraId="0000044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tar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-xvf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prometheus-2.</w:t>
      </w:r>
      <w:r w:rsidDel="00000000" w:rsidR="00000000" w:rsidRPr="00000000">
        <w:rPr>
          <w:rFonts w:ascii="Roboto Mono" w:cs="Roboto Mono" w:eastAsia="Roboto Mono" w:hAnsi="Roboto Mono"/>
          <w:color w:val="c5221f"/>
          <w:rtl w:val="0"/>
        </w:rPr>
        <w:t xml:space="preserve">53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.linux-amd64.tar.gz</w:t>
      </w:r>
      <w:r w:rsidDel="00000000" w:rsidR="00000000" w:rsidRPr="00000000">
        <w:rPr>
          <w:rtl w:val="0"/>
        </w:rPr>
      </w:r>
    </w:p>
    <w:p w:rsidR="00000000" w:rsidDel="00000000" w:rsidP="00000000" w:rsidRDefault="00000000" w:rsidRPr="00000000" w14:paraId="00000449">
      <w:pPr>
        <w:numPr>
          <w:ilvl w:val="0"/>
          <w:numId w:val="4"/>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Copy binaries to </w:t>
      </w:r>
      <w:r w:rsidDel="00000000" w:rsidR="00000000" w:rsidRPr="00000000">
        <w:rPr>
          <w:rFonts w:ascii="Roboto Mono" w:cs="Roboto Mono" w:eastAsia="Roboto Mono" w:hAnsi="Roboto Mono"/>
          <w:b w:val="1"/>
          <w:bCs w:val="1"/>
          <w:color w:val="188038"/>
          <w:rtl w:val="0"/>
        </w:rPr>
        <w:t xml:space="preserve">/usr/local/bin</w:t>
      </w:r>
      <w:r w:rsidDel="00000000" w:rsidR="00000000" w:rsidRPr="00000000">
        <w:rPr>
          <w:b w:val="1"/>
          <w:bCs w:val="1"/>
          <w:rtl w:val="0"/>
        </w:rPr>
        <w:t xml:space="preserve"> and set permissions:</w:t>
      </w:r>
      <w:r w:rsidDel="00000000" w:rsidR="00000000" w:rsidRPr="00000000">
        <w:rPr>
          <w:rtl w:val="0"/>
        </w:rPr>
      </w:r>
    </w:p>
    <w:p w:rsidR="00000000" w:rsidDel="00000000" w:rsidP="00000000" w:rsidRDefault="00000000" w:rsidRPr="00000000" w14:paraId="0000044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prometheus-2.</w:t>
      </w:r>
      <w:r w:rsidDel="00000000" w:rsidR="00000000" w:rsidRPr="00000000">
        <w:rPr>
          <w:rFonts w:ascii="Roboto Mono" w:cs="Roboto Mono" w:eastAsia="Roboto Mono" w:hAnsi="Roboto Mono"/>
          <w:color w:val="c5221f"/>
          <w:rtl w:val="0"/>
        </w:rPr>
        <w:t xml:space="preserve">53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.linux-amd64/prometheus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/usr/</w:t>
      </w:r>
      <w:r w:rsidDel="00000000" w:rsidR="00000000" w:rsidRPr="00000000">
        <w:rPr>
          <w:rFonts w:ascii="Roboto Mono" w:cs="Roboto Mono" w:eastAsia="Roboto Mono" w:hAnsi="Roboto Mono"/>
          <w:color w:val="9334e6"/>
          <w:rtl w:val="0"/>
        </w:rPr>
        <w:t xml:space="preserve">local</w:t>
      </w:r>
      <w:r w:rsidDel="00000000" w:rsidR="00000000" w:rsidRPr="00000000">
        <w:rPr>
          <w:rFonts w:ascii="Roboto Mono" w:cs="Roboto Mono" w:eastAsia="Roboto Mono" w:hAnsi="Roboto Mono"/>
          <w:color w:val="37474f"/>
          <w:rtl w:val="0"/>
        </w:rPr>
        <w:t xml:space="preserve">/bin/</w:t>
      </w:r>
      <w:r w:rsidDel="00000000" w:rsidR="00000000" w:rsidRPr="00000000">
        <w:rPr>
          <w:rtl w:val="0"/>
        </w:rPr>
      </w:r>
    </w:p>
    <w:p w:rsidR="00000000" w:rsidDel="00000000" w:rsidP="00000000" w:rsidRDefault="00000000" w:rsidRPr="00000000" w14:paraId="0000044B">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prometheus-2.</w:t>
      </w:r>
      <w:r w:rsidDel="00000000" w:rsidR="00000000" w:rsidRPr="00000000">
        <w:rPr>
          <w:rFonts w:ascii="Roboto Mono" w:cs="Roboto Mono" w:eastAsia="Roboto Mono" w:hAnsi="Roboto Mono"/>
          <w:color w:val="c5221f"/>
          <w:rtl w:val="0"/>
        </w:rPr>
        <w:t xml:space="preserve">53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.linux-amd64/promtool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/usr/</w:t>
      </w:r>
      <w:r w:rsidDel="00000000" w:rsidR="00000000" w:rsidRPr="00000000">
        <w:rPr>
          <w:rFonts w:ascii="Roboto Mono" w:cs="Roboto Mono" w:eastAsia="Roboto Mono" w:hAnsi="Roboto Mono"/>
          <w:color w:val="9334e6"/>
          <w:rtl w:val="0"/>
        </w:rPr>
        <w:t xml:space="preserve">local</w:t>
      </w:r>
      <w:r w:rsidDel="00000000" w:rsidR="00000000" w:rsidRPr="00000000">
        <w:rPr>
          <w:rFonts w:ascii="Roboto Mono" w:cs="Roboto Mono" w:eastAsia="Roboto Mono" w:hAnsi="Roboto Mono"/>
          <w:color w:val="37474f"/>
          <w:rtl w:val="0"/>
        </w:rPr>
        <w:t xml:space="preserve">/bin/</w:t>
      </w:r>
      <w:r w:rsidDel="00000000" w:rsidR="00000000" w:rsidRPr="00000000">
        <w:rPr>
          <w:rtl w:val="0"/>
        </w:rPr>
      </w:r>
    </w:p>
    <w:p w:rsidR="00000000" w:rsidDel="00000000" w:rsidP="00000000" w:rsidRDefault="00000000" w:rsidRPr="00000000" w14:paraId="0000044C">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prometheus:prometheus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/usr/</w:t>
      </w:r>
      <w:r w:rsidDel="00000000" w:rsidR="00000000" w:rsidRPr="00000000">
        <w:rPr>
          <w:rFonts w:ascii="Roboto Mono" w:cs="Roboto Mono" w:eastAsia="Roboto Mono" w:hAnsi="Roboto Mono"/>
          <w:color w:val="9334e6"/>
          <w:rtl w:val="0"/>
        </w:rPr>
        <w:t xml:space="preserve">local</w:t>
      </w:r>
      <w:r w:rsidDel="00000000" w:rsidR="00000000" w:rsidRPr="00000000">
        <w:rPr>
          <w:rFonts w:ascii="Roboto Mono" w:cs="Roboto Mono" w:eastAsia="Roboto Mono" w:hAnsi="Roboto Mono"/>
          <w:color w:val="37474f"/>
          <w:rtl w:val="0"/>
        </w:rPr>
        <w:t xml:space="preserve">/bin/prometheus</w:t>
      </w:r>
      <w:r w:rsidDel="00000000" w:rsidR="00000000" w:rsidRPr="00000000">
        <w:rPr>
          <w:rtl w:val="0"/>
        </w:rPr>
      </w:r>
    </w:p>
    <w:p w:rsidR="00000000" w:rsidDel="00000000" w:rsidP="00000000" w:rsidRDefault="00000000" w:rsidRPr="00000000" w14:paraId="0000044D">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prometheus:prometheus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/usr/</w:t>
      </w:r>
      <w:r w:rsidDel="00000000" w:rsidR="00000000" w:rsidRPr="00000000">
        <w:rPr>
          <w:rFonts w:ascii="Roboto Mono" w:cs="Roboto Mono" w:eastAsia="Roboto Mono" w:hAnsi="Roboto Mono"/>
          <w:color w:val="9334e6"/>
          <w:rtl w:val="0"/>
        </w:rPr>
        <w:t xml:space="preserve">local</w:t>
      </w:r>
      <w:r w:rsidDel="00000000" w:rsidR="00000000" w:rsidRPr="00000000">
        <w:rPr>
          <w:rFonts w:ascii="Roboto Mono" w:cs="Roboto Mono" w:eastAsia="Roboto Mono" w:hAnsi="Roboto Mono"/>
          <w:color w:val="37474f"/>
          <w:rtl w:val="0"/>
        </w:rPr>
        <w:t xml:space="preserve">/bin/promtool</w:t>
      </w:r>
      <w:r w:rsidDel="00000000" w:rsidR="00000000" w:rsidRPr="00000000">
        <w:rPr>
          <w:rtl w:val="0"/>
        </w:rPr>
      </w:r>
    </w:p>
    <w:p w:rsidR="00000000" w:rsidDel="00000000" w:rsidP="00000000" w:rsidRDefault="00000000" w:rsidRPr="00000000" w14:paraId="0000044E">
      <w:pPr>
        <w:numPr>
          <w:ilvl w:val="0"/>
          <w:numId w:val="4"/>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Copy console libraries to </w:t>
      </w:r>
      <w:r w:rsidDel="00000000" w:rsidR="00000000" w:rsidRPr="00000000">
        <w:rPr>
          <w:rFonts w:ascii="Roboto Mono" w:cs="Roboto Mono" w:eastAsia="Roboto Mono" w:hAnsi="Roboto Mono"/>
          <w:b w:val="1"/>
          <w:bCs w:val="1"/>
          <w:color w:val="188038"/>
          <w:rtl w:val="0"/>
        </w:rPr>
        <w:t xml:space="preserve">/etc/prometheus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44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prometheus-2.</w:t>
      </w:r>
      <w:r w:rsidDel="00000000" w:rsidR="00000000" w:rsidRPr="00000000">
        <w:rPr>
          <w:rFonts w:ascii="Roboto Mono" w:cs="Roboto Mono" w:eastAsia="Roboto Mono" w:hAnsi="Roboto Mono"/>
          <w:color w:val="c5221f"/>
          <w:rtl w:val="0"/>
        </w:rPr>
        <w:t xml:space="preserve">53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.linux-amd64/consoles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/etc/prometheus</w:t>
      </w:r>
      <w:r w:rsidDel="00000000" w:rsidR="00000000" w:rsidRPr="00000000">
        <w:rPr>
          <w:rtl w:val="0"/>
        </w:rPr>
      </w:r>
    </w:p>
    <w:p w:rsidR="00000000" w:rsidDel="00000000" w:rsidP="00000000" w:rsidRDefault="00000000" w:rsidRPr="00000000" w14:paraId="00000450">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prometheus-2.</w:t>
      </w:r>
      <w:r w:rsidDel="00000000" w:rsidR="00000000" w:rsidRPr="00000000">
        <w:rPr>
          <w:rFonts w:ascii="Roboto Mono" w:cs="Roboto Mono" w:eastAsia="Roboto Mono" w:hAnsi="Roboto Mono"/>
          <w:color w:val="c5221f"/>
          <w:rtl w:val="0"/>
        </w:rPr>
        <w:t xml:space="preserve">53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.linux-amd64/console_libraries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/etc/prometheus</w:t>
      </w:r>
      <w:r w:rsidDel="00000000" w:rsidR="00000000" w:rsidRPr="00000000">
        <w:rPr>
          <w:rtl w:val="0"/>
        </w:rPr>
      </w:r>
    </w:p>
    <w:p w:rsidR="00000000" w:rsidDel="00000000" w:rsidP="00000000" w:rsidRDefault="00000000" w:rsidRPr="00000000" w14:paraId="00000451">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prometheus:prometheus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/etc/prometheus/consoles</w:t>
      </w:r>
      <w:r w:rsidDel="00000000" w:rsidR="00000000" w:rsidRPr="00000000">
        <w:rPr>
          <w:rtl w:val="0"/>
        </w:rPr>
      </w:r>
    </w:p>
    <w:p w:rsidR="00000000" w:rsidDel="00000000" w:rsidP="00000000" w:rsidRDefault="00000000" w:rsidRPr="00000000" w14:paraId="0000045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prometheus:prometheus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/etc/prometheus/console_libraries</w:t>
      </w:r>
      <w:r w:rsidDel="00000000" w:rsidR="00000000" w:rsidRPr="00000000">
        <w:rPr>
          <w:rtl w:val="0"/>
        </w:rPr>
      </w:r>
    </w:p>
    <w:p w:rsidR="00000000" w:rsidDel="00000000" w:rsidP="00000000" w:rsidRDefault="00000000" w:rsidRPr="00000000" w14:paraId="00000453">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Phase 1.3: Configure Prometheus (</w:t>
      </w:r>
      <w:r w:rsidDel="00000000" w:rsidR="00000000" w:rsidRPr="00000000">
        <w:rPr>
          <w:rFonts w:ascii="Roboto Mono" w:cs="Roboto Mono" w:eastAsia="Roboto Mono" w:hAnsi="Roboto Mono"/>
          <w:b w:val="1"/>
          <w:bCs w:val="1"/>
          <w:color w:val="188038"/>
          <w:rtl w:val="0"/>
        </w:rPr>
        <w:t xml:space="preserve">prometheus.yml</w:t>
      </w:r>
      <w:r w:rsidDel="00000000" w:rsidR="00000000" w:rsidRPr="00000000">
        <w:rPr>
          <w:b w:val="1"/>
          <w:bCs w:val="1"/>
          <w:rtl w:val="0"/>
        </w:rPr>
        <w:t xml:space="preserve">)</w:t>
      </w:r>
    </w:p>
    <w:p w:rsidR="00000000" w:rsidDel="00000000" w:rsidP="00000000" w:rsidRDefault="00000000" w:rsidRPr="00000000" w14:paraId="00000454">
      <w:pPr>
        <w:spacing w:after="240" w:before="240" w:lineRule="auto"/>
        <w:rPr/>
      </w:pPr>
      <w:r w:rsidDel="00000000" w:rsidR="00000000" w:rsidRPr="00000000">
        <w:rPr>
          <w:rtl w:val="0"/>
        </w:rPr>
        <w:t xml:space="preserve">This is where you tell Prometheus what to monitor. We'll add the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 as a scrape target.</w:t>
      </w:r>
    </w:p>
    <w:p w:rsidR="00000000" w:rsidDel="00000000" w:rsidP="00000000" w:rsidRDefault="00000000" w:rsidRPr="00000000" w14:paraId="00000455">
      <w:pPr>
        <w:numPr>
          <w:ilvl w:val="0"/>
          <w:numId w:val="79"/>
        </w:numPr>
        <w:spacing w:after="240" w:before="240" w:lineRule="auto"/>
        <w:ind w:left="720" w:hanging="360"/>
      </w:pPr>
      <w:r w:rsidDel="00000000" w:rsidR="00000000" w:rsidRPr="00000000">
        <w:rPr>
          <w:b w:val="1"/>
          <w:bCs w:val="1"/>
          <w:rtl w:val="0"/>
        </w:rPr>
        <w:t xml:space="preserve">Create the Prometheus configuration file:</w:t>
      </w:r>
      <w:r w:rsidDel="00000000" w:rsidR="00000000" w:rsidRPr="00000000">
        <w:rPr>
          <w:rtl w:val="0"/>
        </w:rPr>
      </w:r>
    </w:p>
    <w:p w:rsidR="00000000" w:rsidDel="00000000" w:rsidP="00000000" w:rsidRDefault="00000000" w:rsidRPr="00000000" w14:paraId="0000045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/etc/prometheus/prometheus.yml</w:t>
      </w:r>
      <w:r w:rsidDel="00000000" w:rsidR="00000000" w:rsidRPr="00000000">
        <w:rPr>
          <w:rtl w:val="0"/>
        </w:rPr>
      </w:r>
    </w:p>
    <w:p w:rsidR="00000000" w:rsidDel="00000000" w:rsidP="00000000" w:rsidRDefault="00000000" w:rsidRPr="00000000" w14:paraId="00000457">
      <w:pPr>
        <w:numPr>
          <w:ilvl w:val="0"/>
          <w:numId w:val="79"/>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Add the following content:</w:t>
      </w:r>
      <w:r w:rsidDel="00000000" w:rsidR="00000000" w:rsidRPr="00000000">
        <w:rPr>
          <w:rtl w:val="0"/>
        </w:rPr>
        <w:t xml:space="preserve"> </w:t>
      </w:r>
      <w:r w:rsidDel="00000000" w:rsidR="00000000" w:rsidRPr="00000000">
        <w:rPr>
          <w:b w:val="1"/>
          <w:bCs w:val="1"/>
          <w:rtl w:val="0"/>
        </w:rPr>
        <w:t xml:space="preserve">Remember to replace </w:t>
      </w:r>
      <w:r w:rsidDel="00000000" w:rsidR="00000000" w:rsidRPr="00000000">
        <w:rPr>
          <w:rFonts w:ascii="Roboto Mono" w:cs="Roboto Mono" w:eastAsia="Roboto Mono" w:hAnsi="Roboto Mono"/>
          <w:b w:val="1"/>
          <w:bCs w:val="1"/>
          <w:color w:val="188038"/>
          <w:rtl w:val="0"/>
        </w:rPr>
        <w:t xml:space="preserve">STANDALONE_DB1_IP</w:t>
      </w:r>
      <w:r w:rsidDel="00000000" w:rsidR="00000000" w:rsidRPr="00000000">
        <w:rPr>
          <w:b w:val="1"/>
          <w:bCs w:val="1"/>
          <w:rtl w:val="0"/>
        </w:rPr>
        <w:t xml:space="preserve"> with the actual IP address of your </w:t>
      </w:r>
      <w:r w:rsidDel="00000000" w:rsidR="00000000" w:rsidRPr="00000000">
        <w:rPr>
          <w:rFonts w:ascii="Roboto Mono" w:cs="Roboto Mono" w:eastAsia="Roboto Mono" w:hAnsi="Roboto Mono"/>
          <w:b w:val="1"/>
          <w:bCs w:val="1"/>
          <w:color w:val="188038"/>
          <w:rtl w:val="0"/>
        </w:rPr>
        <w:t xml:space="preserve">standalone-db1</w:t>
      </w:r>
      <w:r w:rsidDel="00000000" w:rsidR="00000000" w:rsidRPr="00000000">
        <w:rPr>
          <w:b w:val="1"/>
          <w:bCs w:val="1"/>
          <w:rtl w:val="0"/>
        </w:rPr>
        <w:t xml:space="preserve"> VM.</w:t>
      </w:r>
      <w:r w:rsidDel="00000000" w:rsidR="00000000" w:rsidRPr="00000000">
        <w:rPr>
          <w:rtl w:val="0"/>
        </w:rPr>
      </w:r>
    </w:p>
    <w:p w:rsidR="00000000" w:rsidDel="00000000" w:rsidP="00000000" w:rsidRDefault="00000000" w:rsidRPr="00000000" w14:paraId="0000045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global:</w:t>
      </w:r>
      <w:r w:rsidDel="00000000" w:rsidR="00000000" w:rsidRPr="00000000">
        <w:rPr>
          <w:rtl w:val="0"/>
        </w:rPr>
      </w:r>
    </w:p>
    <w:p w:rsidR="00000000" w:rsidDel="00000000" w:rsidP="00000000" w:rsidRDefault="00000000" w:rsidRPr="00000000" w14:paraId="00000459">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scrape_interval: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15m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How frequently Prometheus will scrape targets</w:t>
      </w:r>
    </w:p>
    <w:p w:rsidR="00000000" w:rsidDel="00000000" w:rsidP="00000000" w:rsidRDefault="00000000" w:rsidRPr="00000000" w14:paraId="0000045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5B">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scrape_configs:</w:t>
      </w:r>
      <w:r w:rsidDel="00000000" w:rsidR="00000000" w:rsidRPr="00000000">
        <w:rPr>
          <w:rtl w:val="0"/>
        </w:rPr>
      </w:r>
    </w:p>
    <w:p w:rsidR="00000000" w:rsidDel="00000000" w:rsidP="00000000" w:rsidRDefault="00000000" w:rsidRPr="00000000" w14:paraId="0000045C">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Scrape Prometheus itself (for monitoring Prometheus)</w:t>
      </w:r>
    </w:p>
    <w:p w:rsidR="00000000" w:rsidDel="00000000" w:rsidP="00000000" w:rsidRDefault="00000000" w:rsidRPr="00000000" w14:paraId="0000045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job_name: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w:t>
      </w:r>
      <w:r w:rsidDel="00000000" w:rsidR="00000000" w:rsidRPr="00000000">
        <w:rPr>
          <w:rtl w:val="0"/>
        </w:rPr>
      </w:r>
    </w:p>
    <w:p w:rsidR="00000000" w:rsidDel="00000000" w:rsidP="00000000" w:rsidRDefault="00000000" w:rsidRPr="00000000" w14:paraId="0000045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static_configs:</w:t>
      </w:r>
      <w:r w:rsidDel="00000000" w:rsidR="00000000" w:rsidRPr="00000000">
        <w:rPr>
          <w:rtl w:val="0"/>
        </w:rPr>
      </w:r>
    </w:p>
    <w:p w:rsidR="00000000" w:rsidDel="00000000" w:rsidP="00000000" w:rsidRDefault="00000000" w:rsidRPr="00000000" w14:paraId="0000045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targets: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'localhost:9090'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6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61">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Scrape the AlloyDB Omni monitor on dinesh-db1</w:t>
      </w:r>
    </w:p>
    <w:p w:rsidR="00000000" w:rsidDel="00000000" w:rsidP="00000000" w:rsidRDefault="00000000" w:rsidRPr="00000000" w14:paraId="0000046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job_name: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'alloydb_omni_monitor'</w:t>
      </w:r>
      <w:r w:rsidDel="00000000" w:rsidR="00000000" w:rsidRPr="00000000">
        <w:rPr>
          <w:rtl w:val="0"/>
        </w:rPr>
      </w:r>
    </w:p>
    <w:p w:rsidR="00000000" w:rsidDel="00000000" w:rsidP="00000000" w:rsidRDefault="00000000" w:rsidRPr="00000000" w14:paraId="0000046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static_configs:</w:t>
      </w:r>
      <w:r w:rsidDel="00000000" w:rsidR="00000000" w:rsidRPr="00000000">
        <w:rPr>
          <w:rtl w:val="0"/>
        </w:rPr>
      </w:r>
    </w:p>
    <w:p w:rsidR="00000000" w:rsidDel="00000000" w:rsidP="00000000" w:rsidRDefault="00000000" w:rsidRPr="00000000" w14:paraId="00000464">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targets: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'10.1.0.5:9187'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&lt;--- IMPORTANT: Replace with standalone-db1's actual IP</w:t>
      </w:r>
    </w:p>
    <w:p w:rsidR="00000000" w:rsidDel="00000000" w:rsidP="00000000" w:rsidRDefault="00000000" w:rsidRPr="00000000" w14:paraId="00000465">
      <w:pPr>
        <w:numPr>
          <w:ilvl w:val="0"/>
          <w:numId w:val="79"/>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Set permissions for the configuration file:</w:t>
      </w:r>
      <w:r w:rsidDel="00000000" w:rsidR="00000000" w:rsidRPr="00000000">
        <w:rPr>
          <w:rtl w:val="0"/>
        </w:rPr>
      </w:r>
    </w:p>
    <w:p w:rsidR="00000000" w:rsidDel="00000000" w:rsidP="00000000" w:rsidRDefault="00000000" w:rsidRPr="00000000" w14:paraId="0000046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prometheus:prometheus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/etc/prometheus/prometheus.yml</w:t>
      </w:r>
      <w:r w:rsidDel="00000000" w:rsidR="00000000" w:rsidRPr="00000000">
        <w:rPr>
          <w:rtl w:val="0"/>
        </w:rPr>
      </w:r>
    </w:p>
    <w:p w:rsidR="00000000" w:rsidDel="00000000" w:rsidP="00000000" w:rsidRDefault="00000000" w:rsidRPr="00000000" w14:paraId="00000467">
      <w:pPr>
        <w:pStyle w:val="Heading4"/>
        <w:keepNext w:val="0"/>
        <w:keepLines w:val="0"/>
        <w:spacing w:after="40" w:before="240" w:lineRule="auto"/>
        <w:rPr>
          <w:b w:val="1"/>
          <w:bCs w:val="1"/>
          <w:color w:val="000000"/>
          <w:sz w:val="22"/>
          <w:szCs w:val="22"/>
        </w:rPr>
      </w:pPr>
      <w:bookmarkStart w:colFirst="0" w:colLast="0" w:name="_2dkncithfch4" w:id="88"/>
      <w:bookmarkEnd w:id="88"/>
      <w:r w:rsidDel="00000000" w:rsidR="00000000" w:rsidRPr="00000000">
        <w:rPr>
          <w:rtl w:val="0"/>
        </w:rPr>
        <w:t xml:space="preserve"></w:t>
      </w:r>
      <w:r w:rsidDel="00000000" w:rsidR="00000000" w:rsidRPr="00000000">
        <w:rPr>
          <w:b w:val="1"/>
          <w:bCs w:val="1"/>
          <w:color w:val="000000"/>
          <w:sz w:val="22"/>
          <w:szCs w:val="22"/>
          <w:rtl w:val="0"/>
        </w:rPr>
        <w:t xml:space="preserve">Phase 1.4: Create Systemd Service for Prometheus</w:t>
      </w:r>
    </w:p>
    <w:p w:rsidR="00000000" w:rsidDel="00000000" w:rsidP="00000000" w:rsidRDefault="00000000" w:rsidRPr="00000000" w14:paraId="00000468">
      <w:pPr>
        <w:numPr>
          <w:ilvl w:val="0"/>
          <w:numId w:val="17"/>
        </w:numPr>
        <w:spacing w:after="240" w:before="240" w:lineRule="auto"/>
        <w:ind w:left="720" w:hanging="360"/>
      </w:pPr>
      <w:r w:rsidDel="00000000" w:rsidR="00000000" w:rsidRPr="00000000">
        <w:rPr>
          <w:b w:val="1"/>
          <w:bCs w:val="1"/>
          <w:rtl w:val="0"/>
        </w:rPr>
        <w:t xml:space="preserve">Create the Prometheus service unit file:</w:t>
      </w:r>
      <w:r w:rsidDel="00000000" w:rsidR="00000000" w:rsidRPr="00000000">
        <w:rPr>
          <w:rtl w:val="0"/>
        </w:rPr>
      </w:r>
    </w:p>
    <w:p w:rsidR="00000000" w:rsidDel="00000000" w:rsidP="00000000" w:rsidRDefault="00000000" w:rsidRPr="00000000" w14:paraId="0000046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/etc/systemd/system/prometheus.service</w:t>
      </w:r>
      <w:r w:rsidDel="00000000" w:rsidR="00000000" w:rsidRPr="00000000">
        <w:rPr>
          <w:rtl w:val="0"/>
        </w:rPr>
      </w:r>
    </w:p>
    <w:p w:rsidR="00000000" w:rsidDel="00000000" w:rsidP="00000000" w:rsidRDefault="00000000" w:rsidRPr="00000000" w14:paraId="0000046A">
      <w:pPr>
        <w:numPr>
          <w:ilvl w:val="0"/>
          <w:numId w:val="17"/>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Add the following content:</w:t>
      </w:r>
      <w:r w:rsidDel="00000000" w:rsidR="00000000" w:rsidRPr="00000000">
        <w:rPr>
          <w:rtl w:val="0"/>
        </w:rPr>
      </w:r>
    </w:p>
    <w:p w:rsidR="00000000" w:rsidDel="00000000" w:rsidP="00000000" w:rsidRDefault="00000000" w:rsidRPr="00000000" w14:paraId="0000046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[Unit]</w:t>
      </w:r>
      <w:r w:rsidDel="00000000" w:rsidR="00000000" w:rsidRPr="00000000">
        <w:rPr>
          <w:rtl w:val="0"/>
        </w:rPr>
      </w:r>
    </w:p>
    <w:p w:rsidR="00000000" w:rsidDel="00000000" w:rsidP="00000000" w:rsidRDefault="00000000" w:rsidRPr="00000000" w14:paraId="0000046C">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Description=Prometheus</w:t>
      </w:r>
      <w:r w:rsidDel="00000000" w:rsidR="00000000" w:rsidRPr="00000000">
        <w:rPr>
          <w:rtl w:val="0"/>
        </w:rPr>
      </w:r>
    </w:p>
    <w:p w:rsidR="00000000" w:rsidDel="00000000" w:rsidP="00000000" w:rsidRDefault="00000000" w:rsidRPr="00000000" w14:paraId="0000046D">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Wants=network-online.target</w:t>
      </w:r>
      <w:r w:rsidDel="00000000" w:rsidR="00000000" w:rsidRPr="00000000">
        <w:rPr>
          <w:rtl w:val="0"/>
        </w:rPr>
      </w:r>
    </w:p>
    <w:p w:rsidR="00000000" w:rsidDel="00000000" w:rsidP="00000000" w:rsidRDefault="00000000" w:rsidRPr="00000000" w14:paraId="0000046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After=network-online.target</w:t>
      </w:r>
      <w:r w:rsidDel="00000000" w:rsidR="00000000" w:rsidRPr="00000000">
        <w:rPr>
          <w:rtl w:val="0"/>
        </w:rPr>
      </w:r>
    </w:p>
    <w:p w:rsidR="00000000" w:rsidDel="00000000" w:rsidP="00000000" w:rsidRDefault="00000000" w:rsidRPr="00000000" w14:paraId="0000046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70">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[Service]</w:t>
      </w:r>
      <w:r w:rsidDel="00000000" w:rsidR="00000000" w:rsidRPr="00000000">
        <w:rPr>
          <w:rtl w:val="0"/>
        </w:rPr>
      </w:r>
    </w:p>
    <w:p w:rsidR="00000000" w:rsidDel="00000000" w:rsidP="00000000" w:rsidRDefault="00000000" w:rsidRPr="00000000" w14:paraId="00000471">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User=prometheus</w:t>
      </w:r>
      <w:r w:rsidDel="00000000" w:rsidR="00000000" w:rsidRPr="00000000">
        <w:rPr>
          <w:rtl w:val="0"/>
        </w:rPr>
      </w:r>
    </w:p>
    <w:p w:rsidR="00000000" w:rsidDel="00000000" w:rsidP="00000000" w:rsidRDefault="00000000" w:rsidRPr="00000000" w14:paraId="0000047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Group=prometheus</w:t>
      </w:r>
      <w:r w:rsidDel="00000000" w:rsidR="00000000" w:rsidRPr="00000000">
        <w:rPr>
          <w:rtl w:val="0"/>
        </w:rPr>
      </w:r>
    </w:p>
    <w:p w:rsidR="00000000" w:rsidDel="00000000" w:rsidP="00000000" w:rsidRDefault="00000000" w:rsidRPr="00000000" w14:paraId="00000473">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Type=simple</w:t>
      </w:r>
      <w:r w:rsidDel="00000000" w:rsidR="00000000" w:rsidRPr="00000000">
        <w:rPr>
          <w:rtl w:val="0"/>
        </w:rPr>
      </w:r>
    </w:p>
    <w:p w:rsidR="00000000" w:rsidDel="00000000" w:rsidP="00000000" w:rsidRDefault="00000000" w:rsidRPr="00000000" w14:paraId="0000047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ExecStart=/usr/</w:t>
      </w:r>
      <w:r w:rsidDel="00000000" w:rsidR="00000000" w:rsidRPr="00000000">
        <w:rPr>
          <w:rFonts w:ascii="Roboto Mono" w:cs="Roboto Mono" w:eastAsia="Roboto Mono" w:hAnsi="Roboto Mono"/>
          <w:color w:val="9334e6"/>
          <w:rtl w:val="0"/>
        </w:rPr>
        <w:t xml:space="preserve">local</w:t>
      </w:r>
      <w:r w:rsidDel="00000000" w:rsidR="00000000" w:rsidRPr="00000000">
        <w:rPr>
          <w:rFonts w:ascii="Roboto Mono" w:cs="Roboto Mono" w:eastAsia="Roboto Mono" w:hAnsi="Roboto Mono"/>
          <w:color w:val="37474f"/>
          <w:rtl w:val="0"/>
        </w:rPr>
        <w:t xml:space="preserve">/bin/prometheus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7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--config.file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/etc/prometheus/prometheus.yml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7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--storage.tsdb.path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7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--web.console.templates=/etc/prometheus/consoles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7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--web.console.libraries=/etc/prometheus/console_libraries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7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--web.listen-address=:</w:t>
      </w:r>
      <w:r w:rsidDel="00000000" w:rsidR="00000000" w:rsidRPr="00000000">
        <w:rPr>
          <w:rFonts w:ascii="Roboto Mono" w:cs="Roboto Mono" w:eastAsia="Roboto Mono" w:hAnsi="Roboto Mono"/>
          <w:color w:val="c5221f"/>
          <w:rtl w:val="0"/>
        </w:rPr>
        <w:t xml:space="preserve">9090</w:t>
      </w:r>
      <w:r w:rsidDel="00000000" w:rsidR="00000000" w:rsidRPr="00000000">
        <w:rPr>
          <w:rtl w:val="0"/>
        </w:rPr>
      </w:r>
    </w:p>
    <w:p w:rsidR="00000000" w:rsidDel="00000000" w:rsidP="00000000" w:rsidRDefault="00000000" w:rsidRPr="00000000" w14:paraId="0000047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7B">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[Install]</w:t>
      </w:r>
      <w:r w:rsidDel="00000000" w:rsidR="00000000" w:rsidRPr="00000000">
        <w:rPr>
          <w:rtl w:val="0"/>
        </w:rPr>
      </w:r>
    </w:p>
    <w:p w:rsidR="00000000" w:rsidDel="00000000" w:rsidP="00000000" w:rsidRDefault="00000000" w:rsidRPr="00000000" w14:paraId="0000047C">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WantedBy=multi-user.target</w:t>
      </w:r>
      <w:r w:rsidDel="00000000" w:rsidR="00000000" w:rsidRPr="00000000">
        <w:rPr>
          <w:rtl w:val="0"/>
        </w:rPr>
      </w:r>
    </w:p>
    <w:p w:rsidR="00000000" w:rsidDel="00000000" w:rsidP="00000000" w:rsidRDefault="00000000" w:rsidRPr="00000000" w14:paraId="0000047D">
      <w:pPr>
        <w:numPr>
          <w:ilvl w:val="0"/>
          <w:numId w:val="17"/>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Reload systemd, enable, and start Prometheus:</w:t>
      </w:r>
      <w:r w:rsidDel="00000000" w:rsidR="00000000" w:rsidRPr="00000000">
        <w:rPr>
          <w:rtl w:val="0"/>
        </w:rPr>
      </w:r>
    </w:p>
    <w:p w:rsidR="00000000" w:rsidDel="00000000" w:rsidP="00000000" w:rsidRDefault="00000000" w:rsidRPr="00000000" w14:paraId="0000047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daemon-reload</w:t>
      </w:r>
      <w:r w:rsidDel="00000000" w:rsidR="00000000" w:rsidRPr="00000000">
        <w:rPr>
          <w:rtl w:val="0"/>
        </w:rPr>
      </w:r>
    </w:p>
    <w:p w:rsidR="00000000" w:rsidDel="00000000" w:rsidP="00000000" w:rsidRDefault="00000000" w:rsidRPr="00000000" w14:paraId="0000047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enable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prometheus</w:t>
      </w:r>
      <w:r w:rsidDel="00000000" w:rsidR="00000000" w:rsidRPr="00000000">
        <w:rPr>
          <w:rtl w:val="0"/>
        </w:rPr>
      </w:r>
    </w:p>
    <w:p w:rsidR="00000000" w:rsidDel="00000000" w:rsidP="00000000" w:rsidRDefault="00000000" w:rsidRPr="00000000" w14:paraId="00000480">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prometheus</w:t>
      </w:r>
      <w:r w:rsidDel="00000000" w:rsidR="00000000" w:rsidRPr="00000000">
        <w:rPr>
          <w:rtl w:val="0"/>
        </w:rPr>
      </w:r>
    </w:p>
    <w:p w:rsidR="00000000" w:rsidDel="00000000" w:rsidP="00000000" w:rsidRDefault="00000000" w:rsidRPr="00000000" w14:paraId="00000481">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Phase 1.5: Configure Firewalld for Prometheus</w:t>
      </w:r>
    </w:p>
    <w:p w:rsidR="00000000" w:rsidDel="00000000" w:rsidP="00000000" w:rsidRDefault="00000000" w:rsidRPr="00000000" w14:paraId="00000482">
      <w:pPr>
        <w:spacing w:after="240" w:before="240" w:lineRule="auto"/>
        <w:rPr/>
      </w:pPr>
      <w:r w:rsidDel="00000000" w:rsidR="00000000" w:rsidRPr="00000000">
        <w:rPr>
          <w:rtl w:val="0"/>
        </w:rPr>
        <w:t xml:space="preserve">Prometheus's web UI runs on port 9090.</w:t>
      </w:r>
    </w:p>
    <w:p w:rsidR="00000000" w:rsidDel="00000000" w:rsidP="00000000" w:rsidRDefault="00000000" w:rsidRPr="00000000" w14:paraId="0000048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--permanent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--add-port=</w:t>
      </w:r>
      <w:r w:rsidDel="00000000" w:rsidR="00000000" w:rsidRPr="00000000">
        <w:rPr>
          <w:rFonts w:ascii="Roboto Mono" w:cs="Roboto Mono" w:eastAsia="Roboto Mono" w:hAnsi="Roboto Mono"/>
          <w:color w:val="c5221f"/>
          <w:rtl w:val="0"/>
        </w:rPr>
        <w:t xml:space="preserve">9090</w:t>
      </w:r>
      <w:r w:rsidDel="00000000" w:rsidR="00000000" w:rsidRPr="00000000">
        <w:rPr>
          <w:rFonts w:ascii="Roboto Mono" w:cs="Roboto Mono" w:eastAsia="Roboto Mono" w:hAnsi="Roboto Mono"/>
          <w:color w:val="37474f"/>
          <w:rtl w:val="0"/>
        </w:rPr>
        <w:t xml:space="preserve">/tcp</w:t>
      </w:r>
      <w:r w:rsidDel="00000000" w:rsidR="00000000" w:rsidRPr="00000000">
        <w:rPr>
          <w:rtl w:val="0"/>
        </w:rPr>
      </w:r>
    </w:p>
    <w:p w:rsidR="00000000" w:rsidDel="00000000" w:rsidP="00000000" w:rsidRDefault="00000000" w:rsidRPr="00000000" w14:paraId="0000048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--reload</w:t>
      </w:r>
      <w:r w:rsidDel="00000000" w:rsidR="00000000" w:rsidRPr="00000000">
        <w:rPr>
          <w:rtl w:val="0"/>
        </w:rPr>
      </w:r>
    </w:p>
    <w:p w:rsidR="00000000" w:rsidDel="00000000" w:rsidP="00000000" w:rsidRDefault="00000000" w:rsidRPr="00000000" w14:paraId="00000485">
      <w:pPr>
        <w:pStyle w:val="Heading4"/>
        <w:keepNext w:val="0"/>
        <w:keepLines w:val="0"/>
        <w:spacing w:after="40" w:before="240" w:lineRule="auto"/>
        <w:rPr>
          <w:b w:val="1"/>
          <w:bCs w:val="1"/>
          <w:color w:val="000000"/>
          <w:sz w:val="22"/>
          <w:szCs w:val="22"/>
        </w:rPr>
      </w:pPr>
      <w:bookmarkStart w:colFirst="0" w:colLast="0" w:name="_cmdlfzadxtaz" w:id="89"/>
      <w:bookmarkEnd w:id="89"/>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Phase 1.6: Verify Prometheus</w:t>
      </w:r>
    </w:p>
    <w:p w:rsidR="00000000" w:rsidDel="00000000" w:rsidP="00000000" w:rsidRDefault="00000000" w:rsidRPr="00000000" w14:paraId="00000486">
      <w:pPr>
        <w:numPr>
          <w:ilvl w:val="0"/>
          <w:numId w:val="3"/>
        </w:numPr>
        <w:spacing w:after="240" w:before="240" w:lineRule="auto"/>
        <w:ind w:left="720" w:hanging="360"/>
      </w:pPr>
      <w:r w:rsidDel="00000000" w:rsidR="00000000" w:rsidRPr="00000000">
        <w:rPr>
          <w:b w:val="1"/>
          <w:bCs w:val="1"/>
          <w:rtl w:val="0"/>
        </w:rPr>
        <w:t xml:space="preserve">Check Prometheus service status:</w:t>
      </w:r>
      <w:r w:rsidDel="00000000" w:rsidR="00000000" w:rsidRPr="00000000">
        <w:rPr>
          <w:rtl w:val="0"/>
        </w:rPr>
      </w:r>
    </w:p>
    <w:p w:rsidR="00000000" w:rsidDel="00000000" w:rsidP="00000000" w:rsidRDefault="00000000" w:rsidRPr="00000000" w14:paraId="0000048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prometheus</w:t>
      </w:r>
      <w:r w:rsidDel="00000000" w:rsidR="00000000" w:rsidRPr="00000000">
        <w:rPr>
          <w:rtl w:val="0"/>
        </w:rPr>
      </w:r>
    </w:p>
    <w:p w:rsidR="00000000" w:rsidDel="00000000" w:rsidP="00000000" w:rsidRDefault="00000000" w:rsidRPr="00000000" w14:paraId="00000488">
      <w:pPr>
        <w:spacing w:after="240" w:before="240" w:lineRule="auto"/>
        <w:ind w:firstLine="720"/>
        <w:rPr/>
      </w:pPr>
      <w:r w:rsidDel="00000000" w:rsidR="00000000" w:rsidRPr="00000000">
        <w:rPr>
          <w:rtl w:val="0"/>
        </w:rPr>
        <w:t xml:space="preserve">Look for </w:t>
      </w:r>
      <w:r w:rsidDel="00000000" w:rsidR="00000000" w:rsidRPr="00000000">
        <w:rPr>
          <w:rFonts w:ascii="Roboto Mono" w:cs="Roboto Mono" w:eastAsia="Roboto Mono" w:hAnsi="Roboto Mono"/>
          <w:color w:val="188038"/>
          <w:rtl w:val="0"/>
        </w:rPr>
        <w:t xml:space="preserve">Active: active (running)</w:t>
      </w:r>
      <w:r w:rsidDel="00000000" w:rsidR="00000000" w:rsidRPr="00000000">
        <w:rPr>
          <w:rtl w:val="0"/>
        </w:rPr>
        <w:t xml:space="preserve">.</w:t>
      </w:r>
    </w:p>
    <w:p w:rsidR="00000000" w:rsidDel="00000000" w:rsidP="00000000" w:rsidRDefault="00000000" w:rsidRPr="00000000" w14:paraId="00000489">
      <w:pPr>
        <w:numPr>
          <w:ilvl w:val="0"/>
          <w:numId w:val="3"/>
        </w:numPr>
        <w:spacing w:after="240" w:before="240" w:lineRule="auto"/>
        <w:ind w:left="720" w:hanging="360"/>
      </w:pPr>
      <w:r w:rsidDel="00000000" w:rsidR="00000000" w:rsidRPr="00000000">
        <w:rPr>
          <w:b w:val="1"/>
          <w:bCs w:val="1"/>
          <w:rtl w:val="0"/>
        </w:rPr>
        <w:t xml:space="preserve">Check Prometheus logs:</w:t>
      </w:r>
      <w:r w:rsidDel="00000000" w:rsidR="00000000" w:rsidRPr="00000000">
        <w:rPr>
          <w:rtl w:val="0"/>
        </w:rPr>
      </w:r>
    </w:p>
    <w:p w:rsidR="00000000" w:rsidDel="00000000" w:rsidP="00000000" w:rsidRDefault="00000000" w:rsidRPr="00000000" w14:paraId="0000048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journalctl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-xeu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prometheus.service</w:t>
      </w:r>
      <w:r w:rsidDel="00000000" w:rsidR="00000000" w:rsidRPr="00000000">
        <w:rPr>
          <w:rtl w:val="0"/>
        </w:rPr>
      </w:r>
    </w:p>
    <w:p w:rsidR="00000000" w:rsidDel="00000000" w:rsidP="00000000" w:rsidRDefault="00000000" w:rsidRPr="00000000" w14:paraId="0000048B">
      <w:pPr>
        <w:spacing w:after="240" w:before="240" w:lineRule="auto"/>
        <w:ind w:left="720" w:firstLine="0"/>
        <w:rPr/>
      </w:pPr>
      <w:r w:rsidDel="00000000" w:rsidR="00000000" w:rsidRPr="00000000">
        <w:rPr>
          <w:rtl w:val="0"/>
        </w:rPr>
        <w:t xml:space="preserve">Look for messages indicating successful startup and target discovery.</w:t>
      </w:r>
    </w:p>
    <w:p w:rsidR="00000000" w:rsidDel="00000000" w:rsidP="00000000" w:rsidRDefault="00000000" w:rsidRPr="00000000" w14:paraId="0000048C">
      <w:pPr>
        <w:numPr>
          <w:ilvl w:val="0"/>
          <w:numId w:val="3"/>
        </w:numPr>
        <w:spacing w:after="240" w:before="240" w:lineRule="auto"/>
        <w:ind w:left="720" w:hanging="360"/>
      </w:pPr>
      <w:r w:rsidDel="00000000" w:rsidR="00000000" w:rsidRPr="00000000">
        <w:rPr>
          <w:b w:val="1"/>
          <w:bCs w:val="1"/>
          <w:rtl w:val="0"/>
        </w:rPr>
        <w:t xml:space="preserve">Access Prometheus Web UI (from your local machine/browser):</w:t>
      </w:r>
      <w:r w:rsidDel="00000000" w:rsidR="00000000" w:rsidRPr="00000000">
        <w:rPr>
          <w:rtl w:val="0"/>
        </w:rPr>
        <w:t xml:space="preserve"> Open your browser and go to:</w:t>
      </w:r>
    </w:p>
    <w:p w:rsidR="00000000" w:rsidDel="00000000" w:rsidP="00000000" w:rsidRDefault="00000000" w:rsidRPr="00000000" w14:paraId="0000048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http://</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9090</w:t>
      </w:r>
      <w:r w:rsidDel="00000000" w:rsidR="00000000" w:rsidRPr="00000000">
        <w:rPr>
          <w:rtl w:val="0"/>
        </w:rPr>
      </w:r>
    </w:p>
    <w:p w:rsidR="00000000" w:rsidDel="00000000" w:rsidP="00000000" w:rsidRDefault="00000000" w:rsidRPr="00000000" w14:paraId="0000048E">
      <w:pPr>
        <w:numPr>
          <w:ilvl w:val="1"/>
          <w:numId w:val="3"/>
        </w:numPr>
        <w:spacing w:after="240" w:before="240" w:lineRule="auto"/>
        <w:ind w:left="1440" w:hanging="360"/>
      </w:pPr>
      <w:r w:rsidDel="00000000" w:rsidR="00000000" w:rsidRPr="00000000">
        <w:rPr>
          <w:rtl w:val="0"/>
        </w:rPr>
        <w:t xml:space="preserve">Go to </w:t>
      </w:r>
      <w:r w:rsidDel="00000000" w:rsidR="00000000" w:rsidRPr="00000000">
        <w:rPr>
          <w:b w:val="1"/>
          <w:bCs w:val="1"/>
          <w:rtl w:val="0"/>
        </w:rPr>
        <w:t xml:space="preserve">Status</w:t>
      </w:r>
      <w:r w:rsidDel="00000000" w:rsidR="00000000" w:rsidRPr="00000000">
        <w:rPr>
          <w:rtl w:val="0"/>
        </w:rPr>
        <w:t xml:space="preserve"> -&gt; </w:t>
      </w:r>
      <w:r w:rsidDel="00000000" w:rsidR="00000000" w:rsidRPr="00000000">
        <w:rPr>
          <w:b w:val="1"/>
          <w:bCs w:val="1"/>
          <w:rtl w:val="0"/>
        </w:rPr>
        <w:t xml:space="preserve">Targets</w:t>
      </w:r>
      <w:r w:rsidDel="00000000" w:rsidR="00000000" w:rsidRPr="00000000">
        <w:rPr>
          <w:rtl w:val="0"/>
        </w:rPr>
        <w:t xml:space="preserve">. You should see </w:t>
      </w:r>
      <w:r w:rsidDel="00000000" w:rsidR="00000000" w:rsidRPr="00000000">
        <w:rPr>
          <w:rFonts w:ascii="Roboto Mono" w:cs="Roboto Mono" w:eastAsia="Roboto Mono" w:hAnsi="Roboto Mono"/>
          <w:color w:val="188038"/>
          <w:rtl w:val="0"/>
        </w:rPr>
        <w:t xml:space="preserve">localhost:9090</w:t>
      </w:r>
      <w:r w:rsidDel="00000000" w:rsidR="00000000" w:rsidRPr="00000000">
        <w:rPr>
          <w:rtl w:val="0"/>
        </w:rPr>
        <w:t xml:space="preserve"> (Prometheus itself) and </w:t>
      </w:r>
      <w:r w:rsidDel="00000000" w:rsidR="00000000" w:rsidRPr="00000000">
        <w:rPr>
          <w:rFonts w:ascii="Roboto Mono" w:cs="Roboto Mono" w:eastAsia="Roboto Mono" w:hAnsi="Roboto Mono"/>
          <w:color w:val="188038"/>
          <w:rtl w:val="0"/>
        </w:rPr>
        <w:t xml:space="preserve">YOUR_STANDALONE_DB1_IP:9187</w:t>
      </w:r>
      <w:r w:rsidDel="00000000" w:rsidR="00000000" w:rsidRPr="00000000">
        <w:rPr>
          <w:rtl w:val="0"/>
        </w:rPr>
        <w:t xml:space="preserve"> (AlloyDB Omni monitor) listed with a "healthy" state. If </w:t>
      </w:r>
      <w:r w:rsidDel="00000000" w:rsidR="00000000" w:rsidRPr="00000000">
        <w:rPr>
          <w:rFonts w:ascii="Roboto Mono" w:cs="Roboto Mono" w:eastAsia="Roboto Mono" w:hAnsi="Roboto Mono"/>
          <w:color w:val="188038"/>
          <w:rtl w:val="0"/>
        </w:rPr>
        <w:t xml:space="preserve">YOUR_STANDALONE_DB1_IP:9187</w:t>
      </w:r>
      <w:r w:rsidDel="00000000" w:rsidR="00000000" w:rsidRPr="00000000">
        <w:rPr>
          <w:rtl w:val="0"/>
        </w:rPr>
        <w:t xml:space="preserve"> is unhealthy, check network connectivity (firewall on </w:t>
      </w:r>
      <w:r w:rsidDel="00000000" w:rsidR="00000000" w:rsidRPr="00000000">
        <w:rPr>
          <w:rFonts w:ascii="Roboto Mono" w:cs="Roboto Mono" w:eastAsia="Roboto Mono" w:hAnsi="Roboto Mono"/>
          <w:color w:val="188038"/>
          <w:rtl w:val="0"/>
        </w:rPr>
        <w:t xml:space="preserve">standalone-db1</w:t>
      </w:r>
      <w:r w:rsidDel="00000000" w:rsidR="00000000" w:rsidRPr="00000000">
        <w:rPr>
          <w:rtl w:val="0"/>
        </w:rPr>
        <w:t xml:space="preserve"> allowing 9187/tcp, and VPC firewall rules).</w:t>
      </w:r>
    </w:p>
    <w:p w:rsidR="00000000" w:rsidDel="00000000" w:rsidP="00000000" w:rsidRDefault="00000000" w:rsidRPr="00000000" w14:paraId="000004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5p8j0anay7wp" w:id="90"/>
      <w:bookmarkEnd w:id="90"/>
      <w:r w:rsidDel="00000000" w:rsidR="00000000" w:rsidRPr="00000000">
        <w:rPr>
          <w:b w:val="1"/>
          <w:bCs w:val="1"/>
          <w:color w:val="000000"/>
          <w:sz w:val="26"/>
          <w:szCs w:val="26"/>
          <w:rtl w:val="0"/>
        </w:rPr>
        <w:t xml:space="preserve">Part 2: Install and Configure Grafana on </w:t>
      </w:r>
      <w:r w:rsidDel="00000000" w:rsidR="00000000" w:rsidRPr="00000000">
        <w:rPr>
          <w:rFonts w:ascii="Roboto Mono" w:cs="Roboto Mono" w:eastAsia="Roboto Mono" w:hAnsi="Roboto Mono"/>
          <w:b w:val="1"/>
          <w:bCs w:val="1"/>
          <w:color w:val="188038"/>
          <w:sz w:val="26"/>
          <w:szCs w:val="26"/>
          <w:rtl w:val="0"/>
        </w:rPr>
        <w:t xml:space="preserve">standalone-external1</w:t>
      </w:r>
    </w:p>
    <w:p w:rsidR="00000000" w:rsidDel="00000000" w:rsidP="00000000" w:rsidRDefault="00000000" w:rsidRPr="00000000" w14:paraId="00000491">
      <w:pPr>
        <w:spacing w:after="240" w:before="240" w:lineRule="auto"/>
        <w:rPr/>
      </w:pPr>
      <w:r w:rsidDel="00000000" w:rsidR="00000000" w:rsidRPr="00000000">
        <w:rPr>
          <w:rtl w:val="0"/>
        </w:rPr>
        <w:t xml:space="preserve">Grafana will provide the visualization layer.</w:t>
      </w:r>
    </w:p>
    <w:p w:rsidR="00000000" w:rsidDel="00000000" w:rsidP="00000000" w:rsidRDefault="00000000" w:rsidRPr="00000000" w14:paraId="00000492">
      <w:pPr>
        <w:spacing w:after="240" w:before="240" w:lineRule="auto"/>
        <w:rPr>
          <w:b w:val="1"/>
          <w:bCs w:val="1"/>
        </w:rPr>
      </w:pPr>
      <w:r w:rsidDel="00000000" w:rsidR="00000000" w:rsidRPr="00000000">
        <w:rPr>
          <w:b w:val="1"/>
          <w:bCs w:val="1"/>
          <w:rtl w:val="0"/>
        </w:rPr>
        <w:t xml:space="preserve">On </w:t>
      </w:r>
      <w:r w:rsidDel="00000000" w:rsidR="00000000" w:rsidRPr="00000000">
        <w:rPr>
          <w:rFonts w:ascii="Roboto Mono" w:cs="Roboto Mono" w:eastAsia="Roboto Mono" w:hAnsi="Roboto Mono"/>
          <w:b w:val="1"/>
          <w:bCs w:val="1"/>
          <w:color w:val="188038"/>
          <w:rtl w:val="0"/>
        </w:rPr>
        <w:t xml:space="preserve">standalone-external1</w:t>
      </w:r>
      <w:r w:rsidDel="00000000" w:rsidR="00000000" w:rsidRPr="00000000">
        <w:rPr>
          <w:b w:val="1"/>
          <w:bCs w:val="1"/>
          <w:rtl w:val="0"/>
        </w:rPr>
        <w:t xml:space="preserve">:</w:t>
      </w:r>
    </w:p>
    <w:p w:rsidR="00000000" w:rsidDel="00000000" w:rsidP="00000000" w:rsidRDefault="00000000" w:rsidRPr="00000000" w14:paraId="00000493">
      <w:pPr>
        <w:pStyle w:val="Heading4"/>
        <w:keepNext w:val="0"/>
        <w:keepLines w:val="0"/>
        <w:spacing w:after="40" w:before="240" w:lineRule="auto"/>
        <w:rPr>
          <w:b w:val="1"/>
          <w:bCs w:val="1"/>
          <w:color w:val="000000"/>
          <w:sz w:val="22"/>
          <w:szCs w:val="22"/>
        </w:rPr>
      </w:pPr>
      <w:bookmarkStart w:colFirst="0" w:colLast="0" w:name="_llrjc8llhpps" w:id="91"/>
      <w:bookmarkEnd w:id="91"/>
      <w:r w:rsidDel="00000000" w:rsidR="00000000" w:rsidRPr="00000000">
        <w:rPr>
          <w:b w:val="1"/>
          <w:bCs w:val="1"/>
          <w:color w:val="000000"/>
          <w:sz w:val="22"/>
          <w:szCs w:val="22"/>
          <w:rtl w:val="0"/>
        </w:rPr>
        <w:t xml:space="preserve">Phase 2.1: Download and Install Grafana RPM</w:t>
      </w:r>
    </w:p>
    <w:p w:rsidR="00000000" w:rsidDel="00000000" w:rsidP="00000000" w:rsidRDefault="00000000" w:rsidRPr="00000000" w14:paraId="00000494">
      <w:pPr>
        <w:numPr>
          <w:ilvl w:val="0"/>
          <w:numId w:val="77"/>
        </w:numPr>
        <w:spacing w:after="240" w:before="240" w:lineRule="auto"/>
        <w:ind w:left="720" w:hanging="360"/>
      </w:pPr>
      <w:r w:rsidDel="00000000" w:rsidR="00000000" w:rsidRPr="00000000">
        <w:rPr>
          <w:b w:val="1"/>
          <w:bCs w:val="1"/>
          <w:rtl w:val="0"/>
        </w:rPr>
        <w:t xml:space="preserve">Download the Grafana RPM:</w:t>
      </w:r>
      <w:r w:rsidDel="00000000" w:rsidR="00000000" w:rsidRPr="00000000">
        <w:rPr>
          <w:rtl w:val="0"/>
        </w:rPr>
      </w:r>
    </w:p>
    <w:p w:rsidR="00000000" w:rsidDel="00000000" w:rsidP="00000000" w:rsidRDefault="00000000" w:rsidRPr="00000000" w14:paraId="0000049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9334e6"/>
          <w:rtl w:val="0"/>
        </w:rPr>
        <w:t xml:space="preserve">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/tmp</w:t>
      </w:r>
      <w:r w:rsidDel="00000000" w:rsidR="00000000" w:rsidRPr="00000000">
        <w:rPr>
          <w:rtl w:val="0"/>
        </w:rPr>
      </w:r>
    </w:p>
    <w:p w:rsidR="00000000" w:rsidDel="00000000" w:rsidP="00000000" w:rsidRDefault="00000000" w:rsidRPr="00000000" w14:paraId="00000496">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https://dl.grafana.com/enterprise/release/grafana-enterprise-11.</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0-1</w:t>
      </w:r>
      <w:r w:rsidDel="00000000" w:rsidR="00000000" w:rsidRPr="00000000">
        <w:rPr>
          <w:rFonts w:ascii="Roboto Mono" w:cs="Roboto Mono" w:eastAsia="Roboto Mono" w:hAnsi="Roboto Mono"/>
          <w:color w:val="37474f"/>
          <w:rtl w:val="0"/>
        </w:rPr>
        <w:t xml:space="preserve">.x86_64.rpm</w:t>
      </w:r>
      <w:r w:rsidDel="00000000" w:rsidR="00000000" w:rsidRPr="00000000">
        <w:rPr>
          <w:rtl w:val="0"/>
        </w:rPr>
      </w:r>
    </w:p>
    <w:p w:rsidR="00000000" w:rsidDel="00000000" w:rsidP="00000000" w:rsidRDefault="00000000" w:rsidRPr="00000000" w14:paraId="00000497">
      <w:pPr>
        <w:numPr>
          <w:ilvl w:val="0"/>
          <w:numId w:val="77"/>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Install Grafana:</w:t>
      </w:r>
      <w:r w:rsidDel="00000000" w:rsidR="00000000" w:rsidRPr="00000000">
        <w:rPr>
          <w:rtl w:val="0"/>
        </w:rPr>
      </w:r>
    </w:p>
    <w:p w:rsidR="00000000" w:rsidDel="00000000" w:rsidP="00000000" w:rsidRDefault="00000000" w:rsidRPr="00000000" w14:paraId="0000049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./grafana-enterprise-11.</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0-1</w:t>
      </w:r>
      <w:r w:rsidDel="00000000" w:rsidR="00000000" w:rsidRPr="00000000">
        <w:rPr>
          <w:rFonts w:ascii="Roboto Mono" w:cs="Roboto Mono" w:eastAsia="Roboto Mono" w:hAnsi="Roboto Mono"/>
          <w:color w:val="37474f"/>
          <w:rtl w:val="0"/>
        </w:rPr>
        <w:t xml:space="preserve">.x86_64.rpm</w:t>
      </w:r>
      <w:r w:rsidDel="00000000" w:rsidR="00000000" w:rsidRPr="00000000">
        <w:rPr>
          <w:rtl w:val="0"/>
        </w:rPr>
      </w:r>
    </w:p>
    <w:p w:rsidR="00000000" w:rsidDel="00000000" w:rsidP="00000000" w:rsidRDefault="00000000" w:rsidRPr="00000000" w14:paraId="00000499">
      <w:pPr>
        <w:numPr>
          <w:ilvl w:val="0"/>
          <w:numId w:val="77"/>
        </w:numPr>
        <w:spacing w:after="240" w:before="240" w:lineRule="auto"/>
        <w:ind w:left="720" w:hanging="360"/>
      </w:pPr>
      <w:r w:rsidDel="00000000" w:rsidR="00000000" w:rsidRPr="00000000">
        <w:rPr>
          <w:rtl w:val="0"/>
        </w:rPr>
        <w:t xml:space="preserve">This will install Grafana, create its directories, and set up its systemd service.</w:t>
      </w:r>
    </w:p>
    <w:p w:rsidR="00000000" w:rsidDel="00000000" w:rsidP="00000000" w:rsidRDefault="00000000" w:rsidRPr="00000000" w14:paraId="0000049A">
      <w:pPr>
        <w:pStyle w:val="Heading4"/>
        <w:keepNext w:val="0"/>
        <w:keepLines w:val="0"/>
        <w:spacing w:after="40" w:before="240" w:lineRule="auto"/>
        <w:rPr>
          <w:b w:val="1"/>
          <w:bCs w:val="1"/>
          <w:color w:val="000000"/>
          <w:sz w:val="22"/>
          <w:szCs w:val="22"/>
        </w:rPr>
      </w:pPr>
      <w:bookmarkStart w:colFirst="0" w:colLast="0" w:name="_y5527yov1gzs" w:id="92"/>
      <w:bookmarkEnd w:id="92"/>
      <w:r w:rsidDel="00000000" w:rsidR="00000000" w:rsidRPr="00000000">
        <w:rPr>
          <w:b w:val="1"/>
          <w:bCs w:val="1"/>
          <w:color w:val="000000"/>
          <w:sz w:val="22"/>
          <w:szCs w:val="22"/>
          <w:rtl w:val="0"/>
        </w:rPr>
        <w:t xml:space="preserve">Phase 2.2: Configure Firewalld for Grafana</w:t>
      </w:r>
    </w:p>
    <w:p w:rsidR="00000000" w:rsidDel="00000000" w:rsidP="00000000" w:rsidRDefault="00000000" w:rsidRPr="00000000" w14:paraId="0000049B">
      <w:pPr>
        <w:spacing w:after="240" w:before="240" w:lineRule="auto"/>
        <w:rPr/>
      </w:pPr>
      <w:r w:rsidDel="00000000" w:rsidR="00000000" w:rsidRPr="00000000">
        <w:rPr>
          <w:rtl w:val="0"/>
        </w:rPr>
        <w:t xml:space="preserve">Grafana's web UI runs on port 3000.</w:t>
      </w:r>
    </w:p>
    <w:p w:rsidR="00000000" w:rsidDel="00000000" w:rsidP="00000000" w:rsidRDefault="00000000" w:rsidRPr="00000000" w14:paraId="0000049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--permanent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--add-port=</w:t>
      </w:r>
      <w:r w:rsidDel="00000000" w:rsidR="00000000" w:rsidRPr="00000000">
        <w:rPr>
          <w:rFonts w:ascii="Roboto Mono" w:cs="Roboto Mono" w:eastAsia="Roboto Mono" w:hAnsi="Roboto Mono"/>
          <w:color w:val="c5221f"/>
          <w:rtl w:val="0"/>
        </w:rPr>
        <w:t xml:space="preserve">3000</w:t>
      </w:r>
      <w:r w:rsidDel="00000000" w:rsidR="00000000" w:rsidRPr="00000000">
        <w:rPr>
          <w:rFonts w:ascii="Roboto Mono" w:cs="Roboto Mono" w:eastAsia="Roboto Mono" w:hAnsi="Roboto Mono"/>
          <w:color w:val="37474f"/>
          <w:rtl w:val="0"/>
        </w:rPr>
        <w:t xml:space="preserve">/tcp</w:t>
      </w:r>
      <w:r w:rsidDel="00000000" w:rsidR="00000000" w:rsidRPr="00000000">
        <w:rPr>
          <w:rtl w:val="0"/>
        </w:rPr>
      </w:r>
    </w:p>
    <w:p w:rsidR="00000000" w:rsidDel="00000000" w:rsidP="00000000" w:rsidRDefault="00000000" w:rsidRPr="00000000" w14:paraId="0000049D">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--reload</w:t>
      </w:r>
      <w:r w:rsidDel="00000000" w:rsidR="00000000" w:rsidRPr="00000000">
        <w:rPr>
          <w:rtl w:val="0"/>
        </w:rPr>
      </w:r>
    </w:p>
    <w:p w:rsidR="00000000" w:rsidDel="00000000" w:rsidP="00000000" w:rsidRDefault="00000000" w:rsidRPr="00000000" w14:paraId="0000049E">
      <w:pPr>
        <w:pStyle w:val="Heading4"/>
        <w:keepNext w:val="0"/>
        <w:keepLines w:val="0"/>
        <w:spacing w:after="40" w:before="240" w:lineRule="auto"/>
        <w:rPr>
          <w:b w:val="1"/>
          <w:bCs w:val="1"/>
          <w:color w:val="000000"/>
          <w:sz w:val="22"/>
          <w:szCs w:val="22"/>
        </w:rPr>
      </w:pPr>
      <w:bookmarkStart w:colFirst="0" w:colLast="0" w:name="_chz8wnnurmz0" w:id="93"/>
      <w:bookmarkEnd w:id="93"/>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Phase 2.3: Start and Verify Grafana</w:t>
      </w:r>
    </w:p>
    <w:p w:rsidR="00000000" w:rsidDel="00000000" w:rsidP="00000000" w:rsidRDefault="00000000" w:rsidRPr="00000000" w14:paraId="0000049F">
      <w:pPr>
        <w:numPr>
          <w:ilvl w:val="0"/>
          <w:numId w:val="98"/>
        </w:numPr>
        <w:spacing w:after="240" w:before="240" w:lineRule="auto"/>
        <w:ind w:left="720" w:hanging="360"/>
      </w:pPr>
      <w:r w:rsidDel="00000000" w:rsidR="00000000" w:rsidRPr="00000000">
        <w:rPr>
          <w:b w:val="1"/>
          <w:bCs w:val="1"/>
          <w:rtl w:val="0"/>
        </w:rPr>
        <w:t xml:space="preserve">Enable and start Grafana:</w:t>
      </w:r>
      <w:r w:rsidDel="00000000" w:rsidR="00000000" w:rsidRPr="00000000">
        <w:rPr>
          <w:rtl w:val="0"/>
        </w:rPr>
      </w:r>
    </w:p>
    <w:p w:rsidR="00000000" w:rsidDel="00000000" w:rsidP="00000000" w:rsidRDefault="00000000" w:rsidRPr="00000000" w14:paraId="000004A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enable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grafana-server</w:t>
      </w:r>
      <w:r w:rsidDel="00000000" w:rsidR="00000000" w:rsidRPr="00000000">
        <w:rPr>
          <w:rtl w:val="0"/>
        </w:rPr>
      </w:r>
    </w:p>
    <w:p w:rsidR="00000000" w:rsidDel="00000000" w:rsidP="00000000" w:rsidRDefault="00000000" w:rsidRPr="00000000" w14:paraId="000004A1">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grafana-server</w:t>
      </w:r>
      <w:r w:rsidDel="00000000" w:rsidR="00000000" w:rsidRPr="00000000">
        <w:rPr>
          <w:rtl w:val="0"/>
        </w:rPr>
      </w:r>
    </w:p>
    <w:p w:rsidR="00000000" w:rsidDel="00000000" w:rsidP="00000000" w:rsidRDefault="00000000" w:rsidRPr="00000000" w14:paraId="000004A2">
      <w:pPr>
        <w:numPr>
          <w:ilvl w:val="0"/>
          <w:numId w:val="98"/>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Check Grafana service status:</w:t>
      </w:r>
      <w:r w:rsidDel="00000000" w:rsidR="00000000" w:rsidRPr="00000000">
        <w:rPr>
          <w:rtl w:val="0"/>
        </w:rPr>
      </w:r>
    </w:p>
    <w:p w:rsidR="00000000" w:rsidDel="00000000" w:rsidP="00000000" w:rsidRDefault="00000000" w:rsidRPr="00000000" w14:paraId="000004A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grafana-server</w:t>
      </w:r>
      <w:r w:rsidDel="00000000" w:rsidR="00000000" w:rsidRPr="00000000">
        <w:rPr>
          <w:rtl w:val="0"/>
        </w:rPr>
      </w:r>
    </w:p>
    <w:p w:rsidR="00000000" w:rsidDel="00000000" w:rsidP="00000000" w:rsidRDefault="00000000" w:rsidRPr="00000000" w14:paraId="000004A4">
      <w:pPr>
        <w:spacing w:after="240" w:before="240" w:lineRule="auto"/>
        <w:ind w:left="720" w:firstLine="0"/>
        <w:rPr/>
      </w:pPr>
      <w:r w:rsidDel="00000000" w:rsidR="00000000" w:rsidRPr="00000000">
        <w:rPr>
          <w:rtl w:val="0"/>
        </w:rPr>
        <w:t xml:space="preserve">Look for </w:t>
      </w:r>
      <w:r w:rsidDel="00000000" w:rsidR="00000000" w:rsidRPr="00000000">
        <w:rPr>
          <w:rFonts w:ascii="Roboto Mono" w:cs="Roboto Mono" w:eastAsia="Roboto Mono" w:hAnsi="Roboto Mono"/>
          <w:color w:val="188038"/>
          <w:rtl w:val="0"/>
        </w:rPr>
        <w:t xml:space="preserve">Active: active (running)</w:t>
      </w:r>
      <w:r w:rsidDel="00000000" w:rsidR="00000000" w:rsidRPr="00000000">
        <w:rPr>
          <w:rtl w:val="0"/>
        </w:rPr>
        <w:t xml:space="preserve">.</w:t>
      </w:r>
    </w:p>
    <w:p w:rsidR="00000000" w:rsidDel="00000000" w:rsidP="00000000" w:rsidRDefault="00000000" w:rsidRPr="00000000" w14:paraId="000004A5">
      <w:pPr>
        <w:numPr>
          <w:ilvl w:val="0"/>
          <w:numId w:val="98"/>
        </w:numPr>
        <w:spacing w:after="240" w:before="240" w:lineRule="auto"/>
        <w:ind w:left="720" w:hanging="360"/>
      </w:pPr>
      <w:r w:rsidDel="00000000" w:rsidR="00000000" w:rsidRPr="00000000">
        <w:rPr>
          <w:b w:val="1"/>
          <w:bCs w:val="1"/>
          <w:rtl w:val="0"/>
        </w:rPr>
        <w:t xml:space="preserve">Check Grafana logs:</w:t>
      </w:r>
      <w:r w:rsidDel="00000000" w:rsidR="00000000" w:rsidRPr="00000000">
        <w:rPr>
          <w:rtl w:val="0"/>
        </w:rPr>
      </w:r>
    </w:p>
    <w:p w:rsidR="00000000" w:rsidDel="00000000" w:rsidP="00000000" w:rsidRDefault="00000000" w:rsidRPr="00000000" w14:paraId="000004A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journalctl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-xeu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grafana-server.service</w:t>
      </w:r>
      <w:r w:rsidDel="00000000" w:rsidR="00000000" w:rsidRPr="00000000">
        <w:rPr>
          <w:rtl w:val="0"/>
        </w:rPr>
      </w:r>
    </w:p>
    <w:p w:rsidR="00000000" w:rsidDel="00000000" w:rsidP="00000000" w:rsidRDefault="00000000" w:rsidRPr="00000000" w14:paraId="000004A7">
      <w:pPr>
        <w:spacing w:after="240" w:before="240" w:lineRule="auto"/>
        <w:ind w:left="720" w:firstLine="0"/>
        <w:rPr/>
      </w:pPr>
      <w:r w:rsidDel="00000000" w:rsidR="00000000" w:rsidRPr="00000000">
        <w:rPr>
          <w:rtl w:val="0"/>
        </w:rPr>
        <w:t xml:space="preserve">Look for messages indicating successful startup.</w:t>
      </w:r>
    </w:p>
    <w:p w:rsidR="00000000" w:rsidDel="00000000" w:rsidP="00000000" w:rsidRDefault="00000000" w:rsidRPr="00000000" w14:paraId="000004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pStyle w:val="Heading3"/>
        <w:keepNext w:val="0"/>
        <w:keepLines w:val="0"/>
        <w:spacing w:before="280" w:lineRule="auto"/>
        <w:rPr>
          <w:b w:val="1"/>
          <w:bCs w:val="1"/>
          <w:color w:val="000000"/>
          <w:sz w:val="26"/>
          <w:szCs w:val="26"/>
        </w:rPr>
      </w:pPr>
      <w:bookmarkStart w:colFirst="0" w:colLast="0" w:name="_ddtps3ci1c30" w:id="94"/>
      <w:bookmarkEnd w:id="94"/>
      <w:r w:rsidDel="00000000" w:rsidR="00000000" w:rsidRPr="00000000">
        <w:rPr>
          <w:b w:val="1"/>
          <w:bCs w:val="1"/>
          <w:color w:val="000000"/>
          <w:sz w:val="26"/>
          <w:szCs w:val="26"/>
          <w:rtl w:val="0"/>
        </w:rPr>
        <w:t xml:space="preserve">Part 3: Configure Grafana to Visualize Prometheus Metrics</w:t>
      </w:r>
    </w:p>
    <w:p w:rsidR="00000000" w:rsidDel="00000000" w:rsidP="00000000" w:rsidRDefault="00000000" w:rsidRPr="00000000" w14:paraId="000004AA">
      <w:pPr>
        <w:spacing w:after="240" w:before="240" w:lineRule="auto"/>
        <w:rPr/>
      </w:pPr>
      <w:r w:rsidDel="00000000" w:rsidR="00000000" w:rsidRPr="00000000">
        <w:rPr>
          <w:rtl w:val="0"/>
        </w:rPr>
        <w:t xml:space="preserve">This part is done via the web browser.</w:t>
      </w:r>
    </w:p>
    <w:p w:rsidR="00000000" w:rsidDel="00000000" w:rsidP="00000000" w:rsidRDefault="00000000" w:rsidRPr="00000000" w14:paraId="000004AB">
      <w:pPr>
        <w:spacing w:after="240" w:before="240" w:lineRule="auto"/>
        <w:rPr>
          <w:b w:val="1"/>
          <w:bCs w:val="1"/>
        </w:rPr>
      </w:pPr>
      <w:r w:rsidDel="00000000" w:rsidR="00000000" w:rsidRPr="00000000">
        <w:rPr>
          <w:b w:val="1"/>
          <w:bCs w:val="1"/>
          <w:rtl w:val="0"/>
        </w:rPr>
        <w:t xml:space="preserve">From your local machine/browser:</w:t>
      </w:r>
    </w:p>
    <w:p w:rsidR="00000000" w:rsidDel="00000000" w:rsidP="00000000" w:rsidRDefault="00000000" w:rsidRPr="00000000" w14:paraId="000004AC">
      <w:pPr>
        <w:numPr>
          <w:ilvl w:val="0"/>
          <w:numId w:val="88"/>
        </w:numPr>
        <w:spacing w:after="240" w:before="240" w:lineRule="auto"/>
        <w:ind w:left="720" w:hanging="360"/>
      </w:pPr>
      <w:r w:rsidDel="00000000" w:rsidR="00000000" w:rsidRPr="00000000">
        <w:rPr>
          <w:b w:val="1"/>
          <w:bCs w:val="1"/>
          <w:rtl w:val="0"/>
        </w:rPr>
        <w:t xml:space="preserve">Access Grafana Web UI:</w:t>
      </w:r>
      <w:r w:rsidDel="00000000" w:rsidR="00000000" w:rsidRPr="00000000">
        <w:rPr>
          <w:rtl w:val="0"/>
        </w:rPr>
        <w:t xml:space="preserve"> Open your browser and navigate to:</w:t>
      </w:r>
    </w:p>
    <w:p w:rsidR="00000000" w:rsidDel="00000000" w:rsidP="00000000" w:rsidRDefault="00000000" w:rsidRPr="00000000" w14:paraId="000004A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http://</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3000</w:t>
      </w:r>
      <w:r w:rsidDel="00000000" w:rsidR="00000000" w:rsidRPr="00000000">
        <w:rPr>
          <w:rtl w:val="0"/>
        </w:rPr>
      </w:r>
    </w:p>
    <w:p w:rsidR="00000000" w:rsidDel="00000000" w:rsidP="00000000" w:rsidRDefault="00000000" w:rsidRPr="00000000" w14:paraId="000004AE">
      <w:pPr>
        <w:numPr>
          <w:ilvl w:val="0"/>
          <w:numId w:val="88"/>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Initial Login:</w:t>
      </w:r>
    </w:p>
    <w:p w:rsidR="00000000" w:rsidDel="00000000" w:rsidP="00000000" w:rsidRDefault="00000000" w:rsidRPr="00000000" w14:paraId="000004AF">
      <w:pPr>
        <w:numPr>
          <w:ilvl w:val="1"/>
          <w:numId w:val="88"/>
        </w:numPr>
        <w:spacing w:after="0" w:afterAutospacing="0" w:before="0" w:beforeAutospacing="0" w:lineRule="auto"/>
        <w:ind w:left="1440" w:hanging="360"/>
      </w:pPr>
      <w:r w:rsidDel="00000000" w:rsidR="00000000" w:rsidRPr="00000000">
        <w:rPr>
          <w:b w:val="1"/>
          <w:bCs w:val="1"/>
          <w:rtl w:val="0"/>
        </w:rPr>
        <w:t xml:space="preserve">Username: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admin</w:t>
      </w:r>
    </w:p>
    <w:p w:rsidR="00000000" w:rsidDel="00000000" w:rsidP="00000000" w:rsidRDefault="00000000" w:rsidRPr="00000000" w14:paraId="000004B0">
      <w:pPr>
        <w:numPr>
          <w:ilvl w:val="1"/>
          <w:numId w:val="88"/>
        </w:numPr>
        <w:spacing w:after="0" w:afterAutospacing="0" w:before="0" w:beforeAutospacing="0" w:lineRule="auto"/>
        <w:ind w:left="1440" w:hanging="360"/>
      </w:pPr>
      <w:r w:rsidDel="00000000" w:rsidR="00000000" w:rsidRPr="00000000">
        <w:rPr>
          <w:b w:val="1"/>
          <w:bCs w:val="1"/>
          <w:rtl w:val="0"/>
        </w:rPr>
        <w:t xml:space="preserve">Password: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admin</w:t>
      </w:r>
    </w:p>
    <w:p w:rsidR="00000000" w:rsidDel="00000000" w:rsidP="00000000" w:rsidRDefault="00000000" w:rsidRPr="00000000" w14:paraId="000004B1">
      <w:pPr>
        <w:numPr>
          <w:ilvl w:val="1"/>
          <w:numId w:val="88"/>
        </w:numPr>
        <w:spacing w:after="0" w:afterAutospacing="0" w:before="0" w:beforeAutospacing="0" w:lineRule="auto"/>
        <w:ind w:left="1440" w:hanging="360"/>
      </w:pPr>
      <w:r w:rsidDel="00000000" w:rsidR="00000000" w:rsidRPr="00000000">
        <w:rPr>
          <w:rtl w:val="0"/>
        </w:rPr>
        <w:t xml:space="preserve">You will be prompted to change the default password immediately. Do so.</w:t>
      </w:r>
    </w:p>
    <w:p w:rsidR="00000000" w:rsidDel="00000000" w:rsidP="00000000" w:rsidRDefault="00000000" w:rsidRPr="00000000" w14:paraId="000004B2">
      <w:pPr>
        <w:numPr>
          <w:ilvl w:val="0"/>
          <w:numId w:val="88"/>
        </w:numPr>
        <w:spacing w:after="0" w:afterAutospacing="0" w:before="0" w:beforeAutospacing="0" w:lineRule="auto"/>
        <w:ind w:left="720" w:hanging="360"/>
      </w:pPr>
      <w:r w:rsidDel="00000000" w:rsidR="00000000" w:rsidRPr="00000000">
        <w:rPr>
          <w:b w:val="1"/>
          <w:bCs w:val="1"/>
          <w:rtl w:val="0"/>
        </w:rPr>
        <w:t xml:space="preserve">Add Prometheus as a Data Source:</w:t>
      </w:r>
    </w:p>
    <w:p w:rsidR="00000000" w:rsidDel="00000000" w:rsidP="00000000" w:rsidRDefault="00000000" w:rsidRPr="00000000" w14:paraId="000004B3">
      <w:pPr>
        <w:numPr>
          <w:ilvl w:val="1"/>
          <w:numId w:val="88"/>
        </w:numPr>
        <w:spacing w:after="0" w:afterAutospacing="0" w:before="0" w:beforeAutospacing="0" w:lineRule="auto"/>
        <w:ind w:left="1440" w:hanging="360"/>
      </w:pPr>
      <w:r w:rsidDel="00000000" w:rsidR="00000000" w:rsidRPr="00000000">
        <w:rPr>
          <w:rtl w:val="0"/>
        </w:rPr>
        <w:t xml:space="preserve">In the Grafana sidebar, hover over the </w:t>
      </w:r>
      <w:r w:rsidDel="00000000" w:rsidR="00000000" w:rsidRPr="00000000">
        <w:rPr>
          <w:b w:val="1"/>
          <w:bCs w:val="1"/>
          <w:rtl w:val="0"/>
        </w:rPr>
        <w:t xml:space="preserve">gear icon (Configuration)</w:t>
      </w:r>
      <w:r w:rsidDel="00000000" w:rsidR="00000000" w:rsidRPr="00000000">
        <w:rPr>
          <w:rtl w:val="0"/>
        </w:rPr>
        <w:t xml:space="preserve"> -&gt; select </w:t>
      </w:r>
      <w:r w:rsidDel="00000000" w:rsidR="00000000" w:rsidRPr="00000000">
        <w:rPr>
          <w:b w:val="1"/>
          <w:bCs w:val="1"/>
          <w:rtl w:val="0"/>
        </w:rPr>
        <w:t xml:space="preserve">Data sources</w:t>
      </w:r>
      <w:r w:rsidDel="00000000" w:rsidR="00000000" w:rsidRPr="00000000">
        <w:rPr>
          <w:rtl w:val="0"/>
        </w:rPr>
        <w:t xml:space="preserve">.</w:t>
      </w:r>
    </w:p>
    <w:p w:rsidR="00000000" w:rsidDel="00000000" w:rsidP="00000000" w:rsidRDefault="00000000" w:rsidRPr="00000000" w14:paraId="000004B4">
      <w:pPr>
        <w:numPr>
          <w:ilvl w:val="1"/>
          <w:numId w:val="88"/>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"Add data source"</w:t>
      </w:r>
      <w:r w:rsidDel="00000000" w:rsidR="00000000" w:rsidRPr="00000000">
        <w:rPr>
          <w:rtl w:val="0"/>
        </w:rPr>
        <w:t xml:space="preserve">.</w:t>
      </w:r>
    </w:p>
    <w:p w:rsidR="00000000" w:rsidDel="00000000" w:rsidP="00000000" w:rsidRDefault="00000000" w:rsidRPr="00000000" w14:paraId="000004B5">
      <w:pPr>
        <w:numPr>
          <w:ilvl w:val="1"/>
          <w:numId w:val="88"/>
        </w:numPr>
        <w:spacing w:after="0" w:afterAutospacing="0" w:before="0" w:beforeAutospacing="0" w:lineRule="auto"/>
        <w:ind w:left="1440" w:hanging="360"/>
      </w:pPr>
      <w:r w:rsidDel="00000000" w:rsidR="00000000" w:rsidRPr="00000000">
        <w:rPr>
          <w:rtl w:val="0"/>
        </w:rPr>
        <w:t xml:space="preserve">Search for and select </w:t>
      </w:r>
      <w:r w:rsidDel="00000000" w:rsidR="00000000" w:rsidRPr="00000000">
        <w:rPr>
          <w:b w:val="1"/>
          <w:bCs w:val="1"/>
          <w:rtl w:val="0"/>
        </w:rPr>
        <w:t xml:space="preserve">"Prometheus"</w:t>
      </w:r>
      <w:r w:rsidDel="00000000" w:rsidR="00000000" w:rsidRPr="00000000">
        <w:rPr>
          <w:rtl w:val="0"/>
        </w:rPr>
        <w:t xml:space="preserve">.</w:t>
      </w:r>
    </w:p>
    <w:p w:rsidR="00000000" w:rsidDel="00000000" w:rsidP="00000000" w:rsidRDefault="00000000" w:rsidRPr="00000000" w14:paraId="000004B6">
      <w:pPr>
        <w:numPr>
          <w:ilvl w:val="1"/>
          <w:numId w:val="88"/>
        </w:numPr>
        <w:spacing w:after="0" w:afterAutospacing="0" w:before="0" w:beforeAutospacing="0" w:lineRule="auto"/>
        <w:ind w:left="144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Prometheus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AlloyDB_Prometheus</w:t>
      </w:r>
      <w:r w:rsidDel="00000000" w:rsidR="00000000" w:rsidRPr="00000000">
        <w:rPr>
          <w:rtl w:val="0"/>
        </w:rPr>
        <w:t xml:space="preserve">)</w:t>
      </w:r>
    </w:p>
    <w:p w:rsidR="00000000" w:rsidDel="00000000" w:rsidP="00000000" w:rsidRDefault="00000000" w:rsidRPr="00000000" w14:paraId="000004B7">
      <w:pPr>
        <w:numPr>
          <w:ilvl w:val="1"/>
          <w:numId w:val="88"/>
        </w:numPr>
        <w:spacing w:after="0" w:afterAutospacing="0" w:before="0" w:beforeAutospacing="0" w:lineRule="auto"/>
        <w:ind w:left="1440" w:hanging="360"/>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http://localhost:9090</w:t>
      </w:r>
      <w:r w:rsidDel="00000000" w:rsidR="00000000" w:rsidRPr="00000000">
        <w:rPr>
          <w:rtl w:val="0"/>
        </w:rPr>
        <w:t xml:space="preserve"> (Since Prometheus is on the same </w:t>
      </w:r>
      <w:r w:rsidDel="00000000" w:rsidR="00000000" w:rsidRPr="00000000">
        <w:rPr>
          <w:rFonts w:ascii="Roboto Mono" w:cs="Roboto Mono" w:eastAsia="Roboto Mono" w:hAnsi="Roboto Mono"/>
          <w:color w:val="188038"/>
          <w:rtl w:val="0"/>
        </w:rPr>
        <w:t xml:space="preserve">standalone-external1</w:t>
      </w:r>
      <w:r w:rsidDel="00000000" w:rsidR="00000000" w:rsidRPr="00000000">
        <w:rPr>
          <w:rtl w:val="0"/>
        </w:rPr>
        <w:t xml:space="preserve"> VM as Grafana)</w:t>
      </w:r>
    </w:p>
    <w:p w:rsidR="00000000" w:rsidDel="00000000" w:rsidP="00000000" w:rsidRDefault="00000000" w:rsidRPr="00000000" w14:paraId="000004B8">
      <w:pPr>
        <w:numPr>
          <w:ilvl w:val="1"/>
          <w:numId w:val="88"/>
        </w:numPr>
        <w:spacing w:after="0" w:afterAutospacing="0" w:before="0" w:beforeAutospacing="0" w:lineRule="auto"/>
        <w:ind w:left="1440" w:hanging="360"/>
      </w:pPr>
      <w:r w:rsidDel="00000000" w:rsidR="00000000" w:rsidRPr="00000000">
        <w:rPr>
          <w:rtl w:val="0"/>
        </w:rPr>
        <w:t xml:space="preserve">Scroll down and click </w:t>
      </w:r>
      <w:r w:rsidDel="00000000" w:rsidR="00000000" w:rsidRPr="00000000">
        <w:rPr>
          <w:b w:val="1"/>
          <w:bCs w:val="1"/>
          <w:rtl w:val="0"/>
        </w:rPr>
        <w:t xml:space="preserve">"Save &amp; Test"</w:t>
      </w:r>
      <w:r w:rsidDel="00000000" w:rsidR="00000000" w:rsidRPr="00000000">
        <w:rPr>
          <w:rtl w:val="0"/>
        </w:rPr>
        <w:t xml:space="preserve">. You should see "Data Source is working" or similar.</w:t>
      </w:r>
    </w:p>
    <w:p w:rsidR="00000000" w:rsidDel="00000000" w:rsidP="00000000" w:rsidRDefault="00000000" w:rsidRPr="00000000" w14:paraId="000004B9">
      <w:pPr>
        <w:numPr>
          <w:ilvl w:val="0"/>
          <w:numId w:val="88"/>
        </w:numPr>
        <w:spacing w:after="0" w:afterAutospacing="0" w:before="0" w:beforeAutospacing="0" w:lineRule="auto"/>
        <w:ind w:left="720" w:hanging="360"/>
      </w:pPr>
      <w:r w:rsidDel="00000000" w:rsidR="00000000" w:rsidRPr="00000000">
        <w:rPr>
          <w:b w:val="1"/>
          <w:bCs w:val="1"/>
          <w:rtl w:val="0"/>
        </w:rPr>
        <w:t xml:space="preserve">Create/Import a Dashboard to Visualize Metrics:</w:t>
      </w:r>
    </w:p>
    <w:p w:rsidR="00000000" w:rsidDel="00000000" w:rsidP="00000000" w:rsidRDefault="00000000" w:rsidRPr="00000000" w14:paraId="000004BA">
      <w:pPr>
        <w:numPr>
          <w:ilvl w:val="1"/>
          <w:numId w:val="88"/>
        </w:numPr>
        <w:spacing w:after="0" w:afterAutospacing="0" w:before="0" w:beforeAutospacing="0" w:lineRule="auto"/>
        <w:ind w:left="1440" w:hanging="360"/>
      </w:pPr>
      <w:r w:rsidDel="00000000" w:rsidR="00000000" w:rsidRPr="00000000">
        <w:rPr>
          <w:b w:val="1"/>
          <w:bCs w:val="1"/>
          <w:rtl w:val="0"/>
        </w:rPr>
        <w:t xml:space="preserve">Option A: Create a simple dashboard:</w:t>
      </w:r>
    </w:p>
    <w:p w:rsidR="00000000" w:rsidDel="00000000" w:rsidP="00000000" w:rsidRDefault="00000000" w:rsidRPr="00000000" w14:paraId="000004BB">
      <w:pPr>
        <w:numPr>
          <w:ilvl w:val="2"/>
          <w:numId w:val="88"/>
        </w:numPr>
        <w:spacing w:after="0" w:afterAutospacing="0" w:before="0" w:beforeAutospacing="0" w:lineRule="auto"/>
        <w:ind w:left="2160" w:hanging="360"/>
      </w:pPr>
      <w:r w:rsidDel="00000000" w:rsidR="00000000" w:rsidRPr="00000000">
        <w:rPr>
          <w:rtl w:val="0"/>
        </w:rPr>
        <w:t xml:space="preserve">In the Grafana sidebar, hover over the </w:t>
      </w:r>
      <w:r w:rsidDel="00000000" w:rsidR="00000000" w:rsidRPr="00000000">
        <w:rPr>
          <w:b w:val="1"/>
          <w:bCs w:val="1"/>
          <w:rtl w:val="0"/>
        </w:rPr>
        <w:t xml:space="preserve">+ icon (Create)</w:t>
      </w:r>
      <w:r w:rsidDel="00000000" w:rsidR="00000000" w:rsidRPr="00000000">
        <w:rPr>
          <w:rtl w:val="0"/>
        </w:rPr>
        <w:t xml:space="preserve"> -&gt; select </w:t>
      </w:r>
      <w:r w:rsidDel="00000000" w:rsidR="00000000" w:rsidRPr="00000000">
        <w:rPr>
          <w:b w:val="1"/>
          <w:bCs w:val="1"/>
          <w:rtl w:val="0"/>
        </w:rPr>
        <w:t xml:space="preserve">Dashboard</w:t>
      </w:r>
      <w:r w:rsidDel="00000000" w:rsidR="00000000" w:rsidRPr="00000000">
        <w:rPr>
          <w:rtl w:val="0"/>
        </w:rPr>
        <w:t xml:space="preserve">.</w:t>
      </w:r>
    </w:p>
    <w:p w:rsidR="00000000" w:rsidDel="00000000" w:rsidP="00000000" w:rsidRDefault="00000000" w:rsidRPr="00000000" w14:paraId="000004BC">
      <w:pPr>
        <w:numPr>
          <w:ilvl w:val="2"/>
          <w:numId w:val="88"/>
        </w:numPr>
        <w:spacing w:after="0" w:afterAutospacing="0" w:before="0" w:beforeAutospacing="0" w:lineRule="auto"/>
        <w:ind w:left="2160" w:hanging="360"/>
      </w:pPr>
      <w:r w:rsidDel="00000000" w:rsidR="00000000" w:rsidRPr="00000000">
        <w:rPr>
          <w:rtl w:val="0"/>
        </w:rPr>
        <w:t xml:space="preserve">Click </w:t>
      </w:r>
      <w:r w:rsidDel="00000000" w:rsidR="00000000" w:rsidRPr="00000000">
        <w:rPr>
          <w:b w:val="1"/>
          <w:bCs w:val="1"/>
          <w:rtl w:val="0"/>
        </w:rPr>
        <w:t xml:space="preserve">"Add a new panel"</w:t>
      </w:r>
      <w:r w:rsidDel="00000000" w:rsidR="00000000" w:rsidRPr="00000000">
        <w:rPr>
          <w:rtl w:val="0"/>
        </w:rPr>
        <w:t xml:space="preserve">.</w:t>
      </w:r>
    </w:p>
    <w:p w:rsidR="00000000" w:rsidDel="00000000" w:rsidP="00000000" w:rsidRDefault="00000000" w:rsidRPr="00000000" w14:paraId="000004BD">
      <w:pPr>
        <w:numPr>
          <w:ilvl w:val="2"/>
          <w:numId w:val="88"/>
        </w:numPr>
        <w:spacing w:after="0" w:afterAutospacing="0" w:before="0" w:beforeAutospacing="0" w:lineRule="auto"/>
        <w:ind w:left="2160" w:hanging="360"/>
      </w:pPr>
      <w:r w:rsidDel="00000000" w:rsidR="00000000" w:rsidRPr="00000000">
        <w:rPr>
          <w:rtl w:val="0"/>
        </w:rPr>
        <w:t xml:space="preserve">In the "Query" tab, select your "Prometheus" data source.</w:t>
      </w:r>
    </w:p>
    <w:p w:rsidR="00000000" w:rsidDel="00000000" w:rsidP="00000000" w:rsidRDefault="00000000" w:rsidRPr="00000000" w14:paraId="000004BE">
      <w:pPr>
        <w:numPr>
          <w:ilvl w:val="2"/>
          <w:numId w:val="88"/>
        </w:numPr>
        <w:spacing w:after="0" w:afterAutospacing="0" w:before="0" w:beforeAutospacing="0" w:lineRule="auto"/>
        <w:ind w:left="2160" w:hanging="360"/>
      </w:pPr>
      <w:r w:rsidDel="00000000" w:rsidR="00000000" w:rsidRPr="00000000">
        <w:rPr>
          <w:rtl w:val="0"/>
        </w:rPr>
        <w:t xml:space="preserve">In the "Metric browser," you can start typing </w:t>
      </w:r>
      <w:r w:rsidDel="00000000" w:rsidR="00000000" w:rsidRPr="00000000">
        <w:rPr>
          <w:rFonts w:ascii="Roboto Mono" w:cs="Roboto Mono" w:eastAsia="Roboto Mono" w:hAnsi="Roboto Mono"/>
          <w:color w:val="188038"/>
          <w:rtl w:val="0"/>
        </w:rPr>
        <w:t xml:space="preserve">alloydb_omni_monitor_</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go_memstats_alloc_bytes</w:t>
      </w:r>
      <w:r w:rsidDel="00000000" w:rsidR="00000000" w:rsidRPr="00000000">
        <w:rPr>
          <w:rtl w:val="0"/>
        </w:rPr>
        <w:t xml:space="preserve"> (for Prometheus's own metrics) to explore available metrics.</w:t>
      </w:r>
    </w:p>
    <w:p w:rsidR="00000000" w:rsidDel="00000000" w:rsidP="00000000" w:rsidRDefault="00000000" w:rsidRPr="00000000" w14:paraId="000004BF">
      <w:pPr>
        <w:numPr>
          <w:ilvl w:val="2"/>
          <w:numId w:val="88"/>
        </w:numPr>
        <w:spacing w:after="0" w:afterAutospacing="0" w:before="0" w:beforeAutospacing="0" w:lineRule="auto"/>
        <w:ind w:left="2160" w:hanging="360"/>
      </w:pPr>
      <w:r w:rsidDel="00000000" w:rsidR="00000000" w:rsidRPr="00000000">
        <w:rPr>
          <w:rtl w:val="0"/>
        </w:rPr>
        <w:t xml:space="preserve">Select a metric (e.g., </w:t>
      </w:r>
      <w:r w:rsidDel="00000000" w:rsidR="00000000" w:rsidRPr="00000000">
        <w:rPr>
          <w:rFonts w:ascii="Roboto Mono" w:cs="Roboto Mono" w:eastAsia="Roboto Mono" w:hAnsi="Roboto Mono"/>
          <w:color w:val="188038"/>
          <w:rtl w:val="0"/>
        </w:rPr>
        <w:t xml:space="preserve">alloydb_omni_monitor_up_time_total</w:t>
      </w:r>
      <w:r w:rsidDel="00000000" w:rsidR="00000000" w:rsidRPr="00000000">
        <w:rPr>
          <w:rtl w:val="0"/>
        </w:rPr>
        <w:t xml:space="preserve">) and click "Run queries." You should see a graph.</w:t>
      </w:r>
    </w:p>
    <w:p w:rsidR="00000000" w:rsidDel="00000000" w:rsidP="00000000" w:rsidRDefault="00000000" w:rsidRPr="00000000" w14:paraId="000004C0">
      <w:pPr>
        <w:numPr>
          <w:ilvl w:val="1"/>
          <w:numId w:val="88"/>
        </w:numPr>
        <w:spacing w:after="0" w:afterAutospacing="0" w:before="0" w:beforeAutospacing="0" w:lineRule="auto"/>
        <w:ind w:left="1440" w:hanging="360"/>
      </w:pPr>
      <w:r w:rsidDel="00000000" w:rsidR="00000000" w:rsidRPr="00000000">
        <w:rPr>
          <w:b w:val="1"/>
          <w:bCs w:val="1"/>
          <w:rtl w:val="0"/>
        </w:rPr>
        <w:t xml:space="preserve">Option B: Import a pre-built dashboard (Recommended for AlloyDB Omni):</w:t>
      </w:r>
    </w:p>
    <w:p w:rsidR="00000000" w:rsidDel="00000000" w:rsidP="00000000" w:rsidRDefault="00000000" w:rsidRPr="00000000" w14:paraId="000004C1">
      <w:pPr>
        <w:numPr>
          <w:ilvl w:val="2"/>
          <w:numId w:val="88"/>
        </w:numPr>
        <w:spacing w:after="0" w:afterAutospacing="0" w:before="0" w:beforeAutospacing="0" w:lineRule="auto"/>
        <w:ind w:left="2160" w:hanging="360"/>
      </w:pPr>
      <w:r w:rsidDel="00000000" w:rsidR="00000000" w:rsidRPr="00000000">
        <w:rPr>
          <w:rtl w:val="0"/>
        </w:rPr>
        <w:t xml:space="preserve">Elastic provides pre-built dashboards for many technologies. You might find one specifically for AlloyDB or PostgreSQL.</w:t>
      </w:r>
    </w:p>
    <w:p w:rsidR="00000000" w:rsidDel="00000000" w:rsidP="00000000" w:rsidRDefault="00000000" w:rsidRPr="00000000" w14:paraId="000004C2">
      <w:pPr>
        <w:numPr>
          <w:ilvl w:val="2"/>
          <w:numId w:val="88"/>
        </w:numPr>
        <w:spacing w:after="0" w:afterAutospacing="0" w:before="0" w:beforeAutospacing="0" w:lineRule="auto"/>
        <w:ind w:left="2160" w:hanging="360"/>
      </w:pPr>
      <w:r w:rsidDel="00000000" w:rsidR="00000000" w:rsidRPr="00000000">
        <w:rPr>
          <w:rtl w:val="0"/>
        </w:rPr>
        <w:t xml:space="preserve">In the Grafana sidebar, hover over the </w:t>
      </w:r>
      <w:r w:rsidDel="00000000" w:rsidR="00000000" w:rsidRPr="00000000">
        <w:rPr>
          <w:b w:val="1"/>
          <w:bCs w:val="1"/>
          <w:rtl w:val="0"/>
        </w:rPr>
        <w:t xml:space="preserve">+ icon (Create)</w:t>
      </w:r>
      <w:r w:rsidDel="00000000" w:rsidR="00000000" w:rsidRPr="00000000">
        <w:rPr>
          <w:rtl w:val="0"/>
        </w:rPr>
        <w:t xml:space="preserve"> -&gt; select </w:t>
      </w:r>
      <w:r w:rsidDel="00000000" w:rsidR="00000000" w:rsidRPr="00000000">
        <w:rPr>
          <w:b w:val="1"/>
          <w:bCs w:val="1"/>
          <w:rtl w:val="0"/>
        </w:rPr>
        <w:t xml:space="preserve">Import</w:t>
      </w:r>
      <w:r w:rsidDel="00000000" w:rsidR="00000000" w:rsidRPr="00000000">
        <w:rPr>
          <w:rtl w:val="0"/>
        </w:rPr>
        <w:t xml:space="preserve">.</w:t>
      </w:r>
    </w:p>
    <w:p w:rsidR="00000000" w:rsidDel="00000000" w:rsidP="00000000" w:rsidRDefault="00000000" w:rsidRPr="00000000" w14:paraId="000004C3">
      <w:pPr>
        <w:numPr>
          <w:ilvl w:val="2"/>
          <w:numId w:val="88"/>
        </w:numPr>
        <w:spacing w:after="0" w:afterAutospacing="0" w:before="0" w:beforeAutospacing="0" w:lineRule="auto"/>
        <w:ind w:left="2160" w:hanging="360"/>
      </w:pPr>
      <w:r w:rsidDel="00000000" w:rsidR="00000000" w:rsidRPr="00000000">
        <w:rPr>
          <w:rtl w:val="0"/>
        </w:rPr>
        <w:t xml:space="preserve">You'd typically paste a dashboard ID from</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Grafana Labs Dashboards</w:t>
        </w:r>
      </w:hyperlink>
      <w:r w:rsidDel="00000000" w:rsidR="00000000" w:rsidRPr="00000000">
        <w:rPr>
          <w:rtl w:val="0"/>
        </w:rPr>
        <w:t xml:space="preserve">. Search for "AlloyDB" or "PostgreSQL" and find a suitable dashboard, then get its ID.</w:t>
      </w:r>
    </w:p>
    <w:p w:rsidR="00000000" w:rsidDel="00000000" w:rsidP="00000000" w:rsidRDefault="00000000" w:rsidRPr="00000000" w14:paraId="000004C4">
      <w:pPr>
        <w:numPr>
          <w:ilvl w:val="2"/>
          <w:numId w:val="88"/>
        </w:numPr>
        <w:spacing w:after="240" w:before="0" w:beforeAutospacing="0" w:lineRule="auto"/>
        <w:ind w:left="2160" w:hanging="360"/>
      </w:pPr>
      <w:r w:rsidDel="00000000" w:rsidR="00000000" w:rsidRPr="00000000">
        <w:rPr>
          <w:rtl w:val="0"/>
        </w:rPr>
        <w:t xml:space="preserve">Once imported, ensure it's using your "Prometheus" data source.</w:t>
      </w:r>
    </w:p>
    <w:p w:rsidR="00000000" w:rsidDel="00000000" w:rsidP="00000000" w:rsidRDefault="00000000" w:rsidRPr="00000000" w14:paraId="000004C5">
      <w:pPr>
        <w:spacing w:after="240" w:before="240" w:lineRule="auto"/>
        <w:rPr/>
      </w:pPr>
      <w:r w:rsidDel="00000000" w:rsidR="00000000" w:rsidRPr="00000000">
        <w:rPr>
          <w:rtl w:val="0"/>
        </w:rPr>
        <w:t xml:space="preserve">You should now be able to see and visualize your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 metrics (and other system metrics Prometheus collects) in Grafana!</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vako0c39fpj" w:id="95"/>
      <w:bookmarkEnd w:id="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Results - R</w:t>
      </w: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Prometheus:</w:t>
      </w:r>
    </w:p>
    <w:p w:rsidR="00000000" w:rsidDel="00000000" w:rsidP="00000000" w:rsidRDefault="00000000" w:rsidRPr="00000000" w14:paraId="000004CA">
      <w:pPr>
        <w:rPr>
          <w:sz w:val="18"/>
          <w:szCs w:val="18"/>
        </w:rPr>
      </w:pPr>
      <w:r w:rsidDel="00000000" w:rsidR="00000000" w:rsidRPr="00000000">
        <w:rPr>
          <w:sz w:val="18"/>
          <w:szCs w:val="18"/>
          <w:rtl w:val="0"/>
        </w:rPr>
        <w:t xml:space="preserve">1. systemctl status alloydbomni_monitor shows successful status</w:t>
      </w:r>
    </w:p>
    <w:p w:rsidR="00000000" w:rsidDel="00000000" w:rsidP="00000000" w:rsidRDefault="00000000" w:rsidRPr="00000000" w14:paraId="000004CB">
      <w:pPr>
        <w:rPr>
          <w:sz w:val="18"/>
          <w:szCs w:val="18"/>
        </w:rPr>
      </w:pPr>
      <w:r w:rsidDel="00000000" w:rsidR="00000000" w:rsidRPr="00000000">
        <w:rPr>
          <w:sz w:val="18"/>
          <w:szCs w:val="18"/>
          <w:rtl w:val="0"/>
        </w:rPr>
        <w:t xml:space="preserve">2. curl from a remote host on all three metrics port returns HTTP OK</w:t>
      </w:r>
    </w:p>
    <w:p w:rsidR="00000000" w:rsidDel="00000000" w:rsidP="00000000" w:rsidRDefault="00000000" w:rsidRPr="00000000" w14:paraId="000004CC">
      <w:pPr>
        <w:rPr>
          <w:sz w:val="18"/>
          <w:szCs w:val="18"/>
        </w:rPr>
      </w:pPr>
      <w:r w:rsidDel="00000000" w:rsidR="00000000" w:rsidRPr="00000000">
        <w:rPr>
          <w:sz w:val="18"/>
          <w:szCs w:val="18"/>
          <w:rtl w:val="0"/>
        </w:rPr>
        <w:t xml:space="preserve">3. Prometheus from a remote host successfully ingests 15 min of data</w:t>
      </w:r>
    </w:p>
    <w:p w:rsidR="00000000" w:rsidDel="00000000" w:rsidP="00000000" w:rsidRDefault="00000000" w:rsidRPr="00000000" w14:paraId="000004CD">
      <w:pPr>
        <w:rPr>
          <w:sz w:val="18"/>
          <w:szCs w:val="18"/>
        </w:rPr>
      </w:pPr>
      <w:r w:rsidDel="00000000" w:rsidR="00000000" w:rsidRPr="00000000">
        <w:rPr>
          <w:sz w:val="18"/>
          <w:szCs w:val="18"/>
          <w:rtl w:val="0"/>
        </w:rPr>
        <w:t xml:space="preserve">4. Prometheus API shows the expected list of metrics (reference) curl -s '</w:t>
      </w:r>
      <w:hyperlink r:id="rId30">
        <w:r w:rsidDel="00000000" w:rsidR="00000000" w:rsidRPr="00000000">
          <w:rPr>
            <w:color w:val="1155cc"/>
            <w:sz w:val="18"/>
            <w:szCs w:val="18"/>
            <w:u w:val="single"/>
            <w:rtl w:val="0"/>
          </w:rPr>
          <w:t xml:space="preserve">http://localhost:9090/api/v1/label/__name__/values</w:t>
        </w:r>
      </w:hyperlink>
      <w:r w:rsidDel="00000000" w:rsidR="00000000" w:rsidRPr="00000000">
        <w:rPr>
          <w:sz w:val="18"/>
          <w:szCs w:val="18"/>
          <w:rtl w:val="0"/>
        </w:rPr>
        <w:t xml:space="preserve">'</w:t>
      </w:r>
    </w:p>
    <w:p w:rsidR="00000000" w:rsidDel="00000000" w:rsidP="00000000" w:rsidRDefault="00000000" w:rsidRPr="00000000" w14:paraId="000004CE">
      <w:pPr>
        <w:rPr>
          <w:sz w:val="18"/>
          <w:szCs w:val="18"/>
        </w:rPr>
      </w:pPr>
      <w:r w:rsidDel="00000000" w:rsidR="00000000" w:rsidRPr="00000000">
        <w:rPr>
          <w:rtl w:val="0"/>
        </w:rPr>
      </w:r>
    </w:p>
    <w:p w:rsidR="00000000" w:rsidDel="00000000" w:rsidP="00000000" w:rsidRDefault="00000000" w:rsidRPr="00000000" w14:paraId="000004CF">
      <w:pPr>
        <w:rPr>
          <w:sz w:val="18"/>
          <w:szCs w:val="18"/>
        </w:rPr>
      </w:pPr>
      <w:r w:rsidDel="00000000" w:rsidR="00000000" w:rsidRPr="00000000">
        <w:rPr>
          <w:sz w:val="18"/>
          <w:szCs w:val="18"/>
          <w:rtl w:val="0"/>
        </w:rPr>
        <w:t xml:space="preserve">https://screenshot.googleplex.com/mSbZmdGL5XwzJWN</w:t>
      </w:r>
    </w:p>
    <w:p w:rsidR="00000000" w:rsidDel="00000000" w:rsidP="00000000" w:rsidRDefault="00000000" w:rsidRPr="00000000" w14:paraId="000004D0">
      <w:pPr>
        <w:rPr>
          <w:sz w:val="18"/>
          <w:szCs w:val="18"/>
        </w:rPr>
      </w:pPr>
      <w:r w:rsidDel="00000000" w:rsidR="00000000" w:rsidRPr="00000000">
        <w:rPr>
          <w:rtl w:val="0"/>
        </w:rPr>
      </w:r>
    </w:p>
    <w:p w:rsidR="00000000" w:rsidDel="00000000" w:rsidP="00000000" w:rsidRDefault="00000000" w:rsidRPr="00000000" w14:paraId="000004D1">
      <w:pPr>
        <w:rPr>
          <w:sz w:val="18"/>
          <w:szCs w:val="18"/>
        </w:rPr>
      </w:pPr>
      <w:r w:rsidDel="00000000" w:rsidR="00000000" w:rsidRPr="00000000">
        <w:rPr>
          <w:rtl w:val="0"/>
        </w:rPr>
      </w:r>
    </w:p>
    <w:p w:rsidR="00000000" w:rsidDel="00000000" w:rsidP="00000000" w:rsidRDefault="00000000" w:rsidRPr="00000000" w14:paraId="000004D2">
      <w:pPr>
        <w:rPr>
          <w:sz w:val="18"/>
          <w:szCs w:val="18"/>
        </w:rPr>
      </w:pPr>
      <w:r w:rsidDel="00000000" w:rsidR="00000000" w:rsidRPr="00000000">
        <w:rPr>
          <w:rtl w:val="0"/>
        </w:rPr>
      </w:r>
    </w:p>
    <w:p w:rsidR="00000000" w:rsidDel="00000000" w:rsidP="00000000" w:rsidRDefault="00000000" w:rsidRPr="00000000" w14:paraId="000004D3">
      <w:pPr>
        <w:rPr>
          <w:sz w:val="18"/>
          <w:szCs w:val="18"/>
        </w:rPr>
      </w:pPr>
      <w:r w:rsidDel="00000000" w:rsidR="00000000" w:rsidRPr="00000000">
        <w:rPr>
          <w:sz w:val="18"/>
          <w:szCs w:val="18"/>
          <w:rtl w:val="0"/>
        </w:rPr>
        <w:t xml:space="preserve">ELK: </w:t>
      </w:r>
    </w:p>
    <w:p w:rsidR="00000000" w:rsidDel="00000000" w:rsidP="00000000" w:rsidRDefault="00000000" w:rsidRPr="00000000" w14:paraId="000004D4">
      <w:pPr>
        <w:rPr>
          <w:sz w:val="18"/>
          <w:szCs w:val="18"/>
        </w:rPr>
      </w:pPr>
      <w:r w:rsidDel="00000000" w:rsidR="00000000" w:rsidRPr="00000000">
        <w:rPr>
          <w:sz w:val="18"/>
          <w:szCs w:val="18"/>
          <w:rtl w:val="0"/>
        </w:rPr>
        <w:t xml:space="preserve">1. Elasticsearch can ingest log records</w:t>
      </w:r>
    </w:p>
    <w:p w:rsidR="00000000" w:rsidDel="00000000" w:rsidP="00000000" w:rsidRDefault="00000000" w:rsidRPr="00000000" w14:paraId="000004D5">
      <w:pPr>
        <w:rPr>
          <w:sz w:val="18"/>
          <w:szCs w:val="18"/>
        </w:rPr>
      </w:pPr>
      <w:r w:rsidDel="00000000" w:rsidR="00000000" w:rsidRPr="00000000">
        <w:rPr>
          <w:sz w:val="18"/>
          <w:szCs w:val="18"/>
          <w:rtl w:val="0"/>
        </w:rPr>
        <w:t xml:space="preserve">2. Elasticsearch shows log records of all NOVA components</w:t>
      </w:r>
    </w:p>
    <w:p w:rsidR="00000000" w:rsidDel="00000000" w:rsidP="00000000" w:rsidRDefault="00000000" w:rsidRPr="00000000" w14:paraId="000004D6">
      <w:pPr>
        <w:rPr>
          <w:sz w:val="18"/>
          <w:szCs w:val="18"/>
        </w:rPr>
      </w:pPr>
      <w:r w:rsidDel="00000000" w:rsidR="00000000" w:rsidRPr="00000000">
        <w:rPr>
          <w:sz w:val="18"/>
          <w:szCs w:val="18"/>
          <w:rtl w:val="0"/>
        </w:rPr>
        <w:t xml:space="preserve">3. Elasticsearch can filter-in log records of one given NOVA component by its name</w:t>
      </w:r>
    </w:p>
    <w:p w:rsidR="00000000" w:rsidDel="00000000" w:rsidP="00000000" w:rsidRDefault="00000000" w:rsidRPr="00000000" w14:paraId="000004D7">
      <w:pPr>
        <w:rPr>
          <w:sz w:val="18"/>
          <w:szCs w:val="18"/>
        </w:rPr>
      </w:pPr>
      <w:r w:rsidDel="00000000" w:rsidR="00000000" w:rsidRPr="00000000">
        <w:rPr>
          <w:sz w:val="18"/>
          <w:szCs w:val="18"/>
          <w:rtl w:val="0"/>
        </w:rPr>
        <w:t xml:space="preserve">4. pgAudit generated DML, DDL SQLs get audited in Elasticsearch (for PgAudit need to turn on in Alloydb omni for getting logs for DML, DDL forwarding)  </w:t>
      </w:r>
    </w:p>
    <w:p w:rsidR="00000000" w:rsidDel="00000000" w:rsidP="00000000" w:rsidRDefault="00000000" w:rsidRPr="00000000" w14:paraId="000004D8">
      <w:pPr>
        <w:rPr>
          <w:sz w:val="18"/>
          <w:szCs w:val="18"/>
        </w:rPr>
      </w:pPr>
      <w:r w:rsidDel="00000000" w:rsidR="00000000" w:rsidRPr="00000000">
        <w:rPr>
          <w:sz w:val="18"/>
          <w:szCs w:val="18"/>
          <w:rtl w:val="0"/>
        </w:rPr>
        <w:t xml:space="preserve">5. Elasticsearch shows AlloyDB 'internal' log records</w:t>
        <w:br w:type="textWrapping"/>
        <w:br w:type="textWrapping"/>
        <w:t xml:space="preserve">Elastic search service running status: </w:t>
      </w:r>
      <w:hyperlink r:id="rId31">
        <w:r w:rsidDel="00000000" w:rsidR="00000000" w:rsidRPr="00000000">
          <w:rPr>
            <w:color w:val="1155cc"/>
            <w:sz w:val="18"/>
            <w:szCs w:val="18"/>
            <w:u w:val="single"/>
            <w:rtl w:val="0"/>
          </w:rPr>
          <w:t xml:space="preserve">https://screenshot.googleplex.com/8FhtWHSz82JKoxL</w:t>
        </w:r>
      </w:hyperlink>
      <w:r w:rsidDel="00000000" w:rsidR="00000000" w:rsidRPr="00000000">
        <w:rPr>
          <w:sz w:val="18"/>
          <w:szCs w:val="18"/>
          <w:rtl w:val="0"/>
        </w:rPr>
        <w:br w:type="textWrapping"/>
        <w:t xml:space="preserve">Logstash service running status: </w:t>
      </w:r>
      <w:hyperlink r:id="rId32">
        <w:r w:rsidDel="00000000" w:rsidR="00000000" w:rsidRPr="00000000">
          <w:rPr>
            <w:color w:val="1155cc"/>
            <w:sz w:val="18"/>
            <w:szCs w:val="18"/>
            <w:u w:val="single"/>
            <w:rtl w:val="0"/>
          </w:rPr>
          <w:t xml:space="preserve">https://screenshot.googleplex.com/3hxF9ZV4TNFhbf5</w:t>
        </w:r>
      </w:hyperlink>
      <w:r w:rsidDel="00000000" w:rsidR="00000000" w:rsidRPr="00000000">
        <w:rPr>
          <w:rtl w:val="0"/>
        </w:rPr>
      </w:r>
    </w:p>
    <w:p w:rsidR="00000000" w:rsidDel="00000000" w:rsidP="00000000" w:rsidRDefault="00000000" w:rsidRPr="00000000" w14:paraId="000004D9">
      <w:pPr>
        <w:rPr>
          <w:sz w:val="18"/>
          <w:szCs w:val="18"/>
        </w:rPr>
      </w:pPr>
      <w:r w:rsidDel="00000000" w:rsidR="00000000" w:rsidRPr="00000000">
        <w:rPr>
          <w:sz w:val="18"/>
          <w:szCs w:val="18"/>
          <w:rtl w:val="0"/>
        </w:rPr>
        <w:br w:type="textWrapping"/>
        <w:t xml:space="preserve">ElasticSearch status: </w:t>
      </w:r>
      <w:hyperlink r:id="rId33">
        <w:r w:rsidDel="00000000" w:rsidR="00000000" w:rsidRPr="00000000">
          <w:rPr>
            <w:color w:val="1155cc"/>
            <w:sz w:val="18"/>
            <w:szCs w:val="18"/>
            <w:u w:val="single"/>
            <w:rtl w:val="0"/>
          </w:rPr>
          <w:t xml:space="preserve">https://screenshot.googleplex.com/5Tcv2cyeQppjF7C</w:t>
        </w:r>
      </w:hyperlink>
      <w:r w:rsidDel="00000000" w:rsidR="00000000" w:rsidRPr="00000000">
        <w:rPr>
          <w:rtl w:val="0"/>
        </w:rPr>
      </w:r>
    </w:p>
    <w:p w:rsidR="00000000" w:rsidDel="00000000" w:rsidP="00000000" w:rsidRDefault="00000000" w:rsidRPr="00000000" w14:paraId="000004DA">
      <w:pPr>
        <w:rPr>
          <w:sz w:val="18"/>
          <w:szCs w:val="18"/>
        </w:rPr>
      </w:pPr>
      <w:r w:rsidDel="00000000" w:rsidR="00000000" w:rsidRPr="00000000">
        <w:rPr>
          <w:rtl w:val="0"/>
        </w:rPr>
      </w:r>
    </w:p>
    <w:p w:rsidR="00000000" w:rsidDel="00000000" w:rsidP="00000000" w:rsidRDefault="00000000" w:rsidRPr="00000000" w14:paraId="000004DB">
      <w:pPr>
        <w:rPr>
          <w:sz w:val="18"/>
          <w:szCs w:val="18"/>
        </w:rPr>
      </w:pPr>
      <w:r w:rsidDel="00000000" w:rsidR="00000000" w:rsidRPr="00000000">
        <w:rPr>
          <w:sz w:val="18"/>
          <w:szCs w:val="18"/>
          <w:rtl w:val="0"/>
        </w:rPr>
        <w:t xml:space="preserve">In resilient-db-1</w:t>
        <w:br w:type="textWrapping"/>
        <w:t xml:space="preserve">Rsyslog status: </w:t>
      </w:r>
      <w:hyperlink r:id="rId34">
        <w:r w:rsidDel="00000000" w:rsidR="00000000" w:rsidRPr="00000000">
          <w:rPr>
            <w:color w:val="1155cc"/>
            <w:sz w:val="18"/>
            <w:szCs w:val="18"/>
            <w:u w:val="single"/>
            <w:rtl w:val="0"/>
          </w:rPr>
          <w:t xml:space="preserve">https://screenshot.googleplex.com/8ecmMSirE7MkSFt</w:t>
        </w:r>
      </w:hyperlink>
      <w:r w:rsidDel="00000000" w:rsidR="00000000" w:rsidRPr="00000000">
        <w:rPr>
          <w:rtl w:val="0"/>
        </w:rPr>
      </w:r>
    </w:p>
    <w:p w:rsidR="00000000" w:rsidDel="00000000" w:rsidP="00000000" w:rsidRDefault="00000000" w:rsidRPr="00000000" w14:paraId="000004DC">
      <w:pPr>
        <w:rPr>
          <w:sz w:val="18"/>
          <w:szCs w:val="18"/>
        </w:rPr>
      </w:pPr>
      <w:r w:rsidDel="00000000" w:rsidR="00000000" w:rsidRPr="00000000">
        <w:rPr>
          <w:rtl w:val="0"/>
        </w:rPr>
      </w:r>
    </w:p>
    <w:p w:rsidR="00000000" w:rsidDel="00000000" w:rsidP="00000000" w:rsidRDefault="00000000" w:rsidRPr="00000000" w14:paraId="000004DD">
      <w:pPr>
        <w:rPr>
          <w:sz w:val="18"/>
          <w:szCs w:val="18"/>
        </w:rPr>
      </w:pPr>
      <w:r w:rsidDel="00000000" w:rsidR="00000000" w:rsidRPr="00000000">
        <w:rPr>
          <w:sz w:val="18"/>
          <w:szCs w:val="18"/>
          <w:rtl w:val="0"/>
        </w:rPr>
        <w:t xml:space="preserve">In resilient-db-2</w:t>
      </w:r>
    </w:p>
    <w:p w:rsidR="00000000" w:rsidDel="00000000" w:rsidP="00000000" w:rsidRDefault="00000000" w:rsidRPr="00000000" w14:paraId="000004DE">
      <w:pPr>
        <w:rPr>
          <w:sz w:val="18"/>
          <w:szCs w:val="18"/>
        </w:rPr>
      </w:pPr>
      <w:r w:rsidDel="00000000" w:rsidR="00000000" w:rsidRPr="00000000">
        <w:rPr>
          <w:sz w:val="18"/>
          <w:szCs w:val="18"/>
          <w:rtl w:val="0"/>
        </w:rPr>
        <w:t xml:space="preserve">Rsyslog status: </w:t>
      </w:r>
      <w:hyperlink r:id="rId35">
        <w:r w:rsidDel="00000000" w:rsidR="00000000" w:rsidRPr="00000000">
          <w:rPr>
            <w:color w:val="1155cc"/>
            <w:sz w:val="18"/>
            <w:szCs w:val="18"/>
            <w:u w:val="single"/>
            <w:rtl w:val="0"/>
          </w:rPr>
          <w:t xml:space="preserve">https://screenshot.googleplex.com/XdKYAUBdkdhHrjq</w:t>
        </w:r>
      </w:hyperlink>
      <w:r w:rsidDel="00000000" w:rsidR="00000000" w:rsidRPr="00000000">
        <w:rPr>
          <w:rtl w:val="0"/>
        </w:rPr>
      </w:r>
    </w:p>
    <w:p w:rsidR="00000000" w:rsidDel="00000000" w:rsidP="00000000" w:rsidRDefault="00000000" w:rsidRPr="00000000" w14:paraId="000004DF">
      <w:pPr>
        <w:rPr>
          <w:sz w:val="18"/>
          <w:szCs w:val="18"/>
        </w:rPr>
      </w:pPr>
      <w:r w:rsidDel="00000000" w:rsidR="00000000" w:rsidRPr="00000000">
        <w:rPr>
          <w:sz w:val="18"/>
          <w:szCs w:val="18"/>
          <w:rtl w:val="0"/>
        </w:rPr>
        <w:br w:type="textWrapping"/>
        <w:t xml:space="preserve">In Resilient-db-3</w:t>
      </w:r>
    </w:p>
    <w:p w:rsidR="00000000" w:rsidDel="00000000" w:rsidP="00000000" w:rsidRDefault="00000000" w:rsidRPr="00000000" w14:paraId="000004E0">
      <w:pPr>
        <w:rPr>
          <w:sz w:val="18"/>
          <w:szCs w:val="18"/>
        </w:rPr>
      </w:pPr>
      <w:r w:rsidDel="00000000" w:rsidR="00000000" w:rsidRPr="00000000">
        <w:rPr>
          <w:sz w:val="18"/>
          <w:szCs w:val="18"/>
          <w:rtl w:val="0"/>
        </w:rPr>
        <w:t xml:space="preserve">Rsyslog status: </w:t>
      </w:r>
      <w:hyperlink r:id="rId36">
        <w:r w:rsidDel="00000000" w:rsidR="00000000" w:rsidRPr="00000000">
          <w:rPr>
            <w:color w:val="1155cc"/>
            <w:sz w:val="18"/>
            <w:szCs w:val="18"/>
            <w:u w:val="single"/>
            <w:rtl w:val="0"/>
          </w:rPr>
          <w:t xml:space="preserve">https://screenshot.googleplex.com/9fZNcaFgm7fYRVj</w:t>
        </w:r>
      </w:hyperlink>
      <w:r w:rsidDel="00000000" w:rsidR="00000000" w:rsidRPr="00000000">
        <w:rPr>
          <w:rtl w:val="0"/>
        </w:rPr>
      </w:r>
    </w:p>
    <w:p w:rsidR="00000000" w:rsidDel="00000000" w:rsidP="00000000" w:rsidRDefault="00000000" w:rsidRPr="00000000" w14:paraId="000004E1">
      <w:pPr>
        <w:rPr>
          <w:sz w:val="18"/>
          <w:szCs w:val="18"/>
        </w:rPr>
      </w:pPr>
      <w:r w:rsidDel="00000000" w:rsidR="00000000" w:rsidRPr="00000000">
        <w:rPr>
          <w:rtl w:val="0"/>
        </w:rPr>
      </w:r>
    </w:p>
    <w:p w:rsidR="00000000" w:rsidDel="00000000" w:rsidP="00000000" w:rsidRDefault="00000000" w:rsidRPr="00000000" w14:paraId="000004E2">
      <w:pPr>
        <w:rPr>
          <w:sz w:val="18"/>
          <w:szCs w:val="18"/>
        </w:rPr>
      </w:pPr>
      <w:r w:rsidDel="00000000" w:rsidR="00000000" w:rsidRPr="00000000">
        <w:rPr>
          <w:sz w:val="18"/>
          <w:szCs w:val="18"/>
          <w:rtl w:val="0"/>
        </w:rPr>
        <w:t xml:space="preserve">ElasticSearch logs records:</w:t>
        <w:br w:type="textWrapping"/>
        <w:t xml:space="preserve">1. Alloydb-internal-logs: </w:t>
      </w:r>
    </w:p>
    <w:p w:rsidR="00000000" w:rsidDel="00000000" w:rsidP="00000000" w:rsidRDefault="00000000" w:rsidRPr="00000000" w14:paraId="000004E3">
      <w:pPr>
        <w:numPr>
          <w:ilvl w:val="0"/>
          <w:numId w:val="10"/>
        </w:numPr>
        <w:ind w:left="720" w:hanging="360"/>
        <w:rPr>
          <w:sz w:val="18"/>
          <w:szCs w:val="18"/>
        </w:rPr>
      </w:pPr>
      <w:r w:rsidDel="00000000" w:rsidR="00000000" w:rsidRPr="00000000">
        <w:rPr>
          <w:sz w:val="18"/>
          <w:szCs w:val="18"/>
          <w:rtl w:val="0"/>
        </w:rPr>
        <w:t xml:space="preserve">Command: curl -s -X GET http://localhost:9200/_all/_search?q=programname=alloydb-internal-logs | jq</w:t>
      </w:r>
    </w:p>
    <w:p w:rsidR="00000000" w:rsidDel="00000000" w:rsidP="00000000" w:rsidRDefault="00000000" w:rsidRPr="00000000" w14:paraId="000004E4">
      <w:pPr>
        <w:numPr>
          <w:ilvl w:val="0"/>
          <w:numId w:val="10"/>
        </w:numPr>
        <w:ind w:left="720" w:hanging="360"/>
        <w:rPr>
          <w:sz w:val="18"/>
          <w:szCs w:val="18"/>
        </w:rPr>
      </w:pPr>
      <w:r w:rsidDel="00000000" w:rsidR="00000000" w:rsidRPr="00000000">
        <w:rPr>
          <w:sz w:val="18"/>
          <w:szCs w:val="18"/>
          <w:rtl w:val="0"/>
        </w:rPr>
        <w:t xml:space="preserve">Screenshot: </w:t>
      </w:r>
      <w:hyperlink r:id="rId37">
        <w:r w:rsidDel="00000000" w:rsidR="00000000" w:rsidRPr="00000000">
          <w:rPr>
            <w:color w:val="1155cc"/>
            <w:sz w:val="18"/>
            <w:szCs w:val="18"/>
            <w:u w:val="single"/>
            <w:rtl w:val="0"/>
          </w:rPr>
          <w:t xml:space="preserve">https://screenshot.googleplex.com/5LBTjG3ZnQPGhk3</w:t>
        </w:r>
      </w:hyperlink>
      <w:r w:rsidDel="00000000" w:rsidR="00000000" w:rsidRPr="00000000">
        <w:rPr>
          <w:rtl w:val="0"/>
        </w:rPr>
      </w:r>
    </w:p>
    <w:p w:rsidR="00000000" w:rsidDel="00000000" w:rsidP="00000000" w:rsidRDefault="00000000" w:rsidRPr="00000000" w14:paraId="000004E5">
      <w:pPr>
        <w:rPr>
          <w:sz w:val="18"/>
          <w:szCs w:val="18"/>
        </w:rPr>
      </w:pPr>
      <w:r w:rsidDel="00000000" w:rsidR="00000000" w:rsidRPr="00000000">
        <w:rPr>
          <w:sz w:val="18"/>
          <w:szCs w:val="18"/>
          <w:rtl w:val="0"/>
        </w:rPr>
        <w:t xml:space="preserve">2. Patroni: </w:t>
      </w:r>
    </w:p>
    <w:p w:rsidR="00000000" w:rsidDel="00000000" w:rsidP="00000000" w:rsidRDefault="00000000" w:rsidRPr="00000000" w14:paraId="000004E6">
      <w:pPr>
        <w:numPr>
          <w:ilvl w:val="0"/>
          <w:numId w:val="60"/>
        </w:numPr>
        <w:ind w:left="720" w:hanging="360"/>
        <w:rPr>
          <w:sz w:val="18"/>
          <w:szCs w:val="18"/>
        </w:rPr>
      </w:pPr>
      <w:r w:rsidDel="00000000" w:rsidR="00000000" w:rsidRPr="00000000">
        <w:rPr>
          <w:sz w:val="18"/>
          <w:szCs w:val="18"/>
          <w:rtl w:val="0"/>
        </w:rPr>
        <w:t xml:space="preserve">Command: curl -s -X GET http://localhost:9200/_all/_search?q=programname=patroni | jq</w:t>
      </w:r>
    </w:p>
    <w:p w:rsidR="00000000" w:rsidDel="00000000" w:rsidP="00000000" w:rsidRDefault="00000000" w:rsidRPr="00000000" w14:paraId="000004E7">
      <w:pPr>
        <w:numPr>
          <w:ilvl w:val="0"/>
          <w:numId w:val="60"/>
        </w:numPr>
        <w:ind w:left="720" w:hanging="360"/>
        <w:rPr>
          <w:sz w:val="18"/>
          <w:szCs w:val="18"/>
        </w:rPr>
      </w:pPr>
      <w:r w:rsidDel="00000000" w:rsidR="00000000" w:rsidRPr="00000000">
        <w:rPr>
          <w:sz w:val="18"/>
          <w:szCs w:val="18"/>
          <w:rtl w:val="0"/>
        </w:rPr>
        <w:t xml:space="preserve">Screenshot: </w:t>
      </w:r>
      <w:hyperlink r:id="rId38">
        <w:r w:rsidDel="00000000" w:rsidR="00000000" w:rsidRPr="00000000">
          <w:rPr>
            <w:color w:val="1155cc"/>
            <w:sz w:val="18"/>
            <w:szCs w:val="18"/>
            <w:u w:val="single"/>
            <w:rtl w:val="0"/>
          </w:rPr>
          <w:t xml:space="preserve">https://screenshot.googleplex.com/5qpdUXE8gq6NVna</w:t>
        </w:r>
      </w:hyperlink>
      <w:r w:rsidDel="00000000" w:rsidR="00000000" w:rsidRPr="00000000">
        <w:rPr>
          <w:rtl w:val="0"/>
        </w:rPr>
      </w:r>
    </w:p>
    <w:p w:rsidR="00000000" w:rsidDel="00000000" w:rsidP="00000000" w:rsidRDefault="00000000" w:rsidRPr="00000000" w14:paraId="000004E8">
      <w:pPr>
        <w:rPr>
          <w:sz w:val="18"/>
          <w:szCs w:val="18"/>
        </w:rPr>
      </w:pPr>
      <w:r w:rsidDel="00000000" w:rsidR="00000000" w:rsidRPr="00000000">
        <w:rPr>
          <w:sz w:val="18"/>
          <w:szCs w:val="18"/>
          <w:rtl w:val="0"/>
        </w:rPr>
        <w:t xml:space="preserve">3. etcd: </w:t>
      </w:r>
    </w:p>
    <w:p w:rsidR="00000000" w:rsidDel="00000000" w:rsidP="00000000" w:rsidRDefault="00000000" w:rsidRPr="00000000" w14:paraId="000004E9">
      <w:pPr>
        <w:numPr>
          <w:ilvl w:val="0"/>
          <w:numId w:val="60"/>
        </w:numPr>
        <w:ind w:left="720" w:hanging="360"/>
        <w:rPr>
          <w:sz w:val="18"/>
          <w:szCs w:val="18"/>
        </w:rPr>
      </w:pPr>
      <w:r w:rsidDel="00000000" w:rsidR="00000000" w:rsidRPr="00000000">
        <w:rPr>
          <w:sz w:val="18"/>
          <w:szCs w:val="18"/>
          <w:rtl w:val="0"/>
        </w:rPr>
        <w:t xml:space="preserve">Command: curl -s -X GET "http://localhost:9200/_all/_search?pretty" -H 'Content-Type: application/json' -d'</w:t>
      </w:r>
    </w:p>
    <w:p w:rsidR="00000000" w:rsidDel="00000000" w:rsidP="00000000" w:rsidRDefault="00000000" w:rsidRPr="00000000" w14:paraId="000004EA">
      <w:pPr>
        <w:ind w:left="720"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4EB">
      <w:pPr>
        <w:ind w:left="720" w:firstLine="0"/>
        <w:rPr>
          <w:sz w:val="18"/>
          <w:szCs w:val="18"/>
        </w:rPr>
      </w:pPr>
      <w:r w:rsidDel="00000000" w:rsidR="00000000" w:rsidRPr="00000000">
        <w:rPr>
          <w:sz w:val="18"/>
          <w:szCs w:val="18"/>
          <w:rtl w:val="0"/>
        </w:rPr>
        <w:t xml:space="preserve">  "query": {</w:t>
      </w:r>
    </w:p>
    <w:p w:rsidR="00000000" w:rsidDel="00000000" w:rsidP="00000000" w:rsidRDefault="00000000" w:rsidRPr="00000000" w14:paraId="000004EC">
      <w:pPr>
        <w:ind w:left="720" w:firstLine="0"/>
        <w:rPr>
          <w:sz w:val="18"/>
          <w:szCs w:val="18"/>
        </w:rPr>
      </w:pPr>
      <w:r w:rsidDel="00000000" w:rsidR="00000000" w:rsidRPr="00000000">
        <w:rPr>
          <w:sz w:val="18"/>
          <w:szCs w:val="18"/>
          <w:rtl w:val="0"/>
        </w:rPr>
        <w:t xml:space="preserve">    "term": {</w:t>
      </w:r>
    </w:p>
    <w:p w:rsidR="00000000" w:rsidDel="00000000" w:rsidP="00000000" w:rsidRDefault="00000000" w:rsidRPr="00000000" w14:paraId="000004ED">
      <w:pPr>
        <w:ind w:left="720" w:firstLine="0"/>
        <w:rPr>
          <w:sz w:val="18"/>
          <w:szCs w:val="18"/>
        </w:rPr>
      </w:pPr>
      <w:r w:rsidDel="00000000" w:rsidR="00000000" w:rsidRPr="00000000">
        <w:rPr>
          <w:sz w:val="18"/>
          <w:szCs w:val="18"/>
          <w:rtl w:val="0"/>
        </w:rPr>
        <w:t xml:space="preserve">      "program.keyword": "etcd"</w:t>
      </w:r>
    </w:p>
    <w:p w:rsidR="00000000" w:rsidDel="00000000" w:rsidP="00000000" w:rsidRDefault="00000000" w:rsidRPr="00000000" w14:paraId="000004EE">
      <w:pPr>
        <w:ind w:left="72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4EF">
      <w:pPr>
        <w:ind w:left="72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4F0">
      <w:pPr>
        <w:ind w:left="720"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4F1">
      <w:pPr>
        <w:ind w:left="720" w:firstLine="0"/>
        <w:rPr>
          <w:sz w:val="18"/>
          <w:szCs w:val="18"/>
        </w:rPr>
      </w:pPr>
      <w:r w:rsidDel="00000000" w:rsidR="00000000" w:rsidRPr="00000000">
        <w:rPr>
          <w:sz w:val="18"/>
          <w:szCs w:val="18"/>
          <w:rtl w:val="0"/>
        </w:rPr>
        <w:t xml:space="preserve">' | jq</w:t>
      </w:r>
    </w:p>
    <w:p w:rsidR="00000000" w:rsidDel="00000000" w:rsidP="00000000" w:rsidRDefault="00000000" w:rsidRPr="00000000" w14:paraId="000004F2">
      <w:pPr>
        <w:ind w:left="720" w:firstLine="0"/>
        <w:rPr>
          <w:sz w:val="18"/>
          <w:szCs w:val="18"/>
        </w:rPr>
      </w:pPr>
      <w:r w:rsidDel="00000000" w:rsidR="00000000" w:rsidRPr="00000000">
        <w:rPr>
          <w:rtl w:val="0"/>
        </w:rPr>
      </w:r>
    </w:p>
    <w:p w:rsidR="00000000" w:rsidDel="00000000" w:rsidP="00000000" w:rsidRDefault="00000000" w:rsidRPr="00000000" w14:paraId="000004F3">
      <w:pPr>
        <w:numPr>
          <w:ilvl w:val="0"/>
          <w:numId w:val="60"/>
        </w:numPr>
        <w:ind w:left="720" w:hanging="360"/>
        <w:rPr>
          <w:sz w:val="18"/>
          <w:szCs w:val="18"/>
        </w:rPr>
      </w:pPr>
      <w:r w:rsidDel="00000000" w:rsidR="00000000" w:rsidRPr="00000000">
        <w:rPr>
          <w:sz w:val="18"/>
          <w:szCs w:val="18"/>
          <w:rtl w:val="0"/>
        </w:rPr>
        <w:t xml:space="preserve">Screenshot: </w:t>
      </w:r>
      <w:hyperlink r:id="rId39">
        <w:r w:rsidDel="00000000" w:rsidR="00000000" w:rsidRPr="00000000">
          <w:rPr>
            <w:color w:val="1155cc"/>
            <w:sz w:val="18"/>
            <w:szCs w:val="18"/>
            <w:u w:val="single"/>
            <w:rtl w:val="0"/>
          </w:rPr>
          <w:t xml:space="preserve">https://screenshot.googleplex.com/CQgEdWcL76p3fFS</w:t>
        </w:r>
      </w:hyperlink>
      <w:r w:rsidDel="00000000" w:rsidR="00000000" w:rsidRPr="00000000">
        <w:rPr>
          <w:rtl w:val="0"/>
        </w:rPr>
      </w:r>
    </w:p>
    <w:p w:rsidR="00000000" w:rsidDel="00000000" w:rsidP="00000000" w:rsidRDefault="00000000" w:rsidRPr="00000000" w14:paraId="000004F4">
      <w:pPr>
        <w:rPr>
          <w:sz w:val="18"/>
          <w:szCs w:val="18"/>
        </w:rPr>
      </w:pPr>
      <w:r w:rsidDel="00000000" w:rsidR="00000000" w:rsidRPr="00000000">
        <w:rPr>
          <w:sz w:val="18"/>
          <w:szCs w:val="18"/>
          <w:rtl w:val="0"/>
        </w:rPr>
        <w:t xml:space="preserve">4. Alloydbomni_monitor:</w:t>
      </w:r>
    </w:p>
    <w:p w:rsidR="00000000" w:rsidDel="00000000" w:rsidP="00000000" w:rsidRDefault="00000000" w:rsidRPr="00000000" w14:paraId="000004F5">
      <w:pPr>
        <w:numPr>
          <w:ilvl w:val="0"/>
          <w:numId w:val="35"/>
        </w:numPr>
        <w:ind w:left="720" w:hanging="360"/>
        <w:rPr>
          <w:sz w:val="18"/>
          <w:szCs w:val="18"/>
        </w:rPr>
      </w:pPr>
      <w:r w:rsidDel="00000000" w:rsidR="00000000" w:rsidRPr="00000000">
        <w:rPr>
          <w:sz w:val="18"/>
          <w:szCs w:val="18"/>
          <w:rtl w:val="0"/>
        </w:rPr>
        <w:t xml:space="preserve">Command: curl -s -X GET "http://localhost:9200/_all/_search?pretty" -H 'Content-Type: application/json' -d'</w:t>
      </w:r>
    </w:p>
    <w:p w:rsidR="00000000" w:rsidDel="00000000" w:rsidP="00000000" w:rsidRDefault="00000000" w:rsidRPr="00000000" w14:paraId="000004F6">
      <w:pPr>
        <w:ind w:left="720"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4F7">
      <w:pPr>
        <w:ind w:left="720" w:firstLine="0"/>
        <w:rPr>
          <w:sz w:val="18"/>
          <w:szCs w:val="18"/>
        </w:rPr>
      </w:pPr>
      <w:r w:rsidDel="00000000" w:rsidR="00000000" w:rsidRPr="00000000">
        <w:rPr>
          <w:sz w:val="18"/>
          <w:szCs w:val="18"/>
          <w:rtl w:val="0"/>
        </w:rPr>
        <w:t xml:space="preserve">  "query": {</w:t>
      </w:r>
    </w:p>
    <w:p w:rsidR="00000000" w:rsidDel="00000000" w:rsidP="00000000" w:rsidRDefault="00000000" w:rsidRPr="00000000" w14:paraId="000004F8">
      <w:pPr>
        <w:ind w:left="720" w:firstLine="0"/>
        <w:rPr>
          <w:sz w:val="18"/>
          <w:szCs w:val="18"/>
        </w:rPr>
      </w:pPr>
      <w:r w:rsidDel="00000000" w:rsidR="00000000" w:rsidRPr="00000000">
        <w:rPr>
          <w:sz w:val="18"/>
          <w:szCs w:val="18"/>
          <w:rtl w:val="0"/>
        </w:rPr>
        <w:t xml:space="preserve">    "term": {</w:t>
      </w:r>
    </w:p>
    <w:p w:rsidR="00000000" w:rsidDel="00000000" w:rsidP="00000000" w:rsidRDefault="00000000" w:rsidRPr="00000000" w14:paraId="000004F9">
      <w:pPr>
        <w:ind w:left="720" w:firstLine="0"/>
        <w:rPr>
          <w:sz w:val="18"/>
          <w:szCs w:val="18"/>
        </w:rPr>
      </w:pPr>
      <w:r w:rsidDel="00000000" w:rsidR="00000000" w:rsidRPr="00000000">
        <w:rPr>
          <w:sz w:val="18"/>
          <w:szCs w:val="18"/>
          <w:rtl w:val="0"/>
        </w:rPr>
        <w:t xml:space="preserve">      "program.keyword": "alloydbomni_monitor"</w:t>
      </w:r>
    </w:p>
    <w:p w:rsidR="00000000" w:rsidDel="00000000" w:rsidP="00000000" w:rsidRDefault="00000000" w:rsidRPr="00000000" w14:paraId="000004FA">
      <w:pPr>
        <w:ind w:left="72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4FB">
      <w:pPr>
        <w:ind w:left="72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4FC">
      <w:pPr>
        <w:ind w:left="720"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4FD">
      <w:pPr>
        <w:ind w:left="720" w:firstLine="0"/>
        <w:rPr>
          <w:sz w:val="18"/>
          <w:szCs w:val="18"/>
        </w:rPr>
      </w:pPr>
      <w:r w:rsidDel="00000000" w:rsidR="00000000" w:rsidRPr="00000000">
        <w:rPr>
          <w:sz w:val="18"/>
          <w:szCs w:val="18"/>
          <w:rtl w:val="0"/>
        </w:rPr>
        <w:t xml:space="preserve">' | jq</w:t>
      </w:r>
    </w:p>
    <w:p w:rsidR="00000000" w:rsidDel="00000000" w:rsidP="00000000" w:rsidRDefault="00000000" w:rsidRPr="00000000" w14:paraId="000004FE">
      <w:pPr>
        <w:ind w:left="720" w:firstLine="0"/>
        <w:rPr>
          <w:sz w:val="18"/>
          <w:szCs w:val="18"/>
        </w:rPr>
      </w:pPr>
      <w:r w:rsidDel="00000000" w:rsidR="00000000" w:rsidRPr="00000000">
        <w:rPr>
          <w:rtl w:val="0"/>
        </w:rPr>
      </w:r>
    </w:p>
    <w:p w:rsidR="00000000" w:rsidDel="00000000" w:rsidP="00000000" w:rsidRDefault="00000000" w:rsidRPr="00000000" w14:paraId="000004FF">
      <w:pPr>
        <w:numPr>
          <w:ilvl w:val="0"/>
          <w:numId w:val="35"/>
        </w:numPr>
        <w:ind w:left="720" w:hanging="360"/>
        <w:rPr>
          <w:sz w:val="18"/>
          <w:szCs w:val="18"/>
        </w:rPr>
      </w:pPr>
      <w:r w:rsidDel="00000000" w:rsidR="00000000" w:rsidRPr="00000000">
        <w:rPr>
          <w:sz w:val="18"/>
          <w:szCs w:val="18"/>
          <w:rtl w:val="0"/>
        </w:rPr>
        <w:t xml:space="preserve">Screenshot: </w:t>
      </w:r>
      <w:hyperlink r:id="rId40">
        <w:r w:rsidDel="00000000" w:rsidR="00000000" w:rsidRPr="00000000">
          <w:rPr>
            <w:color w:val="1155cc"/>
            <w:sz w:val="18"/>
            <w:szCs w:val="18"/>
            <w:u w:val="single"/>
            <w:rtl w:val="0"/>
          </w:rPr>
          <w:t xml:space="preserve">https://screenshot.googleplex.com/7rmVNVApREvgZvg</w:t>
        </w:r>
      </w:hyperlink>
      <w:r w:rsidDel="00000000" w:rsidR="00000000" w:rsidRPr="00000000">
        <w:rPr>
          <w:rtl w:val="0"/>
        </w:rPr>
      </w:r>
    </w:p>
    <w:p w:rsidR="00000000" w:rsidDel="00000000" w:rsidP="00000000" w:rsidRDefault="00000000" w:rsidRPr="00000000" w14:paraId="00000500">
      <w:pPr>
        <w:ind w:left="720" w:firstLine="0"/>
        <w:rPr>
          <w:sz w:val="18"/>
          <w:szCs w:val="18"/>
        </w:rPr>
      </w:pPr>
      <w:r w:rsidDel="00000000" w:rsidR="00000000" w:rsidRPr="00000000">
        <w:rPr>
          <w:rtl w:val="0"/>
        </w:rPr>
      </w:r>
    </w:p>
    <w:p w:rsidR="00000000" w:rsidDel="00000000" w:rsidP="00000000" w:rsidRDefault="00000000" w:rsidRPr="00000000" w14:paraId="00000501">
      <w:pPr>
        <w:rPr>
          <w:sz w:val="18"/>
          <w:szCs w:val="18"/>
        </w:rPr>
      </w:pPr>
      <w:r w:rsidDel="00000000" w:rsidR="00000000" w:rsidRPr="00000000">
        <w:rPr>
          <w:sz w:val="18"/>
          <w:szCs w:val="18"/>
          <w:rtl w:val="0"/>
        </w:rPr>
        <w:t xml:space="preserve">Sample logs:</w:t>
      </w:r>
    </w:p>
    <w:p w:rsidR="00000000" w:rsidDel="00000000" w:rsidP="00000000" w:rsidRDefault="00000000" w:rsidRPr="00000000" w14:paraId="00000502">
      <w:pPr>
        <w:rPr>
          <w:sz w:val="18"/>
          <w:szCs w:val="18"/>
        </w:rPr>
      </w:pPr>
      <w:r w:rsidDel="00000000" w:rsidR="00000000" w:rsidRPr="00000000">
        <w:rPr>
          <w:sz w:val="18"/>
          <w:szCs w:val="18"/>
          <w:rtl w:val="0"/>
        </w:rPr>
        <w:t xml:space="preserve">5. Pgbouncer:</w:t>
      </w:r>
    </w:p>
    <w:p w:rsidR="00000000" w:rsidDel="00000000" w:rsidP="00000000" w:rsidRDefault="00000000" w:rsidRPr="00000000" w14:paraId="00000503">
      <w:pPr>
        <w:numPr>
          <w:ilvl w:val="0"/>
          <w:numId w:val="28"/>
        </w:numPr>
        <w:ind w:left="720" w:hanging="360"/>
        <w:rPr>
          <w:sz w:val="18"/>
          <w:szCs w:val="18"/>
        </w:rPr>
      </w:pPr>
      <w:r w:rsidDel="00000000" w:rsidR="00000000" w:rsidRPr="00000000">
        <w:rPr>
          <w:sz w:val="18"/>
          <w:szCs w:val="18"/>
          <w:rtl w:val="0"/>
        </w:rPr>
        <w:t xml:space="preserve">Command: curl -s -X GET http://localhost:9200/_all/_search?q=programname=pgbouncer | jq</w:t>
      </w:r>
    </w:p>
    <w:p w:rsidR="00000000" w:rsidDel="00000000" w:rsidP="00000000" w:rsidRDefault="00000000" w:rsidRPr="00000000" w14:paraId="00000504">
      <w:pPr>
        <w:numPr>
          <w:ilvl w:val="0"/>
          <w:numId w:val="28"/>
        </w:numPr>
        <w:ind w:left="720" w:hanging="360"/>
        <w:rPr>
          <w:sz w:val="18"/>
          <w:szCs w:val="18"/>
        </w:rPr>
      </w:pPr>
      <w:r w:rsidDel="00000000" w:rsidR="00000000" w:rsidRPr="00000000">
        <w:rPr>
          <w:sz w:val="18"/>
          <w:szCs w:val="18"/>
          <w:rtl w:val="0"/>
        </w:rPr>
        <w:t xml:space="preserve">Screenshot: </w:t>
      </w:r>
      <w:hyperlink r:id="rId41">
        <w:r w:rsidDel="00000000" w:rsidR="00000000" w:rsidRPr="00000000">
          <w:rPr>
            <w:color w:val="1155cc"/>
            <w:sz w:val="18"/>
            <w:szCs w:val="18"/>
            <w:u w:val="single"/>
            <w:rtl w:val="0"/>
          </w:rPr>
          <w:t xml:space="preserve">https://screenshot.googleplex.com/Ai3K89NYjMCPH6n</w:t>
        </w:r>
      </w:hyperlink>
      <w:r w:rsidDel="00000000" w:rsidR="00000000" w:rsidRPr="00000000">
        <w:rPr>
          <w:rtl w:val="0"/>
        </w:rPr>
      </w:r>
    </w:p>
    <w:p w:rsidR="00000000" w:rsidDel="00000000" w:rsidP="00000000" w:rsidRDefault="00000000" w:rsidRPr="00000000" w14:paraId="00000505">
      <w:pPr>
        <w:ind w:left="720" w:firstLine="0"/>
        <w:rPr>
          <w:sz w:val="18"/>
          <w:szCs w:val="18"/>
        </w:rPr>
      </w:pPr>
      <w:r w:rsidDel="00000000" w:rsidR="00000000" w:rsidRPr="00000000">
        <w:rPr>
          <w:rtl w:val="0"/>
        </w:rPr>
      </w:r>
    </w:p>
    <w:p w:rsidR="00000000" w:rsidDel="00000000" w:rsidP="00000000" w:rsidRDefault="00000000" w:rsidRPr="00000000" w14:paraId="00000506">
      <w:pPr>
        <w:rPr>
          <w:sz w:val="18"/>
          <w:szCs w:val="18"/>
        </w:rPr>
      </w:pPr>
      <w:r w:rsidDel="00000000" w:rsidR="00000000" w:rsidRPr="00000000">
        <w:rPr>
          <w:sz w:val="18"/>
          <w:szCs w:val="18"/>
          <w:rtl w:val="0"/>
        </w:rPr>
        <w:t xml:space="preserve">6. Pgbackrest:</w:t>
      </w:r>
    </w:p>
    <w:p w:rsidR="00000000" w:rsidDel="00000000" w:rsidP="00000000" w:rsidRDefault="00000000" w:rsidRPr="00000000" w14:paraId="00000507">
      <w:pPr>
        <w:numPr>
          <w:ilvl w:val="0"/>
          <w:numId w:val="52"/>
        </w:numPr>
        <w:ind w:left="720" w:hanging="360"/>
        <w:rPr>
          <w:sz w:val="18"/>
          <w:szCs w:val="18"/>
        </w:rPr>
      </w:pPr>
      <w:r w:rsidDel="00000000" w:rsidR="00000000" w:rsidRPr="00000000">
        <w:rPr>
          <w:sz w:val="18"/>
          <w:szCs w:val="18"/>
          <w:rtl w:val="0"/>
        </w:rPr>
        <w:t xml:space="preserve">Command: curl -s -X GET http://localhost:9200/_all/_search?q=programname=pgbackrest | jq</w:t>
      </w:r>
    </w:p>
    <w:p w:rsidR="00000000" w:rsidDel="00000000" w:rsidP="00000000" w:rsidRDefault="00000000" w:rsidRPr="00000000" w14:paraId="00000508">
      <w:pPr>
        <w:numPr>
          <w:ilvl w:val="0"/>
          <w:numId w:val="52"/>
        </w:numPr>
        <w:ind w:left="720" w:hanging="360"/>
        <w:rPr>
          <w:sz w:val="18"/>
          <w:szCs w:val="18"/>
        </w:rPr>
      </w:pPr>
      <w:r w:rsidDel="00000000" w:rsidR="00000000" w:rsidRPr="00000000">
        <w:rPr>
          <w:sz w:val="18"/>
          <w:szCs w:val="18"/>
          <w:rtl w:val="0"/>
        </w:rPr>
        <w:t xml:space="preserve">Screenshot: </w:t>
      </w:r>
      <w:hyperlink r:id="rId42">
        <w:r w:rsidDel="00000000" w:rsidR="00000000" w:rsidRPr="00000000">
          <w:rPr>
            <w:color w:val="1155cc"/>
            <w:sz w:val="18"/>
            <w:szCs w:val="18"/>
            <w:u w:val="single"/>
            <w:rtl w:val="0"/>
          </w:rPr>
          <w:t xml:space="preserve">https://screenshot.googleplex.com/4eudnUASGvH44ys</w:t>
        </w:r>
      </w:hyperlink>
      <w:r w:rsidDel="00000000" w:rsidR="00000000" w:rsidRPr="00000000">
        <w:rPr>
          <w:rtl w:val="0"/>
        </w:rPr>
      </w:r>
    </w:p>
    <w:p w:rsidR="00000000" w:rsidDel="00000000" w:rsidP="00000000" w:rsidRDefault="00000000" w:rsidRPr="00000000" w14:paraId="00000509">
      <w:pPr>
        <w:ind w:left="720" w:firstLine="0"/>
        <w:rPr>
          <w:sz w:val="18"/>
          <w:szCs w:val="18"/>
        </w:rPr>
      </w:pPr>
      <w:r w:rsidDel="00000000" w:rsidR="00000000" w:rsidRPr="00000000">
        <w:rPr>
          <w:rtl w:val="0"/>
        </w:rPr>
      </w:r>
    </w:p>
    <w:p w:rsidR="00000000" w:rsidDel="00000000" w:rsidP="00000000" w:rsidRDefault="00000000" w:rsidRPr="00000000" w14:paraId="0000050A">
      <w:pPr>
        <w:rPr>
          <w:sz w:val="18"/>
          <w:szCs w:val="18"/>
        </w:rPr>
      </w:pPr>
      <w:r w:rsidDel="00000000" w:rsidR="00000000" w:rsidRPr="00000000">
        <w:rPr>
          <w:sz w:val="18"/>
          <w:szCs w:val="18"/>
          <w:rtl w:val="0"/>
        </w:rPr>
        <w:t xml:space="preserve">7. Keepalived:</w:t>
      </w:r>
    </w:p>
    <w:p w:rsidR="00000000" w:rsidDel="00000000" w:rsidP="00000000" w:rsidRDefault="00000000" w:rsidRPr="00000000" w14:paraId="0000050B">
      <w:pPr>
        <w:rPr>
          <w:sz w:val="18"/>
          <w:szCs w:val="18"/>
        </w:rPr>
      </w:pPr>
      <w:r w:rsidDel="00000000" w:rsidR="00000000" w:rsidRPr="00000000">
        <w:rPr>
          <w:rtl w:val="0"/>
        </w:rPr>
      </w:r>
    </w:p>
    <w:p w:rsidR="00000000" w:rsidDel="00000000" w:rsidP="00000000" w:rsidRDefault="00000000" w:rsidRPr="00000000" w14:paraId="0000050C">
      <w:pPr>
        <w:numPr>
          <w:ilvl w:val="0"/>
          <w:numId w:val="52"/>
        </w:numPr>
        <w:ind w:left="720" w:hanging="360"/>
        <w:rPr>
          <w:sz w:val="18"/>
          <w:szCs w:val="18"/>
        </w:rPr>
      </w:pPr>
      <w:r w:rsidDel="00000000" w:rsidR="00000000" w:rsidRPr="00000000">
        <w:rPr>
          <w:sz w:val="18"/>
          <w:szCs w:val="18"/>
          <w:rtl w:val="0"/>
        </w:rPr>
        <w:t xml:space="preserve">Command: curl -s -X GET http://localhost:9200/_all/_search?q=programname=keepalived | jq</w:t>
      </w:r>
    </w:p>
    <w:p w:rsidR="00000000" w:rsidDel="00000000" w:rsidP="00000000" w:rsidRDefault="00000000" w:rsidRPr="00000000" w14:paraId="0000050D">
      <w:pPr>
        <w:numPr>
          <w:ilvl w:val="0"/>
          <w:numId w:val="52"/>
        </w:numPr>
        <w:ind w:left="720" w:hanging="360"/>
        <w:rPr>
          <w:sz w:val="18"/>
          <w:szCs w:val="18"/>
        </w:rPr>
      </w:pPr>
      <w:r w:rsidDel="00000000" w:rsidR="00000000" w:rsidRPr="00000000">
        <w:rPr>
          <w:sz w:val="18"/>
          <w:szCs w:val="18"/>
          <w:rtl w:val="0"/>
        </w:rPr>
        <w:t xml:space="preserve">Screenshot: </w:t>
      </w:r>
      <w:hyperlink r:id="rId43">
        <w:r w:rsidDel="00000000" w:rsidR="00000000" w:rsidRPr="00000000">
          <w:rPr>
            <w:color w:val="1155cc"/>
            <w:sz w:val="18"/>
            <w:szCs w:val="18"/>
            <w:u w:val="single"/>
            <w:rtl w:val="0"/>
          </w:rPr>
          <w:t xml:space="preserve">https://screenshot.googleplex.com/9LqqTKj6oSf5MM8</w:t>
        </w:r>
      </w:hyperlink>
      <w:r w:rsidDel="00000000" w:rsidR="00000000" w:rsidRPr="00000000">
        <w:rPr>
          <w:rtl w:val="0"/>
        </w:rPr>
      </w:r>
    </w:p>
    <w:p w:rsidR="00000000" w:rsidDel="00000000" w:rsidP="00000000" w:rsidRDefault="00000000" w:rsidRPr="00000000" w14:paraId="0000050E">
      <w:pPr>
        <w:rPr>
          <w:sz w:val="18"/>
          <w:szCs w:val="18"/>
        </w:rPr>
      </w:pPr>
      <w:r w:rsidDel="00000000" w:rsidR="00000000" w:rsidRPr="00000000">
        <w:rPr>
          <w:rtl w:val="0"/>
        </w:rPr>
      </w:r>
    </w:p>
    <w:p w:rsidR="00000000" w:rsidDel="00000000" w:rsidP="00000000" w:rsidRDefault="00000000" w:rsidRPr="00000000" w14:paraId="0000050F">
      <w:pPr>
        <w:rPr>
          <w:sz w:val="18"/>
          <w:szCs w:val="18"/>
        </w:rPr>
      </w:pPr>
      <w:r w:rsidDel="00000000" w:rsidR="00000000" w:rsidRPr="00000000">
        <w:rPr>
          <w:sz w:val="18"/>
          <w:szCs w:val="18"/>
          <w:rtl w:val="0"/>
        </w:rPr>
        <w:br w:type="textWrapping"/>
        <w:br w:type="textWrapping"/>
        <w:t xml:space="preserve">Questions:</w:t>
      </w:r>
    </w:p>
    <w:p w:rsidR="00000000" w:rsidDel="00000000" w:rsidP="00000000" w:rsidRDefault="00000000" w:rsidRPr="00000000" w14:paraId="00000510">
      <w:pPr>
        <w:shd w:fill="18191b" w:val="clear"/>
        <w:spacing w:after="160" w:before="160" w:line="332.3088" w:lineRule="auto"/>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Few Clarifying questions:</w:t>
      </w:r>
    </w:p>
    <w:p w:rsidR="00000000" w:rsidDel="00000000" w:rsidP="00000000" w:rsidRDefault="00000000" w:rsidRPr="00000000" w14:paraId="00000511">
      <w:pPr>
        <w:numPr>
          <w:ilvl w:val="0"/>
          <w:numId w:val="67"/>
        </w:numPr>
        <w:shd w:fill="18191b" w:val="clear"/>
        <w:spacing w:after="0" w:afterAutospacing="0" w:before="160" w:line="306" w:lineRule="auto"/>
        <w:ind w:left="720" w:hanging="360"/>
      </w:pPr>
      <w:r w:rsidDel="00000000" w:rsidR="00000000" w:rsidRPr="00000000">
        <w:rPr>
          <w:rFonts w:ascii="Roboto" w:cs="Roboto" w:eastAsia="Roboto" w:hAnsi="Roboto"/>
          <w:color w:val="ffffff"/>
          <w:sz w:val="20"/>
          <w:szCs w:val="20"/>
          <w:rtl w:val="0"/>
        </w:rPr>
        <w:t xml:space="preserve">Is 'resilient-db1' the hostname or service name (like Patroni node name)?</w:t>
      </w:r>
    </w:p>
    <w:p w:rsidR="00000000" w:rsidDel="00000000" w:rsidP="00000000" w:rsidRDefault="00000000" w:rsidRPr="00000000" w14:paraId="00000512">
      <w:pPr>
        <w:numPr>
          <w:ilvl w:val="0"/>
          <w:numId w:val="67"/>
        </w:numPr>
        <w:shd w:fill="18191b" w:val="clear"/>
        <w:spacing w:after="0" w:afterAutospacing="0" w:before="0" w:beforeAutospacing="0" w:line="306" w:lineRule="auto"/>
        <w:ind w:left="720" w:hanging="360"/>
      </w:pPr>
      <w:r w:rsidDel="00000000" w:rsidR="00000000" w:rsidRPr="00000000">
        <w:rPr>
          <w:rFonts w:ascii="Roboto" w:cs="Roboto" w:eastAsia="Roboto" w:hAnsi="Roboto"/>
          <w:color w:val="ffffff"/>
          <w:sz w:val="20"/>
          <w:szCs w:val="20"/>
          <w:rtl w:val="0"/>
        </w:rPr>
        <w:t xml:space="preserve">In PG &amp; other databases or ELK is it a common convention to use 'logsource' to filter logs?</w:t>
      </w:r>
    </w:p>
    <w:p w:rsidR="00000000" w:rsidDel="00000000" w:rsidP="00000000" w:rsidRDefault="00000000" w:rsidRPr="00000000" w14:paraId="00000513">
      <w:pPr>
        <w:numPr>
          <w:ilvl w:val="0"/>
          <w:numId w:val="67"/>
        </w:numPr>
        <w:shd w:fill="18191b" w:val="clear"/>
        <w:spacing w:after="160" w:before="0" w:beforeAutospacing="0" w:line="306" w:lineRule="auto"/>
        <w:ind w:left="720" w:hanging="360"/>
      </w:pPr>
      <w:r w:rsidDel="00000000" w:rsidR="00000000" w:rsidRPr="00000000">
        <w:rPr>
          <w:rFonts w:ascii="Roboto" w:cs="Roboto" w:eastAsia="Roboto" w:hAnsi="Roboto"/>
          <w:color w:val="ffffff"/>
          <w:sz w:val="20"/>
          <w:szCs w:val="20"/>
          <w:rtl w:val="0"/>
        </w:rPr>
        <w:t xml:space="preserve">Is there a way to query instances of a clustered service e.g. An etcd cluster e1 has 3 etcd services but in prod scenario there can be e2, e3, e4 also based on customer requirements. Is there a way to filter in logs from all instances of e1?</w:t>
      </w:r>
    </w:p>
    <w:p w:rsidR="00000000" w:rsidDel="00000000" w:rsidP="00000000" w:rsidRDefault="00000000" w:rsidRPr="00000000" w14:paraId="00000514">
      <w:pPr>
        <w:ind w:left="720" w:firstLine="0"/>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15">
      <w:pPr>
        <w:ind w:left="720" w:firstLine="0"/>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16">
      <w:pPr>
        <w:numPr>
          <w:ilvl w:val="0"/>
          <w:numId w:val="97"/>
        </w:numPr>
        <w:ind w:left="720" w:hanging="360"/>
        <w:rPr>
          <w:sz w:val="18"/>
          <w:szCs w:val="18"/>
        </w:rPr>
      </w:pPr>
      <w:r w:rsidDel="00000000" w:rsidR="00000000" w:rsidRPr="00000000">
        <w:rPr>
          <w:rFonts w:ascii="Roboto Mono" w:cs="Roboto Mono" w:eastAsia="Roboto Mono" w:hAnsi="Roboto Mono"/>
          <w:color w:val="188038"/>
          <w:sz w:val="18"/>
          <w:szCs w:val="18"/>
          <w:rtl w:val="0"/>
        </w:rPr>
        <w:t xml:space="preserve">resilient-db1</w:t>
      </w:r>
      <w:r w:rsidDel="00000000" w:rsidR="00000000" w:rsidRPr="00000000">
        <w:rPr>
          <w:sz w:val="18"/>
          <w:szCs w:val="18"/>
          <w:rtl w:val="0"/>
        </w:rPr>
        <w:t xml:space="preserve"> is fundamentally the </w:t>
      </w:r>
      <w:r w:rsidDel="00000000" w:rsidR="00000000" w:rsidRPr="00000000">
        <w:rPr>
          <w:b w:val="1"/>
          <w:bCs w:val="1"/>
          <w:sz w:val="18"/>
          <w:szCs w:val="18"/>
          <w:rtl w:val="0"/>
        </w:rPr>
        <w:t xml:space="preserve">hostname of the virtual machine</w:t>
      </w:r>
      <w:r w:rsidDel="00000000" w:rsidR="00000000" w:rsidRPr="00000000">
        <w:rPr>
          <w:sz w:val="18"/>
          <w:szCs w:val="18"/>
          <w:rtl w:val="0"/>
        </w:rPr>
        <w:t xml:space="preserve">, and it's also configured as the </w:t>
      </w:r>
      <w:r w:rsidDel="00000000" w:rsidR="00000000" w:rsidRPr="00000000">
        <w:rPr>
          <w:b w:val="1"/>
          <w:bCs w:val="1"/>
          <w:sz w:val="18"/>
          <w:szCs w:val="18"/>
          <w:rtl w:val="0"/>
        </w:rPr>
        <w:t xml:space="preserve">Patroni node name</w:t>
      </w:r>
      <w:r w:rsidDel="00000000" w:rsidR="00000000" w:rsidRPr="00000000">
        <w:rPr>
          <w:sz w:val="18"/>
          <w:szCs w:val="18"/>
          <w:rtl w:val="0"/>
        </w:rPr>
        <w:t xml:space="preserve"> for that PostgreSQL instance. </w:t>
      </w:r>
    </w:p>
    <w:p w:rsidR="00000000" w:rsidDel="00000000" w:rsidP="00000000" w:rsidRDefault="00000000" w:rsidRPr="00000000" w14:paraId="00000517">
      <w:pPr>
        <w:ind w:left="720" w:firstLine="0"/>
        <w:rPr>
          <w:sz w:val="18"/>
          <w:szCs w:val="18"/>
        </w:rPr>
      </w:pPr>
      <w:r w:rsidDel="00000000" w:rsidR="00000000" w:rsidRPr="00000000">
        <w:rPr>
          <w:b w:val="1"/>
          <w:bCs w:val="1"/>
          <w:sz w:val="18"/>
          <w:szCs w:val="18"/>
          <w:rtl w:val="0"/>
        </w:rPr>
        <w:t xml:space="preserve">Hostname:</w:t>
      </w:r>
      <w:r w:rsidDel="00000000" w:rsidR="00000000" w:rsidRPr="00000000">
        <w:rPr>
          <w:sz w:val="18"/>
          <w:szCs w:val="18"/>
          <w:rtl w:val="0"/>
        </w:rPr>
        <w:t xml:space="preserve"> It's almost certainly the actual network hostname assigned to the VM (e.g., what </w:t>
      </w:r>
      <w:r w:rsidDel="00000000" w:rsidR="00000000" w:rsidRPr="00000000">
        <w:rPr>
          <w:rFonts w:ascii="Roboto Mono" w:cs="Roboto Mono" w:eastAsia="Roboto Mono" w:hAnsi="Roboto Mono"/>
          <w:color w:val="188038"/>
          <w:sz w:val="18"/>
          <w:szCs w:val="18"/>
          <w:rtl w:val="0"/>
        </w:rPr>
        <w:t xml:space="preserve">hostname</w:t>
      </w:r>
      <w:r w:rsidDel="00000000" w:rsidR="00000000" w:rsidRPr="00000000">
        <w:rPr>
          <w:sz w:val="18"/>
          <w:szCs w:val="18"/>
          <w:rtl w:val="0"/>
        </w:rPr>
        <w:t xml:space="preserve"> command would return). Rsyslog, by default, uses the system's hostname as the </w:t>
      </w:r>
      <w:r w:rsidDel="00000000" w:rsidR="00000000" w:rsidRPr="00000000">
        <w:rPr>
          <w:rFonts w:ascii="Roboto Mono" w:cs="Roboto Mono" w:eastAsia="Roboto Mono" w:hAnsi="Roboto Mono"/>
          <w:color w:val="188038"/>
          <w:sz w:val="18"/>
          <w:szCs w:val="18"/>
          <w:rtl w:val="0"/>
        </w:rPr>
        <w:t xml:space="preserve">logsource</w:t>
      </w:r>
      <w:r w:rsidDel="00000000" w:rsidR="00000000" w:rsidRPr="00000000">
        <w:rPr>
          <w:sz w:val="18"/>
          <w:szCs w:val="18"/>
          <w:rtl w:val="0"/>
        </w:rPr>
        <w:t xml:space="preserve"> (or </w:t>
      </w:r>
      <w:r w:rsidDel="00000000" w:rsidR="00000000" w:rsidRPr="00000000">
        <w:rPr>
          <w:rFonts w:ascii="Roboto Mono" w:cs="Roboto Mono" w:eastAsia="Roboto Mono" w:hAnsi="Roboto Mono"/>
          <w:color w:val="188038"/>
          <w:sz w:val="18"/>
          <w:szCs w:val="18"/>
          <w:rtl w:val="0"/>
        </w:rPr>
        <w:t xml:space="preserve">host</w:t>
      </w:r>
      <w:r w:rsidDel="00000000" w:rsidR="00000000" w:rsidRPr="00000000">
        <w:rPr>
          <w:sz w:val="18"/>
          <w:szCs w:val="18"/>
          <w:rtl w:val="0"/>
        </w:rPr>
        <w:t xml:space="preserve">) for outgoing messages.</w:t>
      </w:r>
    </w:p>
    <w:p w:rsidR="00000000" w:rsidDel="00000000" w:rsidP="00000000" w:rsidRDefault="00000000" w:rsidRPr="00000000" w14:paraId="00000518">
      <w:pPr>
        <w:ind w:left="720" w:firstLine="0"/>
        <w:rPr>
          <w:sz w:val="18"/>
          <w:szCs w:val="18"/>
        </w:rPr>
      </w:pPr>
      <w:r w:rsidDel="00000000" w:rsidR="00000000" w:rsidRPr="00000000">
        <w:rPr>
          <w:b w:val="1"/>
          <w:bCs w:val="1"/>
          <w:sz w:val="18"/>
          <w:szCs w:val="18"/>
          <w:rtl w:val="0"/>
        </w:rPr>
        <w:t xml:space="preserve">Patroni Node Name:</w:t>
      </w:r>
      <w:r w:rsidDel="00000000" w:rsidR="00000000" w:rsidRPr="00000000">
        <w:rPr>
          <w:sz w:val="18"/>
          <w:szCs w:val="18"/>
          <w:rtl w:val="0"/>
        </w:rPr>
        <w:t xml:space="preserve"> Within the Patroni configuration (</w:t>
      </w:r>
      <w:r w:rsidDel="00000000" w:rsidR="00000000" w:rsidRPr="00000000">
        <w:rPr>
          <w:rFonts w:ascii="Roboto Mono" w:cs="Roboto Mono" w:eastAsia="Roboto Mono" w:hAnsi="Roboto Mono"/>
          <w:color w:val="188038"/>
          <w:sz w:val="18"/>
          <w:szCs w:val="18"/>
          <w:rtl w:val="0"/>
        </w:rPr>
        <w:t xml:space="preserve">name: resilient-db1</w:t>
      </w:r>
      <w:r w:rsidDel="00000000" w:rsidR="00000000" w:rsidRPr="00000000">
        <w:rPr>
          <w:sz w:val="18"/>
          <w:szCs w:val="18"/>
          <w:rtl w:val="0"/>
        </w:rPr>
        <w:t xml:space="preserve">), it's explicitly set as the </w:t>
      </w:r>
      <w:r w:rsidDel="00000000" w:rsidR="00000000" w:rsidRPr="00000000">
        <w:rPr>
          <w:i w:val="1"/>
          <w:iCs w:val="1"/>
          <w:sz w:val="18"/>
          <w:szCs w:val="18"/>
          <w:rtl w:val="0"/>
        </w:rPr>
        <w:t xml:space="preserve">Patroni node name</w:t>
      </w:r>
      <w:r w:rsidDel="00000000" w:rsidR="00000000" w:rsidRPr="00000000">
        <w:rPr>
          <w:sz w:val="18"/>
          <w:szCs w:val="18"/>
          <w:rtl w:val="0"/>
        </w:rPr>
        <w:t xml:space="preserve"> for that specific instance. Patroni uses this name internally for cluster membership and identification. While it's common practice to align the Patroni node name with the hostname for clarity, they are distinct configurations.</w:t>
      </w:r>
    </w:p>
    <w:p w:rsidR="00000000" w:rsidDel="00000000" w:rsidP="00000000" w:rsidRDefault="00000000" w:rsidRPr="00000000" w14:paraId="00000519">
      <w:pPr>
        <w:ind w:left="720" w:firstLine="0"/>
        <w:rPr>
          <w:sz w:val="18"/>
          <w:szCs w:val="18"/>
        </w:rPr>
      </w:pPr>
      <w:r w:rsidDel="00000000" w:rsidR="00000000" w:rsidRPr="00000000">
        <w:rPr>
          <w:b w:val="1"/>
          <w:bCs w:val="1"/>
          <w:sz w:val="18"/>
          <w:szCs w:val="18"/>
          <w:rtl w:val="0"/>
        </w:rPr>
        <w:t xml:space="preserve">Service Name (systemd):</w:t>
      </w:r>
      <w:r w:rsidDel="00000000" w:rsidR="00000000" w:rsidRPr="00000000">
        <w:rPr>
          <w:sz w:val="18"/>
          <w:szCs w:val="18"/>
          <w:rtl w:val="0"/>
        </w:rPr>
        <w:t xml:space="preserve"> The systemd service name for Patroni is typically </w:t>
      </w:r>
      <w:r w:rsidDel="00000000" w:rsidR="00000000" w:rsidRPr="00000000">
        <w:rPr>
          <w:rFonts w:ascii="Roboto Mono" w:cs="Roboto Mono" w:eastAsia="Roboto Mono" w:hAnsi="Roboto Mono"/>
          <w:color w:val="188038"/>
          <w:sz w:val="18"/>
          <w:szCs w:val="18"/>
          <w:rtl w:val="0"/>
        </w:rPr>
        <w:t xml:space="preserve">patroni.service</w:t>
      </w:r>
      <w:r w:rsidDel="00000000" w:rsidR="00000000" w:rsidRPr="00000000">
        <w:rPr>
          <w:sz w:val="18"/>
          <w:szCs w:val="18"/>
          <w:rtl w:val="0"/>
        </w:rPr>
        <w:t xml:space="preserve"> (as we've been discussing). The Patroni node name (</w:t>
      </w:r>
      <w:r w:rsidDel="00000000" w:rsidR="00000000" w:rsidRPr="00000000">
        <w:rPr>
          <w:rFonts w:ascii="Roboto Mono" w:cs="Roboto Mono" w:eastAsia="Roboto Mono" w:hAnsi="Roboto Mono"/>
          <w:color w:val="188038"/>
          <w:sz w:val="18"/>
          <w:szCs w:val="18"/>
          <w:rtl w:val="0"/>
        </w:rPr>
        <w:t xml:space="preserve">resilient-db1</w:t>
      </w:r>
      <w:r w:rsidDel="00000000" w:rsidR="00000000" w:rsidRPr="00000000">
        <w:rPr>
          <w:sz w:val="18"/>
          <w:szCs w:val="18"/>
          <w:rtl w:val="0"/>
        </w:rPr>
        <w:t xml:space="preserve">) is </w:t>
      </w:r>
      <w:r w:rsidDel="00000000" w:rsidR="00000000" w:rsidRPr="00000000">
        <w:rPr>
          <w:i w:val="1"/>
          <w:iCs w:val="1"/>
          <w:sz w:val="18"/>
          <w:szCs w:val="18"/>
          <w:rtl w:val="0"/>
        </w:rPr>
        <w:t xml:space="preserve">not</w:t>
      </w:r>
      <w:r w:rsidDel="00000000" w:rsidR="00000000" w:rsidRPr="00000000">
        <w:rPr>
          <w:sz w:val="18"/>
          <w:szCs w:val="18"/>
          <w:rtl w:val="0"/>
        </w:rPr>
        <w:t xml:space="preserve"> the systemd service name.</w:t>
      </w:r>
    </w:p>
    <w:p w:rsidR="00000000" w:rsidDel="00000000" w:rsidP="00000000" w:rsidRDefault="00000000" w:rsidRPr="00000000" w14:paraId="0000051A">
      <w:pPr>
        <w:ind w:left="720" w:firstLine="0"/>
        <w:rPr>
          <w:sz w:val="18"/>
          <w:szCs w:val="18"/>
        </w:rPr>
      </w:pPr>
      <w:r w:rsidDel="00000000" w:rsidR="00000000" w:rsidRPr="00000000">
        <w:rPr>
          <w:rtl w:val="0"/>
        </w:rPr>
      </w:r>
    </w:p>
    <w:p w:rsidR="00000000" w:rsidDel="00000000" w:rsidP="00000000" w:rsidRDefault="00000000" w:rsidRPr="00000000" w14:paraId="0000051B">
      <w:pPr>
        <w:numPr>
          <w:ilvl w:val="0"/>
          <w:numId w:val="97"/>
        </w:numPr>
        <w:ind w:left="720" w:hanging="360"/>
        <w:rPr>
          <w:sz w:val="18"/>
          <w:szCs w:val="18"/>
        </w:rPr>
      </w:pPr>
      <w:r w:rsidDel="00000000" w:rsidR="00000000" w:rsidRPr="00000000">
        <w:rPr>
          <w:sz w:val="18"/>
          <w:szCs w:val="18"/>
          <w:rtl w:val="0"/>
        </w:rPr>
        <w:t xml:space="preserve">Yes, using </w:t>
      </w:r>
      <w:r w:rsidDel="00000000" w:rsidR="00000000" w:rsidRPr="00000000">
        <w:rPr>
          <w:rFonts w:ascii="Roboto Mono" w:cs="Roboto Mono" w:eastAsia="Roboto Mono" w:hAnsi="Roboto Mono"/>
          <w:color w:val="188038"/>
          <w:sz w:val="18"/>
          <w:szCs w:val="18"/>
          <w:rtl w:val="0"/>
        </w:rPr>
        <w:t xml:space="preserve">logsource</w:t>
      </w:r>
      <w:r w:rsidDel="00000000" w:rsidR="00000000" w:rsidRPr="00000000">
        <w:rPr>
          <w:sz w:val="18"/>
          <w:szCs w:val="18"/>
          <w:rtl w:val="0"/>
        </w:rPr>
        <w:t xml:space="preserve"> (or </w:t>
      </w:r>
      <w:r w:rsidDel="00000000" w:rsidR="00000000" w:rsidRPr="00000000">
        <w:rPr>
          <w:rFonts w:ascii="Roboto Mono" w:cs="Roboto Mono" w:eastAsia="Roboto Mono" w:hAnsi="Roboto Mono"/>
          <w:color w:val="188038"/>
          <w:sz w:val="18"/>
          <w:szCs w:val="18"/>
          <w:rtl w:val="0"/>
        </w:rPr>
        <w:t xml:space="preserve">host</w:t>
      </w:r>
      <w:r w:rsidDel="00000000" w:rsidR="00000000" w:rsidRPr="00000000">
        <w:rPr>
          <w:sz w:val="18"/>
          <w:szCs w:val="18"/>
          <w:rtl w:val="0"/>
        </w:rPr>
        <w:t xml:space="preserve">) to filter logs in ELK (Elasticsearch, Logstash, Kibana) is a common</w:t>
      </w:r>
      <w:r w:rsidDel="00000000" w:rsidR="00000000" w:rsidRPr="00000000">
        <w:rPr>
          <w:b w:val="1"/>
          <w:bCs w:val="1"/>
          <w:sz w:val="18"/>
          <w:szCs w:val="18"/>
          <w:rtl w:val="0"/>
        </w:rPr>
        <w:t xml:space="preserve"> convention</w:t>
      </w:r>
      <w:r w:rsidDel="00000000" w:rsidR="00000000" w:rsidRPr="00000000">
        <w:rPr>
          <w:sz w:val="18"/>
          <w:szCs w:val="18"/>
          <w:rtl w:val="0"/>
        </w:rPr>
        <w:t xml:space="preserve">, especially for identifying which physical or virtual machine generated a log.</w:t>
      </w:r>
    </w:p>
    <w:p w:rsidR="00000000" w:rsidDel="00000000" w:rsidP="00000000" w:rsidRDefault="00000000" w:rsidRPr="00000000" w14:paraId="0000051C">
      <w:pPr>
        <w:numPr>
          <w:ilvl w:val="0"/>
          <w:numId w:val="97"/>
        </w:numPr>
        <w:ind w:left="720" w:hanging="360"/>
        <w:rPr>
          <w:sz w:val="18"/>
          <w:szCs w:val="18"/>
        </w:rPr>
      </w:pPr>
      <w:r w:rsidDel="00000000" w:rsidR="00000000" w:rsidRPr="00000000">
        <w:rPr>
          <w:sz w:val="18"/>
          <w:szCs w:val="18"/>
          <w:rtl w:val="0"/>
        </w:rPr>
        <w:t xml:space="preserve">curl -s -X GET "http://localhost:9200/_all/_search?pretty" -H 'Content-Type: application/json' -d'</w:t>
      </w:r>
    </w:p>
    <w:p w:rsidR="00000000" w:rsidDel="00000000" w:rsidP="00000000" w:rsidRDefault="00000000" w:rsidRPr="00000000" w14:paraId="0000051D">
      <w:pPr>
        <w:ind w:left="720"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51E">
      <w:pPr>
        <w:ind w:left="720" w:firstLine="0"/>
        <w:rPr>
          <w:sz w:val="18"/>
          <w:szCs w:val="18"/>
        </w:rPr>
      </w:pPr>
      <w:r w:rsidDel="00000000" w:rsidR="00000000" w:rsidRPr="00000000">
        <w:rPr>
          <w:sz w:val="18"/>
          <w:szCs w:val="18"/>
          <w:rtl w:val="0"/>
        </w:rPr>
        <w:t xml:space="preserve">  "query": {</w:t>
      </w:r>
    </w:p>
    <w:p w:rsidR="00000000" w:rsidDel="00000000" w:rsidP="00000000" w:rsidRDefault="00000000" w:rsidRPr="00000000" w14:paraId="0000051F">
      <w:pPr>
        <w:ind w:left="720" w:firstLine="0"/>
        <w:rPr>
          <w:sz w:val="18"/>
          <w:szCs w:val="18"/>
        </w:rPr>
      </w:pPr>
      <w:r w:rsidDel="00000000" w:rsidR="00000000" w:rsidRPr="00000000">
        <w:rPr>
          <w:sz w:val="18"/>
          <w:szCs w:val="18"/>
          <w:rtl w:val="0"/>
        </w:rPr>
        <w:t xml:space="preserve">    "term": {</w:t>
      </w:r>
    </w:p>
    <w:p w:rsidR="00000000" w:rsidDel="00000000" w:rsidP="00000000" w:rsidRDefault="00000000" w:rsidRPr="00000000" w14:paraId="00000520">
      <w:pPr>
        <w:ind w:left="720" w:firstLine="0"/>
        <w:rPr>
          <w:sz w:val="18"/>
          <w:szCs w:val="18"/>
        </w:rPr>
      </w:pPr>
      <w:r w:rsidDel="00000000" w:rsidR="00000000" w:rsidRPr="00000000">
        <w:rPr>
          <w:sz w:val="18"/>
          <w:szCs w:val="18"/>
          <w:rtl w:val="0"/>
        </w:rPr>
        <w:t xml:space="preserve">      "program.keyword": "e1-etcd-*"</w:t>
      </w:r>
    </w:p>
    <w:p w:rsidR="00000000" w:rsidDel="00000000" w:rsidP="00000000" w:rsidRDefault="00000000" w:rsidRPr="00000000" w14:paraId="00000521">
      <w:pPr>
        <w:ind w:left="72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522">
      <w:pPr>
        <w:ind w:left="72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523">
      <w:pPr>
        <w:ind w:left="720"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524">
      <w:pPr>
        <w:ind w:left="720" w:firstLine="0"/>
        <w:rPr>
          <w:sz w:val="18"/>
          <w:szCs w:val="18"/>
        </w:rPr>
      </w:pPr>
      <w:r w:rsidDel="00000000" w:rsidR="00000000" w:rsidRPr="00000000">
        <w:rPr>
          <w:sz w:val="18"/>
          <w:szCs w:val="18"/>
          <w:rtl w:val="0"/>
        </w:rPr>
        <w:t xml:space="preserve">' | jq</w:t>
      </w:r>
    </w:p>
    <w:p w:rsidR="00000000" w:rsidDel="00000000" w:rsidP="00000000" w:rsidRDefault="00000000" w:rsidRPr="00000000" w14:paraId="00000525">
      <w:pPr>
        <w:ind w:left="720" w:firstLine="0"/>
        <w:rPr>
          <w:sz w:val="18"/>
          <w:szCs w:val="18"/>
        </w:rPr>
        <w:sectPr>
          <w:type w:val="nextPage"/>
          <w:pgSz w:h="15840" w:w="12240" w:orient="portrait"/>
          <w:pgMar w:bottom="1440" w:top="1440" w:left="1440" w:right="1440" w:header="720" w:footer="720"/>
          <w:pgNumType w:start="1"/>
        </w:sectPr>
      </w:pPr>
      <w:r w:rsidDel="00000000" w:rsidR="00000000" w:rsidRPr="00000000">
        <w:rPr>
          <w:sz w:val="18"/>
          <w:szCs w:val="18"/>
          <w:rtl w:val="0"/>
        </w:rPr>
        <w:t xml:space="preserve">– Not coming anything</w:t>
      </w:r>
    </w:p>
    <w:p w:rsidR="00000000" w:rsidDel="00000000" w:rsidP="00000000" w:rsidRDefault="00000000" w:rsidRPr="00000000" w14:paraId="000005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sectPr>
          <w:type w:val="nextPage"/>
          <w:pgSz w:h="15840" w:w="12240" w:orient="portrait"/>
          <w:pgMar w:bottom="1440" w:top="1440" w:left="1440" w:right="1440" w:header="720" w:footer="720"/>
          <w:pgNumType w:start="1"/>
        </w:sectPr>
      </w:pPr>
      <w:bookmarkStart w:colFirst="0" w:colLast="0" w:name="_1mzsa5lauj11" w:id="96"/>
      <w:bookmarkEnd w:id="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etcd log filtering</w:t>
      </w:r>
      <w:r w:rsidDel="00000000" w:rsidR="00000000" w:rsidRPr="00000000">
        <w:rPr>
          <w:rtl w:val="0"/>
        </w:rPr>
      </w:r>
    </w:p>
    <w:p w:rsidR="00000000" w:rsidDel="00000000" w:rsidP="00000000" w:rsidRDefault="00000000" w:rsidRPr="00000000" w14:paraId="00000527">
      <w:pPr>
        <w:spacing w:after="240" w:before="240" w:lineRule="auto"/>
        <w:rPr/>
      </w:pPr>
      <w:r w:rsidDel="00000000" w:rsidR="00000000" w:rsidRPr="00000000">
        <w:rPr>
          <w:rtl w:val="0"/>
        </w:rPr>
        <w:t xml:space="preserve">Okay, I understand. You want to create an rsyslog configuration file for filtering and forwarding </w:t>
      </w:r>
      <w:r w:rsidDel="00000000" w:rsidR="00000000" w:rsidRPr="00000000">
        <w:rPr>
          <w:rFonts w:ascii="Roboto Mono" w:cs="Roboto Mono" w:eastAsia="Roboto Mono" w:hAnsi="Roboto Mono"/>
          <w:color w:val="188038"/>
          <w:rtl w:val="0"/>
        </w:rPr>
        <w:t xml:space="preserve">etcd</w:t>
      </w:r>
      <w:r w:rsidDel="00000000" w:rsidR="00000000" w:rsidRPr="00000000">
        <w:rPr>
          <w:rtl w:val="0"/>
        </w:rPr>
        <w:t xml:space="preserve"> logs, similar to the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programname</w:t>
      </w:r>
      <w:r w:rsidDel="00000000" w:rsidR="00000000" w:rsidRPr="00000000">
        <w:rPr>
          <w:rtl w:val="0"/>
        </w:rPr>
        <w:t xml:space="preserve"> based filtering you have for AlloyDB Omni, but specifically for </w:t>
      </w:r>
      <w:r w:rsidDel="00000000" w:rsidR="00000000" w:rsidRPr="00000000">
        <w:rPr>
          <w:rFonts w:ascii="Roboto Mono" w:cs="Roboto Mono" w:eastAsia="Roboto Mono" w:hAnsi="Roboto Mono"/>
          <w:color w:val="188038"/>
          <w:rtl w:val="0"/>
        </w:rPr>
        <w:t xml:space="preserve">etcd</w:t>
      </w:r>
      <w:r w:rsidDel="00000000" w:rsidR="00000000" w:rsidRPr="00000000">
        <w:rPr>
          <w:rtl w:val="0"/>
        </w:rPr>
        <w:t xml:space="preserve"> logs that are being sent via </w:t>
      </w:r>
      <w:r w:rsidDel="00000000" w:rsidR="00000000" w:rsidRPr="00000000">
        <w:rPr>
          <w:rFonts w:ascii="Roboto Mono" w:cs="Roboto Mono" w:eastAsia="Roboto Mono" w:hAnsi="Roboto Mono"/>
          <w:color w:val="188038"/>
          <w:rtl w:val="0"/>
        </w:rPr>
        <w:t xml:space="preserve">SyslogIdentifier</w:t>
      </w:r>
      <w:r w:rsidDel="00000000" w:rsidR="00000000" w:rsidRPr="00000000">
        <w:rPr>
          <w:rtl w:val="0"/>
        </w:rPr>
        <w:t xml:space="preserve">.</w:t>
      </w:r>
    </w:p>
    <w:p w:rsidR="00000000" w:rsidDel="00000000" w:rsidP="00000000" w:rsidRDefault="00000000" w:rsidRPr="00000000" w14:paraId="00000528">
      <w:pPr>
        <w:spacing w:after="240" w:before="240" w:lineRule="auto"/>
        <w:rPr/>
      </w:pPr>
      <w:r w:rsidDel="00000000" w:rsidR="00000000" w:rsidRPr="00000000">
        <w:rPr>
          <w:rtl w:val="0"/>
        </w:rPr>
        <w:t xml:space="preserve">Based on the provided documentation for </w:t>
      </w:r>
      <w:r w:rsidDel="00000000" w:rsidR="00000000" w:rsidRPr="00000000">
        <w:rPr>
          <w:rFonts w:ascii="Roboto Mono" w:cs="Roboto Mono" w:eastAsia="Roboto Mono" w:hAnsi="Roboto Mono"/>
          <w:color w:val="188038"/>
          <w:rtl w:val="0"/>
        </w:rPr>
        <w:t xml:space="preserve">etcd</w:t>
      </w:r>
      <w:r w:rsidDel="00000000" w:rsidR="00000000" w:rsidRPr="00000000">
        <w:rPr>
          <w:rtl w:val="0"/>
        </w:rPr>
        <w:t xml:space="preserve"> and your AlloyDB Omni example, here's how you'd create the rsyslog configuration for etcd:</w:t>
      </w:r>
    </w:p>
    <w:p w:rsidR="00000000" w:rsidDel="00000000" w:rsidP="00000000" w:rsidRDefault="00000000" w:rsidRPr="00000000" w14:paraId="00000529">
      <w:pPr>
        <w:spacing w:after="240" w:before="240" w:lineRule="auto"/>
        <w:rPr>
          <w:b w:val="1"/>
          <w:bCs w:val="1"/>
        </w:rPr>
      </w:pPr>
      <w:r w:rsidDel="00000000" w:rsidR="00000000" w:rsidRPr="00000000">
        <w:rPr>
          <w:b w:val="1"/>
          <w:bCs w:val="1"/>
          <w:rtl w:val="0"/>
        </w:rPr>
        <w:t xml:space="preserve">Assumptions:</w:t>
      </w:r>
    </w:p>
    <w:p w:rsidR="00000000" w:rsidDel="00000000" w:rsidP="00000000" w:rsidRDefault="00000000" w:rsidRPr="00000000" w14:paraId="0000052A">
      <w:pPr>
        <w:numPr>
          <w:ilvl w:val="0"/>
          <w:numId w:val="18"/>
        </w:numPr>
        <w:spacing w:after="240" w:before="240" w:lineRule="auto"/>
        <w:ind w:left="720" w:hanging="360"/>
      </w:pPr>
      <w:r w:rsidDel="00000000" w:rsidR="00000000" w:rsidRPr="00000000">
        <w:rPr>
          <w:rtl w:val="0"/>
        </w:rPr>
        <w:t xml:space="preserve">You've already created the systemd override file for etcd: </w:t>
      </w:r>
      <w:r w:rsidDel="00000000" w:rsidR="00000000" w:rsidRPr="00000000">
        <w:rPr>
          <w:rFonts w:ascii="Roboto Mono" w:cs="Roboto Mono" w:eastAsia="Roboto Mono" w:hAnsi="Roboto Mono"/>
          <w:color w:val="188038"/>
          <w:rtl w:val="0"/>
        </w:rPr>
        <w:t xml:space="preserve">/etc/systemd/system/etcd.service.d/etcd_override.conf</w:t>
      </w:r>
      <w:r w:rsidDel="00000000" w:rsidR="00000000" w:rsidRPr="00000000">
        <w:rPr>
          <w:rtl w:val="0"/>
        </w:rPr>
        <w:t xml:space="preserve"> (Note: the path is typically </w:t>
      </w:r>
      <w:r w:rsidDel="00000000" w:rsidR="00000000" w:rsidRPr="00000000">
        <w:rPr>
          <w:rFonts w:ascii="Roboto Mono" w:cs="Roboto Mono" w:eastAsia="Roboto Mono" w:hAnsi="Roboto Mono"/>
          <w:color w:val="188038"/>
          <w:rtl w:val="0"/>
        </w:rPr>
        <w:t xml:space="preserve">/etc/systemd/system/&lt;service_name&gt;.service.d/</w:t>
      </w:r>
      <w:r w:rsidDel="00000000" w:rsidR="00000000" w:rsidRPr="00000000">
        <w:rPr>
          <w:rtl w:val="0"/>
        </w:rPr>
        <w:t xml:space="preserve"> for overrides, not </w:t>
      </w:r>
      <w:r w:rsidDel="00000000" w:rsidR="00000000" w:rsidRPr="00000000">
        <w:rPr>
          <w:rFonts w:ascii="Roboto Mono" w:cs="Roboto Mono" w:eastAsia="Roboto Mono" w:hAnsi="Roboto Mono"/>
          <w:color w:val="188038"/>
          <w:rtl w:val="0"/>
        </w:rPr>
        <w:t xml:space="preserve">/usr/lib/systemd/system/</w:t>
      </w:r>
      <w:r w:rsidDel="00000000" w:rsidR="00000000" w:rsidRPr="00000000">
        <w:rPr>
          <w:rtl w:val="0"/>
        </w:rPr>
        <w:t xml:space="preserve"> which is for original unit files).</w:t>
      </w:r>
    </w:p>
    <w:p w:rsidR="00000000" w:rsidDel="00000000" w:rsidP="00000000" w:rsidRDefault="00000000" w:rsidRPr="00000000" w14:paraId="0000052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/etc/systemd/system/etcd.service.d/etcd_override.conf</w:t>
      </w:r>
      <w:r w:rsidDel="00000000" w:rsidR="00000000" w:rsidRPr="00000000">
        <w:rPr>
          <w:rtl w:val="0"/>
        </w:rPr>
      </w:r>
    </w:p>
    <w:p w:rsidR="00000000" w:rsidDel="00000000" w:rsidP="00000000" w:rsidRDefault="00000000" w:rsidRPr="00000000" w14:paraId="0000052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[Service]</w:t>
      </w:r>
      <w:r w:rsidDel="00000000" w:rsidR="00000000" w:rsidRPr="00000000">
        <w:rPr>
          <w:rtl w:val="0"/>
        </w:rPr>
      </w:r>
    </w:p>
    <w:p w:rsidR="00000000" w:rsidDel="00000000" w:rsidP="00000000" w:rsidRDefault="00000000" w:rsidRPr="00000000" w14:paraId="0000052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SyslogIdentifier=etcd</w:t>
      </w:r>
      <w:r w:rsidDel="00000000" w:rsidR="00000000" w:rsidRPr="00000000">
        <w:rPr>
          <w:rtl w:val="0"/>
        </w:rPr>
      </w:r>
    </w:p>
    <w:p w:rsidR="00000000" w:rsidDel="00000000" w:rsidP="00000000" w:rsidRDefault="00000000" w:rsidRPr="00000000" w14:paraId="0000052E">
      <w:pPr>
        <w:numPr>
          <w:ilvl w:val="0"/>
          <w:numId w:val="18"/>
        </w:numPr>
        <w:spacing w:after="0" w:afterAutospacing="0" w:before="240" w:lineRule="auto"/>
        <w:ind w:left="720" w:hanging="360"/>
      </w:pPr>
      <w:r w:rsidDel="00000000" w:rsidR="00000000" w:rsidRPr="00000000">
        <w:rPr>
          <w:rtl w:val="0"/>
        </w:rPr>
        <w:t xml:space="preserve"></w:t>
        <w:br w:type="textWrapping"/>
        <w:t xml:space="preserve">After creating this, you must run </w:t>
      </w:r>
      <w:r w:rsidDel="00000000" w:rsidR="00000000" w:rsidRPr="00000000">
        <w:rPr>
          <w:rFonts w:ascii="Roboto Mono" w:cs="Roboto Mono" w:eastAsia="Roboto Mono" w:hAnsi="Roboto Mono"/>
          <w:color w:val="188038"/>
          <w:rtl w:val="0"/>
        </w:rPr>
        <w:t xml:space="preserve">sudo systemctl daemon-reload</w:t>
      </w:r>
      <w:r w:rsidDel="00000000" w:rsidR="00000000" w:rsidRPr="00000000">
        <w:rPr>
          <w:rtl w:val="0"/>
        </w:rPr>
        <w:t xml:space="preserve"> and then restart </w:t>
      </w:r>
      <w:r w:rsidDel="00000000" w:rsidR="00000000" w:rsidRPr="00000000">
        <w:rPr>
          <w:rFonts w:ascii="Roboto Mono" w:cs="Roboto Mono" w:eastAsia="Roboto Mono" w:hAnsi="Roboto Mono"/>
          <w:color w:val="188038"/>
          <w:rtl w:val="0"/>
        </w:rPr>
        <w:t xml:space="preserve">etcd</w:t>
      </w:r>
      <w:r w:rsidDel="00000000" w:rsidR="00000000" w:rsidRPr="00000000">
        <w:rPr>
          <w:rtl w:val="0"/>
        </w:rPr>
        <w:t xml:space="preserve"> for the change to take effect (</w:t>
      </w:r>
      <w:r w:rsidDel="00000000" w:rsidR="00000000" w:rsidRPr="00000000">
        <w:rPr>
          <w:rFonts w:ascii="Roboto Mono" w:cs="Roboto Mono" w:eastAsia="Roboto Mono" w:hAnsi="Roboto Mono"/>
          <w:color w:val="188038"/>
          <w:rtl w:val="0"/>
        </w:rPr>
        <w:t xml:space="preserve">sudo systemctl restart etcd</w:t>
      </w:r>
      <w:r w:rsidDel="00000000" w:rsidR="00000000" w:rsidRPr="00000000">
        <w:rPr>
          <w:rtl w:val="0"/>
        </w:rPr>
        <w:t xml:space="preserve">).</w:t>
      </w:r>
    </w:p>
    <w:p w:rsidR="00000000" w:rsidDel="00000000" w:rsidP="00000000" w:rsidRDefault="00000000" w:rsidRPr="00000000" w14:paraId="0000052F">
      <w:pPr>
        <w:numPr>
          <w:ilvl w:val="0"/>
          <w:numId w:val="18"/>
        </w:numPr>
        <w:spacing w:after="240" w:before="0" w:beforeAutospacing="0" w:lineRule="auto"/>
        <w:ind w:left="720" w:hanging="360"/>
      </w:pPr>
      <w:r w:rsidDel="00000000" w:rsidR="00000000" w:rsidRPr="00000000">
        <w:rPr>
          <w:rtl w:val="0"/>
        </w:rPr>
        <w:t xml:space="preserve">You have a "send_to_gateway" rsyslog template/ruleset defined elsewhere in your rsyslog configuration (e.g., in </w:t>
      </w:r>
      <w:r w:rsidDel="00000000" w:rsidR="00000000" w:rsidRPr="00000000">
        <w:rPr>
          <w:rFonts w:ascii="Roboto Mono" w:cs="Roboto Mono" w:eastAsia="Roboto Mono" w:hAnsi="Roboto Mono"/>
          <w:color w:val="188038"/>
          <w:rtl w:val="0"/>
        </w:rPr>
        <w:t xml:space="preserve">/etc/rsyslog.d/gateway.conf</w:t>
      </w:r>
      <w:r w:rsidDel="00000000" w:rsidR="00000000" w:rsidRPr="00000000">
        <w:rPr>
          <w:rtl w:val="0"/>
        </w:rPr>
        <w:t xml:space="preserve"> or a similar file). This ruleset is responsible for forwarding the logs to your Logstash gateway. Example (assuming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t xml:space="preserve"> is a ruleset that forwards to your Logstash server at </w:t>
      </w:r>
      <w:r w:rsidDel="00000000" w:rsidR="00000000" w:rsidRPr="00000000">
        <w:rPr>
          <w:rFonts w:ascii="Roboto Mono" w:cs="Roboto Mono" w:eastAsia="Roboto Mono" w:hAnsi="Roboto Mono"/>
          <w:color w:val="188038"/>
          <w:rtl w:val="0"/>
        </w:rPr>
        <w:t xml:space="preserve">10.1.0.5</w:t>
      </w:r>
      <w:r w:rsidDel="00000000" w:rsidR="00000000" w:rsidRPr="00000000">
        <w:rPr>
          <w:rtl w:val="0"/>
        </w:rPr>
        <w:t xml:space="preserve"> on port </w:t>
      </w:r>
      <w:r w:rsidDel="00000000" w:rsidR="00000000" w:rsidRPr="00000000">
        <w:rPr>
          <w:rFonts w:ascii="Roboto Mono" w:cs="Roboto Mono" w:eastAsia="Roboto Mono" w:hAnsi="Roboto Mono"/>
          <w:color w:val="188038"/>
          <w:rtl w:val="0"/>
        </w:rPr>
        <w:t xml:space="preserve">5044</w:t>
      </w:r>
      <w:r w:rsidDel="00000000" w:rsidR="00000000" w:rsidRPr="00000000">
        <w:rPr>
          <w:rtl w:val="0"/>
        </w:rPr>
        <w:t xml:space="preserve">):</w:t>
      </w:r>
    </w:p>
    <w:p w:rsidR="00000000" w:rsidDel="00000000" w:rsidP="00000000" w:rsidRDefault="00000000" w:rsidRPr="00000000" w14:paraId="0000053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/etc/rsyslog.d/gateway.conf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(example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ruleset)</w:t>
      </w:r>
      <w:r w:rsidDel="00000000" w:rsidR="00000000" w:rsidRPr="00000000">
        <w:rPr>
          <w:rtl w:val="0"/>
        </w:rPr>
      </w:r>
    </w:p>
    <w:p w:rsidR="00000000" w:rsidDel="00000000" w:rsidP="00000000" w:rsidRDefault="00000000" w:rsidRPr="00000000" w14:paraId="0000053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template(name="json_template"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type="list")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3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property(name="timestamp"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dateFormat="rfc3339")</w:t>
      </w:r>
      <w:r w:rsidDel="00000000" w:rsidR="00000000" w:rsidRPr="00000000">
        <w:rPr>
          <w:rtl w:val="0"/>
        </w:rPr>
      </w:r>
    </w:p>
    <w:p w:rsidR="00000000" w:rsidDel="00000000" w:rsidP="00000000" w:rsidRDefault="00000000" w:rsidRPr="00000000" w14:paraId="000005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property(name="hostname")</w:t>
      </w:r>
      <w:r w:rsidDel="00000000" w:rsidR="00000000" w:rsidRPr="00000000">
        <w:rPr>
          <w:rtl w:val="0"/>
        </w:rPr>
      </w:r>
    </w:p>
    <w:p w:rsidR="00000000" w:rsidDel="00000000" w:rsidP="00000000" w:rsidRDefault="00000000" w:rsidRPr="00000000" w14:paraId="000005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property(name="syslogtag")</w:t>
      </w:r>
      <w:r w:rsidDel="00000000" w:rsidR="00000000" w:rsidRPr="00000000">
        <w:rPr>
          <w:rtl w:val="0"/>
        </w:rPr>
      </w:r>
    </w:p>
    <w:p w:rsidR="00000000" w:rsidDel="00000000" w:rsidP="00000000" w:rsidRDefault="00000000" w:rsidRPr="00000000" w14:paraId="000005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property(name="msg"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jsonescape="on")</w:t>
      </w:r>
      <w:r w:rsidDel="00000000" w:rsidR="00000000" w:rsidRPr="00000000">
        <w:rPr>
          <w:rtl w:val="0"/>
        </w:rPr>
      </w:r>
    </w:p>
    <w:p w:rsidR="00000000" w:rsidDel="00000000" w:rsidP="00000000" w:rsidRDefault="00000000" w:rsidRPr="00000000" w14:paraId="000005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properties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like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w:t>
      </w:r>
      <w:r w:rsidDel="00000000" w:rsidR="00000000" w:rsidRPr="00000000">
        <w:rPr>
          <w:rtl w:val="0"/>
        </w:rPr>
      </w:r>
    </w:p>
    <w:p w:rsidR="00000000" w:rsidDel="00000000" w:rsidP="00000000" w:rsidRDefault="00000000" w:rsidRPr="00000000" w14:paraId="0000053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3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3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ruleset(name="send_to_gateway")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action(type="omfwd"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Target="10.1.0.5"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Port="5044"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Protocol="tcp"</w:t>
      </w:r>
      <w:r w:rsidDel="00000000" w:rsidR="00000000" w:rsidRPr="00000000">
        <w:rPr>
          <w:rtl w:val="0"/>
        </w:rPr>
      </w:r>
    </w:p>
    <w:p w:rsidR="00000000" w:rsidDel="00000000" w:rsidP="00000000" w:rsidRDefault="00000000" w:rsidRPr="00000000" w14:paraId="000005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Template="json_template"</w:t>
      </w:r>
      <w:r w:rsidDel="00000000" w:rsidR="00000000" w:rsidRPr="00000000">
        <w:rPr>
          <w:rtl w:val="0"/>
        </w:rPr>
      </w:r>
    </w:p>
    <w:p w:rsidR="00000000" w:rsidDel="00000000" w:rsidP="00000000" w:rsidRDefault="00000000" w:rsidRPr="00000000" w14:paraId="000005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action.resumeretrycount="-1"</w:t>
      </w:r>
      <w:r w:rsidDel="00000000" w:rsidR="00000000" w:rsidRPr="00000000">
        <w:rPr>
          <w:rtl w:val="0"/>
        </w:rPr>
      </w:r>
    </w:p>
    <w:p w:rsidR="00000000" w:rsidDel="00000000" w:rsidP="00000000" w:rsidRDefault="00000000" w:rsidRPr="00000000" w14:paraId="000005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action.resumeinterval="5")</w:t>
      </w:r>
      <w:r w:rsidDel="00000000" w:rsidR="00000000" w:rsidRPr="00000000">
        <w:rPr>
          <w:rtl w:val="0"/>
        </w:rPr>
      </w:r>
    </w:p>
    <w:p w:rsidR="00000000" w:rsidDel="00000000" w:rsidP="00000000" w:rsidRDefault="00000000" w:rsidRPr="00000000" w14:paraId="000005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processing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further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after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sending</w:t>
      </w:r>
      <w:r w:rsidDel="00000000" w:rsidR="00000000" w:rsidRPr="00000000">
        <w:rPr>
          <w:rtl w:val="0"/>
        </w:rPr>
      </w:r>
    </w:p>
    <w:p w:rsidR="00000000" w:rsidDel="00000000" w:rsidP="00000000" w:rsidRDefault="00000000" w:rsidRPr="00000000" w14:paraId="0000053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40">
      <w:pPr>
        <w:numPr>
          <w:ilvl w:val="0"/>
          <w:numId w:val="18"/>
        </w:numPr>
        <w:spacing w:after="240" w:before="240" w:lineRule="auto"/>
        <w:ind w:left="720" w:hanging="360"/>
      </w:pPr>
      <w:r w:rsidDel="00000000" w:rsidR="00000000" w:rsidRPr="00000000">
        <w:rPr>
          <w:rtl w:val="0"/>
        </w:rPr>
        <w:t xml:space="preserve"></w:t>
        <w:br w:type="textWrapping"/>
      </w:r>
      <w:r w:rsidDel="00000000" w:rsidR="00000000" w:rsidRPr="00000000">
        <w:rPr>
          <w:b w:val="1"/>
          <w:bCs w:val="1"/>
          <w:rtl w:val="0"/>
        </w:rPr>
        <w:t xml:space="preserve">Note:</w:t>
      </w:r>
      <w:r w:rsidDel="00000000" w:rsidR="00000000" w:rsidRPr="00000000">
        <w:rPr>
          <w:rtl w:val="0"/>
        </w:rPr>
        <w:t xml:space="preserve"> The above </w:t>
      </w:r>
      <w:r w:rsidDel="00000000" w:rsidR="00000000" w:rsidRPr="00000000">
        <w:rPr>
          <w:rFonts w:ascii="Roboto Mono" w:cs="Roboto Mono" w:eastAsia="Roboto Mono" w:hAnsi="Roboto Mono"/>
          <w:color w:val="188038"/>
          <w:rtl w:val="0"/>
        </w:rPr>
        <w:t xml:space="preserve">json_template</w:t>
      </w:r>
      <w:r w:rsidDel="00000000" w:rsidR="00000000" w:rsidRPr="00000000">
        <w:rPr>
          <w:rtl w:val="0"/>
        </w:rPr>
        <w:t xml:space="preserve"> is just an example for forwarding structured data. If your Logstash is configured for raw syslog, you might just need:</w:t>
      </w:r>
    </w:p>
    <w:p w:rsidR="00000000" w:rsidDel="00000000" w:rsidP="00000000" w:rsidRDefault="00000000" w:rsidRPr="00000000" w14:paraId="0000054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ruleset(name="send_to_gateway")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action(type="omfwd"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Target="10.1.0.5"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Port="5044"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Protocol="tcp"</w:t>
      </w:r>
      <w:r w:rsidDel="00000000" w:rsidR="00000000" w:rsidRPr="00000000">
        <w:rPr>
          <w:rtl w:val="0"/>
        </w:rPr>
      </w:r>
    </w:p>
    <w:p w:rsidR="00000000" w:rsidDel="00000000" w:rsidP="00000000" w:rsidRDefault="00000000" w:rsidRPr="00000000" w14:paraId="0000054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action.resumeretrycount="-1"</w:t>
      </w:r>
      <w:r w:rsidDel="00000000" w:rsidR="00000000" w:rsidRPr="00000000">
        <w:rPr>
          <w:rtl w:val="0"/>
        </w:rPr>
      </w:r>
    </w:p>
    <w:p w:rsidR="00000000" w:rsidDel="00000000" w:rsidP="00000000" w:rsidRDefault="00000000" w:rsidRPr="00000000" w14:paraId="000005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action.resumeinterval="5")</w:t>
      </w:r>
      <w:r w:rsidDel="00000000" w:rsidR="00000000" w:rsidRPr="00000000">
        <w:rPr>
          <w:rtl w:val="0"/>
        </w:rPr>
      </w:r>
    </w:p>
    <w:p w:rsidR="00000000" w:rsidDel="00000000" w:rsidP="00000000" w:rsidRDefault="00000000" w:rsidRPr="00000000" w14:paraId="0000054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stop</w:t>
      </w:r>
      <w:r w:rsidDel="00000000" w:rsidR="00000000" w:rsidRPr="00000000">
        <w:rPr>
          <w:rtl w:val="0"/>
        </w:rPr>
      </w:r>
    </w:p>
    <w:p w:rsidR="00000000" w:rsidDel="00000000" w:rsidP="00000000" w:rsidRDefault="00000000" w:rsidRPr="00000000" w14:paraId="0000054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47">
      <w:pPr>
        <w:numPr>
          <w:ilvl w:val="0"/>
          <w:numId w:val="18"/>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5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spacing w:after="240" w:before="240" w:lineRule="auto"/>
        <w:rPr>
          <w:b w:val="1"/>
          <w:bCs w:val="1"/>
        </w:rPr>
      </w:pPr>
      <w:r w:rsidDel="00000000" w:rsidR="00000000" w:rsidRPr="00000000">
        <w:rPr>
          <w:b w:val="1"/>
          <w:bCs w:val="1"/>
          <w:rtl w:val="0"/>
        </w:rPr>
        <w:t xml:space="preserve">Rsyslog Configuration File for etcd Logs:</w:t>
      </w:r>
    </w:p>
    <w:p w:rsidR="00000000" w:rsidDel="00000000" w:rsidP="00000000" w:rsidRDefault="00000000" w:rsidRPr="00000000" w14:paraId="0000054A">
      <w:pPr>
        <w:spacing w:after="240" w:before="240" w:lineRule="auto"/>
        <w:rPr/>
      </w:pPr>
      <w:r w:rsidDel="00000000" w:rsidR="00000000" w:rsidRPr="00000000">
        <w:rPr>
          <w:rtl w:val="0"/>
        </w:rPr>
        <w:t xml:space="preserve">You should create a new rsyslog configuration file, for example, </w:t>
      </w:r>
      <w:r w:rsidDel="00000000" w:rsidR="00000000" w:rsidRPr="00000000">
        <w:rPr>
          <w:rFonts w:ascii="Roboto Mono" w:cs="Roboto Mono" w:eastAsia="Roboto Mono" w:hAnsi="Roboto Mono"/>
          <w:color w:val="188038"/>
          <w:rtl w:val="0"/>
        </w:rPr>
        <w:t xml:space="preserve">/etc/rsyslog.d/50-etcd.conf</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50</w:t>
      </w:r>
      <w:r w:rsidDel="00000000" w:rsidR="00000000" w:rsidRPr="00000000">
        <w:rPr>
          <w:rtl w:val="0"/>
        </w:rPr>
        <w:t xml:space="preserve"> ensures it's processed after earlier configuration, but before generic catch-all rules).</w:t>
      </w:r>
    </w:p>
    <w:p w:rsidR="00000000" w:rsidDel="00000000" w:rsidP="00000000" w:rsidRDefault="00000000" w:rsidRPr="00000000" w14:paraId="0000054B">
      <w:pPr>
        <w:rPr/>
      </w:pPr>
      <w:r w:rsidDel="00000000" w:rsidR="00000000" w:rsidRPr="00000000">
        <w:rPr>
          <w:rtl w:val="0"/>
        </w:rPr>
        <w:t xml:space="preserve">Code snippet</w:t>
      </w:r>
    </w:p>
    <w:p w:rsidR="00000000" w:rsidDel="00000000" w:rsidP="00000000" w:rsidRDefault="00000000" w:rsidRPr="00000000" w14:paraId="0000054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/etc/rsyslog.d/50-etcd.conf</w:t>
      </w:r>
      <w:r w:rsidDel="00000000" w:rsidR="00000000" w:rsidRPr="00000000">
        <w:rPr>
          <w:rtl w:val="0"/>
        </w:rPr>
      </w:r>
    </w:p>
    <w:p w:rsidR="00000000" w:rsidDel="00000000" w:rsidP="00000000" w:rsidRDefault="00000000" w:rsidRPr="00000000" w14:paraId="0000054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tl w:val="0"/>
        </w:rPr>
      </w:r>
    </w:p>
    <w:p w:rsidR="00000000" w:rsidDel="00000000" w:rsidP="00000000" w:rsidRDefault="00000000" w:rsidRPr="00000000" w14:paraId="0000054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4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originating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tl w:val="0"/>
        </w:rPr>
      </w:r>
    </w:p>
    <w:p w:rsidR="00000000" w:rsidDel="00000000" w:rsidP="00000000" w:rsidRDefault="00000000" w:rsidRPr="00000000" w14:paraId="0000055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SyslogIdentifier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used.</w:t>
      </w:r>
      <w:r w:rsidDel="00000000" w:rsidR="00000000" w:rsidRPr="00000000">
        <w:rPr>
          <w:rtl w:val="0"/>
        </w:rPr>
      </w:r>
    </w:p>
    <w:p w:rsidR="00000000" w:rsidDel="00000000" w:rsidP="00000000" w:rsidRDefault="00000000" w:rsidRPr="00000000" w14:paraId="0000055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checks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reported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'etcd'</w:t>
      </w:r>
      <w:r w:rsidDel="00000000" w:rsidR="00000000" w:rsidRPr="00000000">
        <w:rPr>
          <w:rtl w:val="0"/>
        </w:rPr>
      </w:r>
    </w:p>
    <w:p w:rsidR="00000000" w:rsidDel="00000000" w:rsidP="00000000" w:rsidRDefault="00000000" w:rsidRPr="00000000" w14:paraId="0000055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SYSTEMD_UNIT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metadata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field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'etcd.service'.</w:t>
      </w:r>
      <w:r w:rsidDel="00000000" w:rsidR="00000000" w:rsidRPr="00000000">
        <w:rPr>
          <w:rtl w:val="0"/>
        </w:rPr>
      </w:r>
    </w:p>
    <w:p w:rsidR="00000000" w:rsidDel="00000000" w:rsidP="00000000" w:rsidRDefault="00000000" w:rsidRPr="00000000" w14:paraId="0000055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$!_SYSTEMD_UNIT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particularly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useful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systemd-native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tl w:val="0"/>
        </w:rPr>
      </w:r>
    </w:p>
    <w:p w:rsidR="00000000" w:rsidDel="00000000" w:rsidP="00000000" w:rsidRDefault="00000000" w:rsidRPr="00000000" w14:paraId="0000055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$!_SYSTEMD_UNIT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"etcd.service"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55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5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5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written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needs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r>
    </w:p>
    <w:p w:rsidR="00000000" w:rsidDel="00000000" w:rsidP="00000000" w:rsidRDefault="00000000" w:rsidRPr="00000000" w14:paraId="0000055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(though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common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systemd-journald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configured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handle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tl w:val="0"/>
        </w:rPr>
      </w:r>
    </w:p>
    <w:p w:rsidR="00000000" w:rsidDel="00000000" w:rsidP="00000000" w:rsidRDefault="00000000" w:rsidRPr="00000000" w14:paraId="0000055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would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like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example.</w:t>
      </w:r>
      <w:r w:rsidDel="00000000" w:rsidR="00000000" w:rsidRPr="00000000">
        <w:rPr>
          <w:rtl w:val="0"/>
        </w:rPr>
      </w:r>
    </w:p>
    <w:p w:rsidR="00000000" w:rsidDel="00000000" w:rsidP="00000000" w:rsidRDefault="00000000" w:rsidRPr="00000000" w14:paraId="0000055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However,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primary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method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SyslogIdentifier</w:t>
      </w:r>
      <w:r w:rsidDel="00000000" w:rsidR="00000000" w:rsidRPr="00000000">
        <w:rPr>
          <w:rtl w:val="0"/>
        </w:rPr>
      </w:r>
    </w:p>
    <w:p w:rsidR="00000000" w:rsidDel="00000000" w:rsidP="00000000" w:rsidRDefault="00000000" w:rsidRPr="00000000" w14:paraId="0000055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usually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through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r>
    </w:p>
    <w:p w:rsidR="00000000" w:rsidDel="00000000" w:rsidP="00000000" w:rsidRDefault="00000000" w:rsidRPr="00000000" w14:paraId="0000055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Uncomment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adjust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following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explicitly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writes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r>
    </w:p>
    <w:p w:rsidR="00000000" w:rsidDel="00000000" w:rsidP="00000000" w:rsidRDefault="00000000" w:rsidRPr="00000000" w14:paraId="0000055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directly:</w:t>
      </w:r>
      <w:r w:rsidDel="00000000" w:rsidR="00000000" w:rsidRPr="00000000">
        <w:rPr>
          <w:rtl w:val="0"/>
        </w:rPr>
      </w:r>
    </w:p>
    <w:p w:rsidR="00000000" w:rsidDel="00000000" w:rsidP="00000000" w:rsidRDefault="00000000" w:rsidRPr="00000000" w14:paraId="0000055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6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module(load="imfile")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already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loaded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globally</w:t>
      </w:r>
      <w:r w:rsidDel="00000000" w:rsidR="00000000" w:rsidRPr="00000000">
        <w:rPr>
          <w:rtl w:val="0"/>
        </w:rPr>
      </w:r>
    </w:p>
    <w:p w:rsidR="00000000" w:rsidDel="00000000" w:rsidP="00000000" w:rsidRDefault="00000000" w:rsidRPr="00000000" w14:paraId="0000056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6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input(type="imfile"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file="/var/log/etcd/etcd.log"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tag="etcd-file-logs")</w:t>
      </w:r>
      <w:r w:rsidDel="00000000" w:rsidR="00000000" w:rsidRPr="00000000">
        <w:rPr>
          <w:rtl w:val="0"/>
        </w:rPr>
      </w:r>
    </w:p>
    <w:p w:rsidR="00000000" w:rsidDel="00000000" w:rsidP="00000000" w:rsidRDefault="00000000" w:rsidRPr="00000000" w14:paraId="0000056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'etcd-file-logs'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6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56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6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6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Linux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like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etcd</w:t>
      </w:r>
      <w:r w:rsidDel="00000000" w:rsidR="00000000" w:rsidRPr="00000000">
        <w:rPr>
          <w:rtl w:val="0"/>
        </w:rPr>
      </w:r>
    </w:p>
    <w:p w:rsidR="00000000" w:rsidDel="00000000" w:rsidP="00000000" w:rsidRDefault="00000000" w:rsidRPr="00000000" w14:paraId="0000056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systemd-journald,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which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r>
    </w:p>
    <w:p w:rsidR="00000000" w:rsidDel="00000000" w:rsidP="00000000" w:rsidRDefault="00000000" w:rsidRPr="00000000" w14:paraId="0000056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configured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receive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(which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common).</w:t>
      </w:r>
      <w:r w:rsidDel="00000000" w:rsidR="00000000" w:rsidRPr="00000000">
        <w:rPr>
          <w:rtl w:val="0"/>
        </w:rPr>
      </w:r>
    </w:p>
    <w:p w:rsidR="00000000" w:rsidDel="00000000" w:rsidP="00000000" w:rsidRDefault="00000000" w:rsidRPr="00000000" w14:paraId="0000056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$!_SYSTEMD_UNIT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"etcd.service"'</w:t>
      </w:r>
      <w:r w:rsidDel="00000000" w:rsidR="00000000" w:rsidRPr="00000000">
        <w:rPr>
          <w:rtl w:val="0"/>
        </w:rPr>
      </w:r>
    </w:p>
    <w:p w:rsidR="00000000" w:rsidDel="00000000" w:rsidP="00000000" w:rsidRDefault="00000000" w:rsidRPr="00000000" w14:paraId="0000056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correct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capture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using</w:t>
      </w:r>
      <w:r w:rsidDel="00000000" w:rsidR="00000000" w:rsidRPr="00000000">
        <w:rPr>
          <w:rtl w:val="0"/>
        </w:rPr>
      </w:r>
    </w:p>
    <w:p w:rsidR="00000000" w:rsidDel="00000000" w:rsidP="00000000" w:rsidRDefault="00000000" w:rsidRPr="00000000" w14:paraId="0000056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SyslogIdentifier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through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systemd.</w:t>
      </w:r>
      <w:r w:rsidDel="00000000" w:rsidR="00000000" w:rsidRPr="00000000">
        <w:rPr>
          <w:rtl w:val="0"/>
        </w:rPr>
      </w:r>
    </w:p>
    <w:p w:rsidR="00000000" w:rsidDel="00000000" w:rsidP="00000000" w:rsidRDefault="00000000" w:rsidRPr="00000000" w14:paraId="0000056D">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Explanation:</w:t>
      </w:r>
    </w:p>
    <w:p w:rsidR="00000000" w:rsidDel="00000000" w:rsidP="00000000" w:rsidRDefault="00000000" w:rsidRPr="00000000" w14:paraId="0000056E">
      <w:pPr>
        <w:numPr>
          <w:ilvl w:val="0"/>
          <w:numId w:val="47"/>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if $programname == 'etcd' or $!_SYSTEMD_UNIT == "etcd.service" then { ... }</w:t>
      </w:r>
      <w:r w:rsidDel="00000000" w:rsidR="00000000" w:rsidRPr="00000000">
        <w:rPr>
          <w:rtl w:val="0"/>
        </w:rPr>
        <w:t xml:space="preserve">: This is the core filtering logic.</w:t>
      </w:r>
    </w:p>
    <w:p w:rsidR="00000000" w:rsidDel="00000000" w:rsidP="00000000" w:rsidRDefault="00000000" w:rsidRPr="00000000" w14:paraId="0000056F">
      <w:pPr>
        <w:numPr>
          <w:ilvl w:val="1"/>
          <w:numId w:val="4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$programname == 'etcd'</w:t>
      </w:r>
      <w:r w:rsidDel="00000000" w:rsidR="00000000" w:rsidRPr="00000000">
        <w:rPr>
          <w:rtl w:val="0"/>
        </w:rPr>
        <w:t xml:space="preserve">: This checks if the </w:t>
      </w:r>
      <w:r w:rsidDel="00000000" w:rsidR="00000000" w:rsidRPr="00000000">
        <w:rPr>
          <w:rFonts w:ascii="Roboto Mono" w:cs="Roboto Mono" w:eastAsia="Roboto Mono" w:hAnsi="Roboto Mono"/>
          <w:color w:val="188038"/>
          <w:rtl w:val="0"/>
        </w:rPr>
        <w:t xml:space="preserve">programname</w:t>
      </w:r>
      <w:r w:rsidDel="00000000" w:rsidR="00000000" w:rsidRPr="00000000">
        <w:rPr>
          <w:rtl w:val="0"/>
        </w:rPr>
        <w:t xml:space="preserve"> field of the log message (often derived from the </w:t>
      </w:r>
      <w:r w:rsidDel="00000000" w:rsidR="00000000" w:rsidRPr="00000000">
        <w:rPr>
          <w:rFonts w:ascii="Roboto Mono" w:cs="Roboto Mono" w:eastAsia="Roboto Mono" w:hAnsi="Roboto Mono"/>
          <w:color w:val="188038"/>
          <w:rtl w:val="0"/>
        </w:rPr>
        <w:t xml:space="preserve">SyslogIdentifier</w:t>
      </w:r>
      <w:r w:rsidDel="00000000" w:rsidR="00000000" w:rsidRPr="00000000">
        <w:rPr>
          <w:rtl w:val="0"/>
        </w:rPr>
        <w:t xml:space="preserve">) is exactly </w:t>
      </w:r>
      <w:r w:rsidDel="00000000" w:rsidR="00000000" w:rsidRPr="00000000">
        <w:rPr>
          <w:rFonts w:ascii="Roboto Mono" w:cs="Roboto Mono" w:eastAsia="Roboto Mono" w:hAnsi="Roboto Mono"/>
          <w:color w:val="188038"/>
          <w:rtl w:val="0"/>
        </w:rPr>
        <w:t xml:space="preserve">etcd</w:t>
      </w:r>
      <w:r w:rsidDel="00000000" w:rsidR="00000000" w:rsidRPr="00000000">
        <w:rPr>
          <w:rtl w:val="0"/>
        </w:rPr>
        <w:t xml:space="preserve">.</w:t>
      </w:r>
    </w:p>
    <w:p w:rsidR="00000000" w:rsidDel="00000000" w:rsidP="00000000" w:rsidRDefault="00000000" w:rsidRPr="00000000" w14:paraId="00000570">
      <w:pPr>
        <w:numPr>
          <w:ilvl w:val="1"/>
          <w:numId w:val="4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$!_SYSTEMD_UNIT == "etcd.service"</w:t>
      </w:r>
      <w:r w:rsidDel="00000000" w:rsidR="00000000" w:rsidRPr="00000000">
        <w:rPr>
          <w:rtl w:val="0"/>
        </w:rPr>
        <w:t xml:space="preserve">: This is a more robust check for logs originating from systemd services. </w:t>
      </w:r>
      <w:r w:rsidDel="00000000" w:rsidR="00000000" w:rsidRPr="00000000">
        <w:rPr>
          <w:rFonts w:ascii="Roboto Mono" w:cs="Roboto Mono" w:eastAsia="Roboto Mono" w:hAnsi="Roboto Mono"/>
          <w:color w:val="188038"/>
          <w:rtl w:val="0"/>
        </w:rPr>
        <w:t xml:space="preserve">$_SYSTEMD_UNIT</w:t>
      </w:r>
      <w:r w:rsidDel="00000000" w:rsidR="00000000" w:rsidRPr="00000000">
        <w:rPr>
          <w:rtl w:val="0"/>
        </w:rPr>
        <w:t xml:space="preserve"> is a property available in rsyslog when it's receiving logs from </w:t>
      </w:r>
      <w:r w:rsidDel="00000000" w:rsidR="00000000" w:rsidRPr="00000000">
        <w:rPr>
          <w:rFonts w:ascii="Roboto Mono" w:cs="Roboto Mono" w:eastAsia="Roboto Mono" w:hAnsi="Roboto Mono"/>
          <w:color w:val="188038"/>
          <w:rtl w:val="0"/>
        </w:rPr>
        <w:t xml:space="preserve">systemd-journald</w:t>
      </w:r>
      <w:r w:rsidDel="00000000" w:rsidR="00000000" w:rsidRPr="00000000">
        <w:rPr>
          <w:rtl w:val="0"/>
        </w:rPr>
        <w:t xml:space="preserve">. This ensures that logs specifically from the </w:t>
      </w:r>
      <w:r w:rsidDel="00000000" w:rsidR="00000000" w:rsidRPr="00000000">
        <w:rPr>
          <w:rFonts w:ascii="Roboto Mono" w:cs="Roboto Mono" w:eastAsia="Roboto Mono" w:hAnsi="Roboto Mono"/>
          <w:color w:val="188038"/>
          <w:rtl w:val="0"/>
        </w:rPr>
        <w:t xml:space="preserve">etcd.service</w:t>
      </w:r>
      <w:r w:rsidDel="00000000" w:rsidR="00000000" w:rsidRPr="00000000">
        <w:rPr>
          <w:rtl w:val="0"/>
        </w:rPr>
        <w:t xml:space="preserve"> unit are captured.</w:t>
      </w:r>
    </w:p>
    <w:p w:rsidR="00000000" w:rsidDel="00000000" w:rsidP="00000000" w:rsidRDefault="00000000" w:rsidRPr="00000000" w14:paraId="00000571">
      <w:pPr>
        <w:numPr>
          <w:ilvl w:val="1"/>
          <w:numId w:val="4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call send_to_gateway</w:t>
      </w:r>
      <w:r w:rsidDel="00000000" w:rsidR="00000000" w:rsidRPr="00000000">
        <w:rPr>
          <w:rtl w:val="0"/>
        </w:rPr>
        <w:t xml:space="preserve">: If either of the conditions is true, it calls the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t xml:space="preserve"> ruleset, which is responsible for forwarding the logs to your Logstash gateway.</w:t>
      </w:r>
    </w:p>
    <w:p w:rsidR="00000000" w:rsidDel="00000000" w:rsidP="00000000" w:rsidRDefault="00000000" w:rsidRPr="00000000" w14:paraId="00000572">
      <w:pPr>
        <w:numPr>
          <w:ilvl w:val="0"/>
          <w:numId w:val="47"/>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imfile</w:t>
      </w:r>
      <w:r w:rsidDel="00000000" w:rsidR="00000000" w:rsidRPr="00000000">
        <w:rPr>
          <w:b w:val="1"/>
          <w:bCs w:val="1"/>
          <w:rtl w:val="0"/>
        </w:rPr>
        <w:t xml:space="preserve"> (Commented Out for etcd):</w:t>
      </w:r>
      <w:r w:rsidDel="00000000" w:rsidR="00000000" w:rsidRPr="00000000">
        <w:rPr>
          <w:rtl w:val="0"/>
        </w:rPr>
        <w:t xml:space="preserve"> I've commented out the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 section for </w:t>
      </w:r>
      <w:r w:rsidDel="00000000" w:rsidR="00000000" w:rsidRPr="00000000">
        <w:rPr>
          <w:rFonts w:ascii="Roboto Mono" w:cs="Roboto Mono" w:eastAsia="Roboto Mono" w:hAnsi="Roboto Mono"/>
          <w:color w:val="188038"/>
          <w:rtl w:val="0"/>
        </w:rPr>
        <w:t xml:space="preserve">etcd</w:t>
      </w:r>
      <w:r w:rsidDel="00000000" w:rsidR="00000000" w:rsidRPr="00000000">
        <w:rPr>
          <w:rtl w:val="0"/>
        </w:rPr>
        <w:t xml:space="preserve">. While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 is excellent for tailing log files, </w:t>
      </w:r>
      <w:r w:rsidDel="00000000" w:rsidR="00000000" w:rsidRPr="00000000">
        <w:rPr>
          <w:rFonts w:ascii="Roboto Mono" w:cs="Roboto Mono" w:eastAsia="Roboto Mono" w:hAnsi="Roboto Mono"/>
          <w:color w:val="188038"/>
          <w:rtl w:val="0"/>
        </w:rPr>
        <w:t xml:space="preserve">etcd</w:t>
      </w:r>
      <w:r w:rsidDel="00000000" w:rsidR="00000000" w:rsidRPr="00000000">
        <w:rPr>
          <w:rtl w:val="0"/>
        </w:rPr>
        <w:t xml:space="preserve"> logs are typically handled by </w:t>
      </w:r>
      <w:r w:rsidDel="00000000" w:rsidR="00000000" w:rsidRPr="00000000">
        <w:rPr>
          <w:rFonts w:ascii="Roboto Mono" w:cs="Roboto Mono" w:eastAsia="Roboto Mono" w:hAnsi="Roboto Mono"/>
          <w:color w:val="188038"/>
          <w:rtl w:val="0"/>
        </w:rPr>
        <w:t xml:space="preserve">systemd</w:t>
      </w:r>
      <w:r w:rsidDel="00000000" w:rsidR="00000000" w:rsidRPr="00000000">
        <w:rPr>
          <w:rtl w:val="0"/>
        </w:rPr>
        <w:t xml:space="preserve"> and its journal. When you set </w:t>
      </w:r>
      <w:r w:rsidDel="00000000" w:rsidR="00000000" w:rsidRPr="00000000">
        <w:rPr>
          <w:rFonts w:ascii="Roboto Mono" w:cs="Roboto Mono" w:eastAsia="Roboto Mono" w:hAnsi="Roboto Mono"/>
          <w:color w:val="188038"/>
          <w:rtl w:val="0"/>
        </w:rPr>
        <w:t xml:space="preserve">SyslogIdentifier=etcd</w:t>
      </w:r>
      <w:r w:rsidDel="00000000" w:rsidR="00000000" w:rsidRPr="00000000">
        <w:rPr>
          <w:rtl w:val="0"/>
        </w:rPr>
        <w:t xml:space="preserve"> in the systemd unit file, </w:t>
      </w:r>
      <w:r w:rsidDel="00000000" w:rsidR="00000000" w:rsidRPr="00000000">
        <w:rPr>
          <w:rFonts w:ascii="Roboto Mono" w:cs="Roboto Mono" w:eastAsia="Roboto Mono" w:hAnsi="Roboto Mono"/>
          <w:color w:val="188038"/>
          <w:rtl w:val="0"/>
        </w:rPr>
        <w:t xml:space="preserve">systemd</w:t>
      </w:r>
      <w:r w:rsidDel="00000000" w:rsidR="00000000" w:rsidRPr="00000000">
        <w:rPr>
          <w:rtl w:val="0"/>
        </w:rPr>
        <w:t xml:space="preserve"> directs </w:t>
      </w:r>
      <w:r w:rsidDel="00000000" w:rsidR="00000000" w:rsidRPr="00000000">
        <w:rPr>
          <w:rFonts w:ascii="Roboto Mono" w:cs="Roboto Mono" w:eastAsia="Roboto Mono" w:hAnsi="Roboto Mono"/>
          <w:color w:val="188038"/>
          <w:rtl w:val="0"/>
        </w:rPr>
        <w:t xml:space="preserve">etcd</w:t>
      </w:r>
      <w:r w:rsidDel="00000000" w:rsidR="00000000" w:rsidRPr="00000000">
        <w:rPr>
          <w:rtl w:val="0"/>
        </w:rPr>
        <w:t xml:space="preserve">'s standard output/error to its journal, and then </w:t>
      </w:r>
      <w:r w:rsidDel="00000000" w:rsidR="00000000" w:rsidRPr="00000000">
        <w:rPr>
          <w:rFonts w:ascii="Roboto Mono" w:cs="Roboto Mono" w:eastAsia="Roboto Mono" w:hAnsi="Roboto Mono"/>
          <w:color w:val="188038"/>
          <w:rtl w:val="0"/>
        </w:rPr>
        <w:t xml:space="preserve">journald</w:t>
      </w:r>
      <w:r w:rsidDel="00000000" w:rsidR="00000000" w:rsidRPr="00000000">
        <w:rPr>
          <w:rtl w:val="0"/>
        </w:rPr>
        <w:t xml:space="preserve"> forwards it to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t xml:space="preserve"> (if configured). In this common setup,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t xml:space="preserve"> receives the log with </w:t>
      </w:r>
      <w:r w:rsidDel="00000000" w:rsidR="00000000" w:rsidRPr="00000000">
        <w:rPr>
          <w:rFonts w:ascii="Roboto Mono" w:cs="Roboto Mono" w:eastAsia="Roboto Mono" w:hAnsi="Roboto Mono"/>
          <w:color w:val="188038"/>
          <w:rtl w:val="0"/>
        </w:rPr>
        <w:t xml:space="preserve">programname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_SYSTEMD_UNIT</w:t>
      </w:r>
      <w:r w:rsidDel="00000000" w:rsidR="00000000" w:rsidRPr="00000000">
        <w:rPr>
          <w:rtl w:val="0"/>
        </w:rPr>
        <w:t xml:space="preserve"> set, making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 unnecessary for this specific use case. If, however, your </w:t>
      </w:r>
      <w:r w:rsidDel="00000000" w:rsidR="00000000" w:rsidRPr="00000000">
        <w:rPr>
          <w:rFonts w:ascii="Roboto Mono" w:cs="Roboto Mono" w:eastAsia="Roboto Mono" w:hAnsi="Roboto Mono"/>
          <w:color w:val="188038"/>
          <w:rtl w:val="0"/>
        </w:rPr>
        <w:t xml:space="preserve">etcd</w:t>
      </w:r>
      <w:r w:rsidDel="00000000" w:rsidR="00000000" w:rsidRPr="00000000">
        <w:rPr>
          <w:rtl w:val="0"/>
        </w:rPr>
        <w:t xml:space="preserve"> is configured to write directly to a log file </w:t>
      </w:r>
      <w:r w:rsidDel="00000000" w:rsidR="00000000" w:rsidRPr="00000000">
        <w:rPr>
          <w:i w:val="1"/>
          <w:iCs w:val="1"/>
          <w:rtl w:val="0"/>
        </w:rPr>
        <w:t xml:space="preserve">in addition</w:t>
      </w:r>
      <w:r w:rsidDel="00000000" w:rsidR="00000000" w:rsidRPr="00000000">
        <w:rPr>
          <w:rtl w:val="0"/>
        </w:rPr>
        <w:t xml:space="preserve"> to (or instead of) sending to stdout/stderr, then you would uncomment and adjust the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 part.</w:t>
      </w:r>
    </w:p>
    <w:p w:rsidR="00000000" w:rsidDel="00000000" w:rsidP="00000000" w:rsidRDefault="00000000" w:rsidRPr="00000000" w14:paraId="00000573">
      <w:pPr>
        <w:spacing w:after="240" w:before="240" w:lineRule="auto"/>
        <w:rPr>
          <w:b w:val="1"/>
          <w:bCs w:val="1"/>
        </w:rPr>
      </w:pPr>
      <w:r w:rsidDel="00000000" w:rsidR="00000000" w:rsidRPr="00000000">
        <w:rPr>
          <w:b w:val="1"/>
          <w:bCs w:val="1"/>
          <w:rtl w:val="0"/>
        </w:rPr>
        <w:t xml:space="preserve">Steps to Implement:</w:t>
      </w:r>
    </w:p>
    <w:p w:rsidR="00000000" w:rsidDel="00000000" w:rsidP="00000000" w:rsidRDefault="00000000" w:rsidRPr="00000000" w14:paraId="00000574">
      <w:pPr>
        <w:numPr>
          <w:ilvl w:val="0"/>
          <w:numId w:val="104"/>
        </w:numPr>
        <w:spacing w:after="0" w:afterAutospacing="0" w:before="240" w:lineRule="auto"/>
        <w:ind w:left="720" w:hanging="360"/>
      </w:pPr>
      <w:r w:rsidDel="00000000" w:rsidR="00000000" w:rsidRPr="00000000">
        <w:rPr>
          <w:b w:val="1"/>
          <w:bCs w:val="1"/>
          <w:rtl w:val="0"/>
        </w:rPr>
        <w:t xml:space="preserve">Verify/Create Systemd Override:</w:t>
      </w:r>
      <w:r w:rsidDel="00000000" w:rsidR="00000000" w:rsidRPr="00000000">
        <w:rPr>
          <w:rtl w:val="0"/>
        </w:rPr>
        <w:t xml:space="preserve"> Ensure your </w:t>
      </w:r>
      <w:r w:rsidDel="00000000" w:rsidR="00000000" w:rsidRPr="00000000">
        <w:rPr>
          <w:rFonts w:ascii="Roboto Mono" w:cs="Roboto Mono" w:eastAsia="Roboto Mono" w:hAnsi="Roboto Mono"/>
          <w:color w:val="188038"/>
          <w:rtl w:val="0"/>
        </w:rPr>
        <w:t xml:space="preserve">etcd_override.conf</w:t>
      </w:r>
      <w:r w:rsidDel="00000000" w:rsidR="00000000" w:rsidRPr="00000000">
        <w:rPr>
          <w:rtl w:val="0"/>
        </w:rPr>
        <w:t xml:space="preserve"> is in </w:t>
      </w:r>
      <w:r w:rsidDel="00000000" w:rsidR="00000000" w:rsidRPr="00000000">
        <w:rPr>
          <w:rFonts w:ascii="Roboto Mono" w:cs="Roboto Mono" w:eastAsia="Roboto Mono" w:hAnsi="Roboto Mono"/>
          <w:color w:val="188038"/>
          <w:rtl w:val="0"/>
        </w:rPr>
        <w:t xml:space="preserve">/etc/systemd/system/etcd.service.d/</w:t>
      </w:r>
      <w:r w:rsidDel="00000000" w:rsidR="00000000" w:rsidRPr="00000000">
        <w:rPr>
          <w:rtl w:val="0"/>
        </w:rPr>
        <w:t xml:space="preserve"> and contains </w:t>
      </w:r>
      <w:r w:rsidDel="00000000" w:rsidR="00000000" w:rsidRPr="00000000">
        <w:rPr>
          <w:rFonts w:ascii="Roboto Mono" w:cs="Roboto Mono" w:eastAsia="Roboto Mono" w:hAnsi="Roboto Mono"/>
          <w:color w:val="188038"/>
          <w:rtl w:val="0"/>
        </w:rPr>
        <w:t xml:space="preserve">SyslogIdentifier=etcd</w:t>
      </w:r>
      <w:r w:rsidDel="00000000" w:rsidR="00000000" w:rsidRPr="00000000">
        <w:rPr>
          <w:rtl w:val="0"/>
        </w:rPr>
        <w:t xml:space="preserve">.</w:t>
      </w:r>
    </w:p>
    <w:p w:rsidR="00000000" w:rsidDel="00000000" w:rsidP="00000000" w:rsidRDefault="00000000" w:rsidRPr="00000000" w14:paraId="00000575">
      <w:pPr>
        <w:numPr>
          <w:ilvl w:val="1"/>
          <w:numId w:val="10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sudo mkdir -p /etc/systemd/system/etcd.service.d/</w:t>
      </w:r>
    </w:p>
    <w:p w:rsidR="00000000" w:rsidDel="00000000" w:rsidP="00000000" w:rsidRDefault="00000000" w:rsidRPr="00000000" w14:paraId="00000576">
      <w:pPr>
        <w:numPr>
          <w:ilvl w:val="1"/>
          <w:numId w:val="10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sudo vi /etc/systemd/system/etcd.service.d/etcd_override.conf</w:t>
      </w:r>
      <w:r w:rsidDel="00000000" w:rsidR="00000000" w:rsidRPr="00000000">
        <w:rPr>
          <w:rtl w:val="0"/>
        </w:rPr>
        <w:t xml:space="preserve"> (add content)</w:t>
      </w:r>
    </w:p>
    <w:p w:rsidR="00000000" w:rsidDel="00000000" w:rsidP="00000000" w:rsidRDefault="00000000" w:rsidRPr="00000000" w14:paraId="00000577">
      <w:pPr>
        <w:numPr>
          <w:ilvl w:val="1"/>
          <w:numId w:val="10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sudo systemctl daemon-reload</w:t>
      </w:r>
    </w:p>
    <w:p w:rsidR="00000000" w:rsidDel="00000000" w:rsidP="00000000" w:rsidRDefault="00000000" w:rsidRPr="00000000" w14:paraId="00000578">
      <w:pPr>
        <w:numPr>
          <w:ilvl w:val="1"/>
          <w:numId w:val="10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sudo systemctl restart etcd</w:t>
      </w:r>
    </w:p>
    <w:p w:rsidR="00000000" w:rsidDel="00000000" w:rsidP="00000000" w:rsidRDefault="00000000" w:rsidRPr="00000000" w14:paraId="00000579">
      <w:pPr>
        <w:numPr>
          <w:ilvl w:val="0"/>
          <w:numId w:val="104"/>
        </w:numPr>
        <w:spacing w:after="0" w:afterAutospacing="0" w:before="0" w:beforeAutospacing="0" w:lineRule="auto"/>
        <w:ind w:left="720" w:hanging="360"/>
      </w:pPr>
      <w:r w:rsidDel="00000000" w:rsidR="00000000" w:rsidRPr="00000000">
        <w:rPr>
          <w:b w:val="1"/>
          <w:bCs w:val="1"/>
          <w:rtl w:val="0"/>
        </w:rPr>
        <w:t xml:space="preserve">Verify/Create </w:t>
      </w:r>
      <w:r w:rsidDel="00000000" w:rsidR="00000000" w:rsidRPr="00000000">
        <w:rPr>
          <w:rFonts w:ascii="Roboto Mono" w:cs="Roboto Mono" w:eastAsia="Roboto Mono" w:hAnsi="Roboto Mono"/>
          <w:b w:val="1"/>
          <w:bCs w:val="1"/>
          <w:color w:val="188038"/>
          <w:rtl w:val="0"/>
        </w:rPr>
        <w:t xml:space="preserve">send_to_gateway</w:t>
      </w:r>
      <w:r w:rsidDel="00000000" w:rsidR="00000000" w:rsidRPr="00000000">
        <w:rPr>
          <w:b w:val="1"/>
          <w:bCs w:val="1"/>
          <w:rtl w:val="0"/>
        </w:rPr>
        <w:t xml:space="preserve"> Ruleset:</w:t>
      </w:r>
      <w:r w:rsidDel="00000000" w:rsidR="00000000" w:rsidRPr="00000000">
        <w:rPr>
          <w:rtl w:val="0"/>
        </w:rPr>
        <w:t xml:space="preserve"> Ensure your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t xml:space="preserve"> ruleset is defined in an rsyslog configuration file (e.g., </w:t>
      </w:r>
      <w:r w:rsidDel="00000000" w:rsidR="00000000" w:rsidRPr="00000000">
        <w:rPr>
          <w:rFonts w:ascii="Roboto Mono" w:cs="Roboto Mono" w:eastAsia="Roboto Mono" w:hAnsi="Roboto Mono"/>
          <w:color w:val="188038"/>
          <w:rtl w:val="0"/>
        </w:rPr>
        <w:t xml:space="preserve">/etc/rsyslog.d/gateway.conf</w:t>
      </w:r>
      <w:r w:rsidDel="00000000" w:rsidR="00000000" w:rsidRPr="00000000">
        <w:rPr>
          <w:rtl w:val="0"/>
        </w:rPr>
        <w:t xml:space="preserve">) and points to your Logstash instance.</w:t>
      </w:r>
    </w:p>
    <w:p w:rsidR="00000000" w:rsidDel="00000000" w:rsidP="00000000" w:rsidRDefault="00000000" w:rsidRPr="00000000" w14:paraId="0000057A">
      <w:pPr>
        <w:numPr>
          <w:ilvl w:val="0"/>
          <w:numId w:val="104"/>
        </w:numPr>
        <w:spacing w:after="0" w:afterAutospacing="0" w:before="0" w:beforeAutospacing="0" w:lineRule="auto"/>
        <w:ind w:left="720" w:hanging="360"/>
      </w:pPr>
      <w:r w:rsidDel="00000000" w:rsidR="00000000" w:rsidRPr="00000000">
        <w:rPr>
          <w:b w:val="1"/>
          <w:bCs w:val="1"/>
          <w:rtl w:val="0"/>
        </w:rPr>
        <w:t xml:space="preserve">Create etcd Rsyslog Config:</w:t>
      </w:r>
    </w:p>
    <w:p w:rsidR="00000000" w:rsidDel="00000000" w:rsidP="00000000" w:rsidRDefault="00000000" w:rsidRPr="00000000" w14:paraId="0000057B">
      <w:pPr>
        <w:numPr>
          <w:ilvl w:val="1"/>
          <w:numId w:val="10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sudo vi /etc/rsyslog.d/50-etcd.conf</w:t>
      </w:r>
    </w:p>
    <w:p w:rsidR="00000000" w:rsidDel="00000000" w:rsidP="00000000" w:rsidRDefault="00000000" w:rsidRPr="00000000" w14:paraId="0000057C">
      <w:pPr>
        <w:numPr>
          <w:ilvl w:val="1"/>
          <w:numId w:val="104"/>
        </w:numPr>
        <w:spacing w:after="0" w:afterAutospacing="0" w:before="0" w:beforeAutospacing="0" w:lineRule="auto"/>
        <w:ind w:left="1440" w:hanging="360"/>
      </w:pPr>
      <w:r w:rsidDel="00000000" w:rsidR="00000000" w:rsidRPr="00000000">
        <w:rPr>
          <w:rtl w:val="0"/>
        </w:rPr>
        <w:t xml:space="preserve">Paste the content of the </w:t>
      </w:r>
      <w:r w:rsidDel="00000000" w:rsidR="00000000" w:rsidRPr="00000000">
        <w:rPr>
          <w:rFonts w:ascii="Roboto Mono" w:cs="Roboto Mono" w:eastAsia="Roboto Mono" w:hAnsi="Roboto Mono"/>
          <w:color w:val="188038"/>
          <w:rtl w:val="0"/>
        </w:rPr>
        <w:t xml:space="preserve">50-etcd.conf</w:t>
      </w:r>
      <w:r w:rsidDel="00000000" w:rsidR="00000000" w:rsidRPr="00000000">
        <w:rPr>
          <w:rtl w:val="0"/>
        </w:rPr>
        <w:t xml:space="preserve"> example provided above.</w:t>
      </w:r>
    </w:p>
    <w:p w:rsidR="00000000" w:rsidDel="00000000" w:rsidP="00000000" w:rsidRDefault="00000000" w:rsidRPr="00000000" w14:paraId="0000057D">
      <w:pPr>
        <w:numPr>
          <w:ilvl w:val="0"/>
          <w:numId w:val="104"/>
        </w:numPr>
        <w:spacing w:after="0" w:afterAutospacing="0" w:before="0" w:beforeAutospacing="0" w:lineRule="auto"/>
        <w:ind w:left="720" w:hanging="360"/>
      </w:pPr>
      <w:r w:rsidDel="00000000" w:rsidR="00000000" w:rsidRPr="00000000">
        <w:rPr>
          <w:b w:val="1"/>
          <w:bCs w:val="1"/>
          <w:rtl w:val="0"/>
        </w:rPr>
        <w:t xml:space="preserve">Restart Rsyslog:</w:t>
      </w:r>
    </w:p>
    <w:p w:rsidR="00000000" w:rsidDel="00000000" w:rsidP="00000000" w:rsidRDefault="00000000" w:rsidRPr="00000000" w14:paraId="0000057E">
      <w:pPr>
        <w:numPr>
          <w:ilvl w:val="1"/>
          <w:numId w:val="104"/>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sudo systemctl restart rsyslog</w:t>
      </w:r>
    </w:p>
    <w:p w:rsidR="00000000" w:rsidDel="00000000" w:rsidP="00000000" w:rsidRDefault="00000000" w:rsidRPr="00000000" w14:paraId="0000057F">
      <w:pPr>
        <w:spacing w:after="240" w:before="240" w:lineRule="auto"/>
        <w:rPr/>
      </w:pPr>
      <w:r w:rsidDel="00000000" w:rsidR="00000000" w:rsidRPr="00000000">
        <w:rPr>
          <w:rtl w:val="0"/>
        </w:rPr>
        <w:t xml:space="preserve">Now, when </w:t>
      </w:r>
      <w:r w:rsidDel="00000000" w:rsidR="00000000" w:rsidRPr="00000000">
        <w:rPr>
          <w:rFonts w:ascii="Roboto Mono" w:cs="Roboto Mono" w:eastAsia="Roboto Mono" w:hAnsi="Roboto Mono"/>
          <w:color w:val="188038"/>
          <w:rtl w:val="0"/>
        </w:rPr>
        <w:t xml:space="preserve">etcd</w:t>
      </w:r>
      <w:r w:rsidDel="00000000" w:rsidR="00000000" w:rsidRPr="00000000">
        <w:rPr>
          <w:rtl w:val="0"/>
        </w:rPr>
        <w:t xml:space="preserve"> generates logs, </w:t>
      </w:r>
      <w:r w:rsidDel="00000000" w:rsidR="00000000" w:rsidRPr="00000000">
        <w:rPr>
          <w:rFonts w:ascii="Roboto Mono" w:cs="Roboto Mono" w:eastAsia="Roboto Mono" w:hAnsi="Roboto Mono"/>
          <w:color w:val="188038"/>
          <w:rtl w:val="0"/>
        </w:rPr>
        <w:t xml:space="preserve">systemd</w:t>
      </w:r>
      <w:r w:rsidDel="00000000" w:rsidR="00000000" w:rsidRPr="00000000">
        <w:rPr>
          <w:rtl w:val="0"/>
        </w:rPr>
        <w:t xml:space="preserve"> will tag them with the </w:t>
      </w:r>
      <w:r w:rsidDel="00000000" w:rsidR="00000000" w:rsidRPr="00000000">
        <w:rPr>
          <w:rFonts w:ascii="Roboto Mono" w:cs="Roboto Mono" w:eastAsia="Roboto Mono" w:hAnsi="Roboto Mono"/>
          <w:color w:val="188038"/>
          <w:rtl w:val="0"/>
        </w:rPr>
        <w:t xml:space="preserve">SyslogIdentifier=etcd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journald</w:t>
      </w:r>
      <w:r w:rsidDel="00000000" w:rsidR="00000000" w:rsidRPr="00000000">
        <w:rPr>
          <w:rtl w:val="0"/>
        </w:rPr>
        <w:t xml:space="preserve"> will pass them to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t xml:space="preserve">, and your </w:t>
      </w:r>
      <w:r w:rsidDel="00000000" w:rsidR="00000000" w:rsidRPr="00000000">
        <w:rPr>
          <w:rFonts w:ascii="Roboto Mono" w:cs="Roboto Mono" w:eastAsia="Roboto Mono" w:hAnsi="Roboto Mono"/>
          <w:color w:val="188038"/>
          <w:rtl w:val="0"/>
        </w:rPr>
        <w:t xml:space="preserve">50-etcd.conf</w:t>
      </w:r>
      <w:r w:rsidDel="00000000" w:rsidR="00000000" w:rsidRPr="00000000">
        <w:rPr>
          <w:rtl w:val="0"/>
        </w:rPr>
        <w:t xml:space="preserve"> will filter them and </w:t>
      </w:r>
      <w:r w:rsidDel="00000000" w:rsidR="00000000" w:rsidRPr="00000000">
        <w:rPr>
          <w:rFonts w:ascii="Roboto Mono" w:cs="Roboto Mono" w:eastAsia="Roboto Mono" w:hAnsi="Roboto Mono"/>
          <w:color w:val="188038"/>
          <w:rtl w:val="0"/>
        </w:rPr>
        <w:t xml:space="preserve">call send_to_gateway</w:t>
      </w:r>
      <w:r w:rsidDel="00000000" w:rsidR="00000000" w:rsidRPr="00000000">
        <w:rPr>
          <w:rtl w:val="0"/>
        </w:rPr>
        <w:t xml:space="preserve"> to forward them to your Logstash instance.</w:t>
      </w:r>
    </w:p>
    <w:p w:rsidR="00000000" w:rsidDel="00000000" w:rsidP="00000000" w:rsidRDefault="00000000" w:rsidRPr="00000000" w14:paraId="0000058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yk0evrkhbz5" w:id="97"/>
      <w:bookmarkEnd w:id="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Sample logs for pgbouncer</w:t>
      </w:r>
      <w:r w:rsidDel="00000000" w:rsidR="00000000" w:rsidRPr="00000000">
        <w:rPr>
          <w:rtl w:val="0"/>
        </w:rPr>
      </w:r>
    </w:p>
    <w:p w:rsidR="00000000" w:rsidDel="00000000" w:rsidP="00000000" w:rsidRDefault="00000000" w:rsidRPr="00000000" w14:paraId="00000582">
      <w:pPr>
        <w:pStyle w:val="Heading3"/>
        <w:keepNext w:val="0"/>
        <w:keepLines w:val="0"/>
        <w:spacing w:before="280" w:lineRule="auto"/>
        <w:rPr>
          <w:b w:val="1"/>
          <w:bCs w:val="1"/>
          <w:color w:val="000000"/>
          <w:sz w:val="26"/>
          <w:szCs w:val="26"/>
        </w:rPr>
      </w:pPr>
      <w:bookmarkStart w:colFirst="0" w:colLast="0" w:name="_7bqn3eu38e04" w:id="98"/>
      <w:bookmarkEnd w:id="98"/>
      <w:r w:rsidDel="00000000" w:rsidR="00000000" w:rsidRPr="00000000">
        <w:rPr>
          <w:b w:val="1"/>
          <w:bCs w:val="1"/>
          <w:color w:val="000000"/>
          <w:sz w:val="26"/>
          <w:szCs w:val="26"/>
          <w:rtl w:val="0"/>
        </w:rPr>
        <w:t xml:space="preserve">Part 1: Generate and Verify pgBouncer Sample Log</w:t>
      </w:r>
    </w:p>
    <w:p w:rsidR="00000000" w:rsidDel="00000000" w:rsidP="00000000" w:rsidRDefault="00000000" w:rsidRPr="00000000" w14:paraId="00000583">
      <w:pPr>
        <w:spacing w:after="240" w:before="240" w:lineRule="auto"/>
        <w:rPr>
          <w:b w:val="1"/>
          <w:bCs w:val="1"/>
        </w:rPr>
      </w:pPr>
      <w:r w:rsidDel="00000000" w:rsidR="00000000" w:rsidRPr="00000000">
        <w:rPr>
          <w:b w:val="1"/>
          <w:bCs w:val="1"/>
          <w:rtl w:val="0"/>
        </w:rPr>
        <w:t xml:space="preserve">1. Create the pgBouncer log directory and file (if they don't exist):</w:t>
      </w:r>
    </w:p>
    <w:p w:rsidR="00000000" w:rsidDel="00000000" w:rsidP="00000000" w:rsidRDefault="00000000" w:rsidRPr="00000000" w14:paraId="00000584">
      <w:pPr>
        <w:rPr/>
      </w:pPr>
      <w:r w:rsidDel="00000000" w:rsidR="00000000" w:rsidRPr="00000000">
        <w:rPr>
          <w:rtl w:val="0"/>
        </w:rPr>
        <w:t xml:space="preserve">Bash</w:t>
      </w:r>
    </w:p>
    <w:p w:rsidR="00000000" w:rsidDel="00000000" w:rsidP="00000000" w:rsidRDefault="00000000" w:rsidRPr="00000000" w14:paraId="0000058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/var/log/pgbouncer/</w:t>
      </w:r>
      <w:r w:rsidDel="00000000" w:rsidR="00000000" w:rsidRPr="00000000">
        <w:rPr>
          <w:rtl w:val="0"/>
        </w:rPr>
      </w:r>
    </w:p>
    <w:p w:rsidR="00000000" w:rsidDel="00000000" w:rsidP="00000000" w:rsidRDefault="00000000" w:rsidRPr="00000000" w14:paraId="0000058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LOG_FILE_PGBOUNCER="/var/log/pgbouncer/pgbouncer.log"</w:t>
      </w:r>
      <w:r w:rsidDel="00000000" w:rsidR="00000000" w:rsidRPr="00000000">
        <w:rPr>
          <w:rtl w:val="0"/>
        </w:rPr>
      </w:r>
    </w:p>
    <w:p w:rsidR="00000000" w:rsidDel="00000000" w:rsidP="00000000" w:rsidRDefault="00000000" w:rsidRPr="00000000" w14:paraId="00000587">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2. Append a sample pgBouncer log message:</w:t>
      </w:r>
    </w:p>
    <w:p w:rsidR="00000000" w:rsidDel="00000000" w:rsidP="00000000" w:rsidRDefault="00000000" w:rsidRPr="00000000" w14:paraId="00000588">
      <w:pPr>
        <w:spacing w:after="240" w:before="240" w:lineRule="auto"/>
        <w:rPr/>
      </w:pPr>
      <w:r w:rsidDel="00000000" w:rsidR="00000000" w:rsidRPr="00000000">
        <w:rPr>
          <w:rtl w:val="0"/>
        </w:rPr>
        <w:t xml:space="preserve">This message is designed to be picked up by your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 configuration for </w:t>
      </w:r>
      <w:r w:rsidDel="00000000" w:rsidR="00000000" w:rsidRPr="00000000">
        <w:rPr>
          <w:rFonts w:ascii="Roboto Mono" w:cs="Roboto Mono" w:eastAsia="Roboto Mono" w:hAnsi="Roboto Mono"/>
          <w:color w:val="188038"/>
          <w:rtl w:val="0"/>
        </w:rPr>
        <w:t xml:space="preserve">pgbouncer</w:t>
      </w:r>
      <w:r w:rsidDel="00000000" w:rsidR="00000000" w:rsidRPr="00000000">
        <w:rPr>
          <w:rtl w:val="0"/>
        </w:rPr>
        <w:t xml:space="preserve"> (which uses </w:t>
      </w:r>
      <w:r w:rsidDel="00000000" w:rsidR="00000000" w:rsidRPr="00000000">
        <w:rPr>
          <w:rFonts w:ascii="Roboto Mono" w:cs="Roboto Mono" w:eastAsia="Roboto Mono" w:hAnsi="Roboto Mono"/>
          <w:color w:val="188038"/>
          <w:rtl w:val="0"/>
        </w:rPr>
        <w:t xml:space="preserve">tag="pgbouncer"</w:t>
      </w:r>
      <w:r w:rsidDel="00000000" w:rsidR="00000000" w:rsidRPr="00000000">
        <w:rPr>
          <w:rtl w:val="0"/>
        </w:rPr>
        <w:t xml:space="preserve">).</w:t>
      </w:r>
    </w:p>
    <w:p w:rsidR="00000000" w:rsidDel="00000000" w:rsidP="00000000" w:rsidRDefault="00000000" w:rsidRPr="00000000" w14:paraId="00000589">
      <w:pPr>
        <w:rPr/>
      </w:pPr>
      <w:r w:rsidDel="00000000" w:rsidR="00000000" w:rsidRPr="00000000">
        <w:rPr>
          <w:rtl w:val="0"/>
        </w:rPr>
        <w:t xml:space="preserve">Bash</w:t>
      </w:r>
    </w:p>
    <w:p w:rsidR="00000000" w:rsidDel="00000000" w:rsidP="00000000" w:rsidRDefault="00000000" w:rsidRPr="00000000" w14:paraId="0000058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"2025-07-23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23:00:00.123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UTC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[12345]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@admin: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pooler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"${LOG_FILE_PGBOUNCER}"</w:t>
      </w:r>
      <w:r w:rsidDel="00000000" w:rsidR="00000000" w:rsidRPr="00000000">
        <w:rPr>
          <w:rtl w:val="0"/>
        </w:rPr>
      </w:r>
    </w:p>
    <w:p w:rsidR="00000000" w:rsidDel="00000000" w:rsidP="00000000" w:rsidRDefault="00000000" w:rsidRPr="00000000" w14:paraId="0000058B">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3. Verify Rsyslog processing (on resilient-db1):</w:t>
      </w:r>
    </w:p>
    <w:p w:rsidR="00000000" w:rsidDel="00000000" w:rsidP="00000000" w:rsidRDefault="00000000" w:rsidRPr="00000000" w14:paraId="0000058C">
      <w:pPr>
        <w:spacing w:after="240" w:before="240" w:lineRule="auto"/>
        <w:rPr/>
      </w:pPr>
      <w:r w:rsidDel="00000000" w:rsidR="00000000" w:rsidRPr="00000000">
        <w:rPr>
          <w:rtl w:val="0"/>
        </w:rPr>
        <w:t xml:space="preserve">After appending the log, check your rsyslog journal for any errors or signs of activity:</w:t>
      </w:r>
    </w:p>
    <w:p w:rsidR="00000000" w:rsidDel="00000000" w:rsidP="00000000" w:rsidRDefault="00000000" w:rsidRPr="00000000" w14:paraId="0000058D">
      <w:pPr>
        <w:rPr/>
      </w:pPr>
      <w:r w:rsidDel="00000000" w:rsidR="00000000" w:rsidRPr="00000000">
        <w:rPr>
          <w:rtl w:val="0"/>
        </w:rPr>
        <w:t xml:space="preserve">Bash</w:t>
      </w:r>
    </w:p>
    <w:p w:rsidR="00000000" w:rsidDel="00000000" w:rsidP="00000000" w:rsidRDefault="00000000" w:rsidRPr="00000000" w14:paraId="0000058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58F">
      <w:pPr>
        <w:spacing w:after="240" w:before="240" w:lineRule="auto"/>
        <w:rPr/>
      </w:pPr>
      <w:r w:rsidDel="00000000" w:rsidR="00000000" w:rsidRPr="00000000">
        <w:rPr>
          <w:rtl w:val="0"/>
        </w:rPr>
        <w:t xml:space="preserve">You should not see any errors related to </w:t>
      </w:r>
      <w:r w:rsidDel="00000000" w:rsidR="00000000" w:rsidRPr="00000000">
        <w:rPr>
          <w:rFonts w:ascii="Roboto Mono" w:cs="Roboto Mono" w:eastAsia="Roboto Mono" w:hAnsi="Roboto Mono"/>
          <w:color w:val="188038"/>
          <w:rtl w:val="0"/>
        </w:rPr>
        <w:t xml:space="preserve">pgbouncer.log</w:t>
      </w:r>
      <w:r w:rsidDel="00000000" w:rsidR="00000000" w:rsidRPr="00000000">
        <w:rPr>
          <w:rtl w:val="0"/>
        </w:rPr>
        <w:t xml:space="preserve"> not existing.</w:t>
      </w:r>
    </w:p>
    <w:p w:rsidR="00000000" w:rsidDel="00000000" w:rsidP="00000000" w:rsidRDefault="00000000" w:rsidRPr="00000000" w14:paraId="00000590">
      <w:pPr>
        <w:spacing w:after="240" w:before="240" w:lineRule="auto"/>
        <w:rPr>
          <w:b w:val="1"/>
          <w:bCs w:val="1"/>
        </w:rPr>
      </w:pPr>
      <w:r w:rsidDel="00000000" w:rsidR="00000000" w:rsidRPr="00000000">
        <w:rPr>
          <w:b w:val="1"/>
          <w:bCs w:val="1"/>
          <w:rtl w:val="0"/>
        </w:rPr>
        <w:t xml:space="preserve">4. Check Network Traffic (on resilient-db1):</w:t>
      </w:r>
    </w:p>
    <w:p w:rsidR="00000000" w:rsidDel="00000000" w:rsidP="00000000" w:rsidRDefault="00000000" w:rsidRPr="00000000" w14:paraId="00000591">
      <w:pPr>
        <w:spacing w:after="240" w:before="240" w:lineRule="auto"/>
        <w:rPr/>
      </w:pPr>
      <w:r w:rsidDel="00000000" w:rsidR="00000000" w:rsidRPr="00000000">
        <w:rPr>
          <w:rtl w:val="0"/>
        </w:rPr>
        <w:t xml:space="preserve">In a new terminal on </w:t>
      </w:r>
      <w:r w:rsidDel="00000000" w:rsidR="00000000" w:rsidRPr="00000000">
        <w:rPr>
          <w:rFonts w:ascii="Roboto Mono" w:cs="Roboto Mono" w:eastAsia="Roboto Mono" w:hAnsi="Roboto Mono"/>
          <w:color w:val="188038"/>
          <w:rtl w:val="0"/>
        </w:rPr>
        <w:t xml:space="preserve">resilient-db1</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tcpdump</w:t>
      </w:r>
      <w:r w:rsidDel="00000000" w:rsidR="00000000" w:rsidRPr="00000000">
        <w:rPr>
          <w:rtl w:val="0"/>
        </w:rPr>
        <w:t xml:space="preserve"> and observe for traffic to Logstash:</w:t>
      </w:r>
    </w:p>
    <w:p w:rsidR="00000000" w:rsidDel="00000000" w:rsidP="00000000" w:rsidRDefault="00000000" w:rsidRPr="00000000" w14:paraId="00000592">
      <w:pPr>
        <w:rPr/>
      </w:pPr>
      <w:r w:rsidDel="00000000" w:rsidR="00000000" w:rsidRPr="00000000">
        <w:rPr>
          <w:rtl w:val="0"/>
        </w:rPr>
        <w:t xml:space="preserve">Bash</w:t>
      </w:r>
    </w:p>
    <w:p w:rsidR="00000000" w:rsidDel="00000000" w:rsidP="00000000" w:rsidRDefault="00000000" w:rsidRPr="00000000" w14:paraId="0000059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tcpdump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10.1.0.5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5044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-vv</w:t>
      </w:r>
      <w:r w:rsidDel="00000000" w:rsidR="00000000" w:rsidRPr="00000000">
        <w:rPr>
          <w:rtl w:val="0"/>
        </w:rPr>
      </w:r>
    </w:p>
    <w:p w:rsidR="00000000" w:rsidDel="00000000" w:rsidP="00000000" w:rsidRDefault="00000000" w:rsidRPr="00000000" w14:paraId="00000594">
      <w:pPr>
        <w:spacing w:after="240" w:before="240" w:lineRule="auto"/>
        <w:rPr/>
      </w:pPr>
      <w:r w:rsidDel="00000000" w:rsidR="00000000" w:rsidRPr="00000000">
        <w:rPr>
          <w:rtl w:val="0"/>
        </w:rPr>
        <w:t xml:space="preserve">Now, go back and run the </w:t>
      </w: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 command from step 2 again to generate new traffic. You should see packets flowing from </w:t>
      </w:r>
      <w:r w:rsidDel="00000000" w:rsidR="00000000" w:rsidRPr="00000000">
        <w:rPr>
          <w:rFonts w:ascii="Roboto Mono" w:cs="Roboto Mono" w:eastAsia="Roboto Mono" w:hAnsi="Roboto Mono"/>
          <w:color w:val="188038"/>
          <w:rtl w:val="0"/>
        </w:rPr>
        <w:t xml:space="preserve">resilient-db1</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10.1.0.5:5044</w:t>
      </w:r>
      <w:r w:rsidDel="00000000" w:rsidR="00000000" w:rsidRPr="00000000">
        <w:rPr>
          <w:rtl w:val="0"/>
        </w:rPr>
        <w:t xml:space="preserve">.</w:t>
      </w:r>
    </w:p>
    <w:p w:rsidR="00000000" w:rsidDel="00000000" w:rsidP="00000000" w:rsidRDefault="00000000" w:rsidRPr="00000000" w14:paraId="00000595">
      <w:pPr>
        <w:spacing w:after="240" w:before="240" w:lineRule="auto"/>
        <w:rPr>
          <w:b w:val="1"/>
          <w:bCs w:val="1"/>
        </w:rPr>
      </w:pPr>
      <w:r w:rsidDel="00000000" w:rsidR="00000000" w:rsidRPr="00000000">
        <w:rPr>
          <w:b w:val="1"/>
          <w:bCs w:val="1"/>
          <w:rtl w:val="0"/>
        </w:rPr>
        <w:t xml:space="preserve">5. Query Elasticsearch for pgBouncer logs (on resilient-external1):</w:t>
      </w:r>
    </w:p>
    <w:p w:rsidR="00000000" w:rsidDel="00000000" w:rsidP="00000000" w:rsidRDefault="00000000" w:rsidRPr="00000000" w14:paraId="00000596">
      <w:pPr>
        <w:spacing w:after="240" w:before="240" w:lineRule="auto"/>
        <w:rPr/>
      </w:pPr>
      <w:r w:rsidDel="00000000" w:rsidR="00000000" w:rsidRPr="00000000">
        <w:rPr>
          <w:rtl w:val="0"/>
        </w:rPr>
        <w:t xml:space="preserve">Wait about 30-60 seconds after generating the log to allow for forwarding and indexing. Then, query Elasticsearch.</w:t>
      </w:r>
    </w:p>
    <w:p w:rsidR="00000000" w:rsidDel="00000000" w:rsidP="00000000" w:rsidRDefault="00000000" w:rsidRPr="00000000" w14:paraId="00000597">
      <w:pPr>
        <w:rPr/>
      </w:pPr>
      <w:r w:rsidDel="00000000" w:rsidR="00000000" w:rsidRPr="00000000">
        <w:rPr>
          <w:rtl w:val="0"/>
        </w:rPr>
        <w:t xml:space="preserve">Bash</w:t>
      </w:r>
    </w:p>
    <w:p w:rsidR="00000000" w:rsidDel="00000000" w:rsidP="00000000" w:rsidRDefault="00000000" w:rsidRPr="00000000" w14:paraId="0000059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"http://localhost:9200/_all/_search?pretty"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application/json'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tl w:val="0"/>
        </w:rPr>
      </w:r>
    </w:p>
    <w:p w:rsidR="00000000" w:rsidDel="00000000" w:rsidP="00000000" w:rsidRDefault="00000000" w:rsidRPr="00000000" w14:paraId="0000059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9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9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9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"program.keyword":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"pgbouncer"</w:t>
      </w:r>
      <w:r w:rsidDel="00000000" w:rsidR="00000000" w:rsidRPr="00000000">
        <w:rPr>
          <w:rtl w:val="0"/>
        </w:rPr>
      </w:r>
    </w:p>
    <w:p w:rsidR="00000000" w:rsidDel="00000000" w:rsidP="00000000" w:rsidRDefault="00000000" w:rsidRPr="00000000" w14:paraId="0000059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9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9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A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jq</w:t>
      </w:r>
      <w:r w:rsidDel="00000000" w:rsidR="00000000" w:rsidRPr="00000000">
        <w:rPr>
          <w:rtl w:val="0"/>
        </w:rPr>
      </w:r>
    </w:p>
    <w:p w:rsidR="00000000" w:rsidDel="00000000" w:rsidP="00000000" w:rsidRDefault="00000000" w:rsidRPr="00000000" w14:paraId="000005A1">
      <w:pPr>
        <w:spacing w:after="240" w:before="240" w:lineRule="auto"/>
        <w:rPr/>
      </w:pPr>
      <w:r w:rsidDel="00000000" w:rsidR="00000000" w:rsidRPr="00000000">
        <w:rPr>
          <w:rtl w:val="0"/>
        </w:rPr>
        <w:t xml:space="preserve"></w:t>
      </w:r>
      <w:r w:rsidDel="00000000" w:rsidR="00000000" w:rsidRPr="00000000">
        <w:rPr>
          <w:b w:val="1"/>
          <w:bCs w:val="1"/>
          <w:rtl w:val="0"/>
        </w:rPr>
        <w:t xml:space="preserve">Expected Output:</w:t>
      </w:r>
      <w:r w:rsidDel="00000000" w:rsidR="00000000" w:rsidRPr="00000000">
        <w:rPr>
          <w:rtl w:val="0"/>
        </w:rPr>
        <w:t xml:space="preserve"> You should see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greater than 0 in the </w:t>
      </w:r>
      <w:r w:rsidDel="00000000" w:rsidR="00000000" w:rsidRPr="00000000">
        <w:rPr>
          <w:rFonts w:ascii="Roboto Mono" w:cs="Roboto Mono" w:eastAsia="Roboto Mono" w:hAnsi="Roboto Mono"/>
          <w:color w:val="188038"/>
          <w:rtl w:val="0"/>
        </w:rPr>
        <w:t xml:space="preserve">hits.total</w:t>
      </w:r>
      <w:r w:rsidDel="00000000" w:rsidR="00000000" w:rsidRPr="00000000">
        <w:rPr>
          <w:rtl w:val="0"/>
        </w:rPr>
        <w:t xml:space="preserve"> field, and the </w:t>
      </w:r>
      <w:r w:rsidDel="00000000" w:rsidR="00000000" w:rsidRPr="00000000">
        <w:rPr>
          <w:rFonts w:ascii="Roboto Mono" w:cs="Roboto Mono" w:eastAsia="Roboto Mono" w:hAnsi="Roboto Mono"/>
          <w:color w:val="188038"/>
          <w:rtl w:val="0"/>
        </w:rPr>
        <w:t xml:space="preserve">_source</w:t>
      </w:r>
      <w:r w:rsidDel="00000000" w:rsidR="00000000" w:rsidRPr="00000000">
        <w:rPr>
          <w:rtl w:val="0"/>
        </w:rPr>
        <w:t xml:space="preserve"> of the hits should show </w:t>
      </w:r>
      <w:r w:rsidDel="00000000" w:rsidR="00000000" w:rsidRPr="00000000">
        <w:rPr>
          <w:rFonts w:ascii="Roboto Mono" w:cs="Roboto Mono" w:eastAsia="Roboto Mono" w:hAnsi="Roboto Mono"/>
          <w:color w:val="188038"/>
          <w:rtl w:val="0"/>
        </w:rPr>
        <w:t xml:space="preserve">"program": "pgbouncer"</w:t>
      </w:r>
      <w:r w:rsidDel="00000000" w:rsidR="00000000" w:rsidRPr="00000000">
        <w:rPr>
          <w:rtl w:val="0"/>
        </w:rPr>
        <w:t xml:space="preserve"> and the message you appended.</w:t>
      </w:r>
    </w:p>
    <w:p w:rsidR="00000000" w:rsidDel="00000000" w:rsidP="00000000" w:rsidRDefault="00000000" w:rsidRPr="00000000" w14:paraId="00000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3"/>
        <w:keepNext w:val="0"/>
        <w:keepLines w:val="0"/>
        <w:spacing w:before="280" w:lineRule="auto"/>
        <w:rPr>
          <w:b w:val="1"/>
          <w:bCs w:val="1"/>
          <w:color w:val="000000"/>
          <w:sz w:val="26"/>
          <w:szCs w:val="26"/>
        </w:rPr>
      </w:pPr>
      <w:bookmarkStart w:colFirst="0" w:colLast="0" w:name="_xk3h62q7gzk" w:id="99"/>
      <w:bookmarkEnd w:id="99"/>
      <w:r w:rsidDel="00000000" w:rsidR="00000000" w:rsidRPr="00000000">
        <w:rPr>
          <w:b w:val="1"/>
          <w:bCs w:val="1"/>
          <w:color w:val="000000"/>
          <w:sz w:val="26"/>
          <w:szCs w:val="26"/>
          <w:rtl w:val="0"/>
        </w:rPr>
        <w:t xml:space="preserve">Part 2: Generate and Verify pgBackRest Sample Log</w:t>
      </w:r>
    </w:p>
    <w:p w:rsidR="00000000" w:rsidDel="00000000" w:rsidP="00000000" w:rsidRDefault="00000000" w:rsidRPr="00000000" w14:paraId="000005A4">
      <w:pPr>
        <w:spacing w:after="240" w:before="240" w:lineRule="auto"/>
        <w:rPr>
          <w:b w:val="1"/>
          <w:bCs w:val="1"/>
        </w:rPr>
      </w:pPr>
      <w:r w:rsidDel="00000000" w:rsidR="00000000" w:rsidRPr="00000000">
        <w:rPr>
          <w:b w:val="1"/>
          <w:bCs w:val="1"/>
          <w:rtl w:val="0"/>
        </w:rPr>
        <w:t xml:space="preserve">1. Create the pgBackRest log directory and file (if they don't exist):</w:t>
      </w:r>
    </w:p>
    <w:p w:rsidR="00000000" w:rsidDel="00000000" w:rsidP="00000000" w:rsidRDefault="00000000" w:rsidRPr="00000000" w14:paraId="000005A5">
      <w:pPr>
        <w:rPr/>
      </w:pPr>
      <w:r w:rsidDel="00000000" w:rsidR="00000000" w:rsidRPr="00000000">
        <w:rPr>
          <w:rtl w:val="0"/>
        </w:rPr>
        <w:t xml:space="preserve">Bash</w:t>
      </w:r>
    </w:p>
    <w:p w:rsidR="00000000" w:rsidDel="00000000" w:rsidP="00000000" w:rsidRDefault="00000000" w:rsidRPr="00000000" w14:paraId="000005A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/var/log/pgbackrest/</w:t>
      </w:r>
      <w:r w:rsidDel="00000000" w:rsidR="00000000" w:rsidRPr="00000000">
        <w:rPr>
          <w:rtl w:val="0"/>
        </w:rPr>
      </w:r>
    </w:p>
    <w:p w:rsidR="00000000" w:rsidDel="00000000" w:rsidP="00000000" w:rsidRDefault="00000000" w:rsidRPr="00000000" w14:paraId="000005A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LOG_FILE_PGBACKREST="/var/log/pgbackrest/2025-07-31_backup.log"</w:t>
      </w:r>
      <w:r w:rsidDel="00000000" w:rsidR="00000000" w:rsidRPr="00000000">
        <w:rPr>
          <w:rtl w:val="0"/>
        </w:rPr>
      </w:r>
    </w:p>
    <w:p w:rsidR="00000000" w:rsidDel="00000000" w:rsidP="00000000" w:rsidRDefault="00000000" w:rsidRPr="00000000" w14:paraId="000005A8">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(Note: pgBackRest often creates dated log files, so we'll simulate that.)</w:t>
      </w:r>
    </w:p>
    <w:p w:rsidR="00000000" w:rsidDel="00000000" w:rsidP="00000000" w:rsidRDefault="00000000" w:rsidRPr="00000000" w14:paraId="000005A9">
      <w:pPr>
        <w:spacing w:after="240" w:before="240" w:lineRule="auto"/>
        <w:rPr>
          <w:b w:val="1"/>
          <w:bCs w:val="1"/>
        </w:rPr>
      </w:pPr>
      <w:r w:rsidDel="00000000" w:rsidR="00000000" w:rsidRPr="00000000">
        <w:rPr>
          <w:b w:val="1"/>
          <w:bCs w:val="1"/>
          <w:rtl w:val="0"/>
        </w:rPr>
        <w:t xml:space="preserve">2. Append a sample pgBackRest log message:</w:t>
      </w:r>
    </w:p>
    <w:p w:rsidR="00000000" w:rsidDel="00000000" w:rsidP="00000000" w:rsidRDefault="00000000" w:rsidRPr="00000000" w14:paraId="000005AA">
      <w:pPr>
        <w:spacing w:after="240" w:before="240" w:lineRule="auto"/>
        <w:rPr/>
      </w:pPr>
      <w:r w:rsidDel="00000000" w:rsidR="00000000" w:rsidRPr="00000000">
        <w:rPr>
          <w:rtl w:val="0"/>
        </w:rPr>
        <w:t xml:space="preserve">This message is designed to be picked up by your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 configuration for </w:t>
      </w:r>
      <w:r w:rsidDel="00000000" w:rsidR="00000000" w:rsidRPr="00000000">
        <w:rPr>
          <w:rFonts w:ascii="Roboto Mono" w:cs="Roboto Mono" w:eastAsia="Roboto Mono" w:hAnsi="Roboto Mono"/>
          <w:color w:val="188038"/>
          <w:rtl w:val="0"/>
        </w:rPr>
        <w:t xml:space="preserve">pgbackrest</w:t>
      </w:r>
      <w:r w:rsidDel="00000000" w:rsidR="00000000" w:rsidRPr="00000000">
        <w:rPr>
          <w:rtl w:val="0"/>
        </w:rPr>
        <w:t xml:space="preserve"> (which uses </w:t>
      </w:r>
      <w:r w:rsidDel="00000000" w:rsidR="00000000" w:rsidRPr="00000000">
        <w:rPr>
          <w:rFonts w:ascii="Roboto Mono" w:cs="Roboto Mono" w:eastAsia="Roboto Mono" w:hAnsi="Roboto Mono"/>
          <w:color w:val="188038"/>
          <w:rtl w:val="0"/>
        </w:rPr>
        <w:t xml:space="preserve">tag="pgbackrest"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file="/var/log/pgbackrest/*.log"</w:t>
      </w:r>
      <w:r w:rsidDel="00000000" w:rsidR="00000000" w:rsidRPr="00000000">
        <w:rPr>
          <w:rtl w:val="0"/>
        </w:rPr>
        <w:t xml:space="preserve">).</w:t>
      </w:r>
    </w:p>
    <w:p w:rsidR="00000000" w:rsidDel="00000000" w:rsidP="00000000" w:rsidRDefault="00000000" w:rsidRPr="00000000" w14:paraId="000005AB">
      <w:pPr>
        <w:rPr/>
      </w:pPr>
      <w:r w:rsidDel="00000000" w:rsidR="00000000" w:rsidRPr="00000000">
        <w:rPr>
          <w:rtl w:val="0"/>
        </w:rPr>
        <w:t xml:space="preserve">Bash</w:t>
      </w:r>
    </w:p>
    <w:p w:rsidR="00000000" w:rsidDel="00000000" w:rsidP="00000000" w:rsidRDefault="00000000" w:rsidRPr="00000000" w14:paraId="000005A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2025-07-23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23:05:00.000Z:</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pgBackRest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backup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"${LOG_FILE_PGBACKREST}"</w:t>
      </w:r>
      <w:r w:rsidDel="00000000" w:rsidR="00000000" w:rsidRPr="00000000">
        <w:rPr>
          <w:rtl w:val="0"/>
        </w:rPr>
      </w:r>
    </w:p>
    <w:p w:rsidR="00000000" w:rsidDel="00000000" w:rsidP="00000000" w:rsidRDefault="00000000" w:rsidRPr="00000000" w14:paraId="000005AD">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3. Verify Rsyslog processing (on resilient-db1):</w:t>
      </w:r>
    </w:p>
    <w:p w:rsidR="00000000" w:rsidDel="00000000" w:rsidP="00000000" w:rsidRDefault="00000000" w:rsidRPr="00000000" w14:paraId="000005AE">
      <w:pPr>
        <w:spacing w:after="240" w:before="240" w:lineRule="auto"/>
        <w:rPr/>
      </w:pPr>
      <w:r w:rsidDel="00000000" w:rsidR="00000000" w:rsidRPr="00000000">
        <w:rPr>
          <w:rtl w:val="0"/>
        </w:rPr>
        <w:t xml:space="preserve">Check your rsyslog journal again:</w:t>
      </w:r>
    </w:p>
    <w:p w:rsidR="00000000" w:rsidDel="00000000" w:rsidP="00000000" w:rsidRDefault="00000000" w:rsidRPr="00000000" w14:paraId="000005AF">
      <w:pPr>
        <w:rPr/>
      </w:pPr>
      <w:r w:rsidDel="00000000" w:rsidR="00000000" w:rsidRPr="00000000">
        <w:rPr>
          <w:rtl w:val="0"/>
        </w:rPr>
        <w:t xml:space="preserve">Bash</w:t>
      </w:r>
    </w:p>
    <w:p w:rsidR="00000000" w:rsidDel="00000000" w:rsidP="00000000" w:rsidRDefault="00000000" w:rsidRPr="00000000" w14:paraId="000005B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5B1">
      <w:pPr>
        <w:spacing w:after="240" w:before="240" w:lineRule="auto"/>
        <w:rPr/>
      </w:pPr>
      <w:r w:rsidDel="00000000" w:rsidR="00000000" w:rsidRPr="00000000">
        <w:rPr>
          <w:rtl w:val="0"/>
        </w:rPr>
        <w:t xml:space="preserve">Look for any new activity or errors related to </w:t>
      </w:r>
      <w:r w:rsidDel="00000000" w:rsidR="00000000" w:rsidRPr="00000000">
        <w:rPr>
          <w:rFonts w:ascii="Roboto Mono" w:cs="Roboto Mono" w:eastAsia="Roboto Mono" w:hAnsi="Roboto Mono"/>
          <w:color w:val="188038"/>
          <w:rtl w:val="0"/>
        </w:rPr>
        <w:t xml:space="preserve">pgbackrest</w:t>
      </w:r>
      <w:r w:rsidDel="00000000" w:rsidR="00000000" w:rsidRPr="00000000">
        <w:rPr>
          <w:rtl w:val="0"/>
        </w:rPr>
        <w:t xml:space="preserve"> files.</w:t>
      </w:r>
    </w:p>
    <w:p w:rsidR="00000000" w:rsidDel="00000000" w:rsidP="00000000" w:rsidRDefault="00000000" w:rsidRPr="00000000" w14:paraId="000005B2">
      <w:pPr>
        <w:spacing w:after="240" w:before="240" w:lineRule="auto"/>
        <w:rPr>
          <w:b w:val="1"/>
          <w:bCs w:val="1"/>
        </w:rPr>
      </w:pPr>
      <w:r w:rsidDel="00000000" w:rsidR="00000000" w:rsidRPr="00000000">
        <w:rPr>
          <w:b w:val="1"/>
          <w:bCs w:val="1"/>
          <w:rtl w:val="0"/>
        </w:rPr>
        <w:t xml:space="preserve">4. Check Network Traffic (on resilient-db1):</w:t>
      </w:r>
    </w:p>
    <w:p w:rsidR="00000000" w:rsidDel="00000000" w:rsidP="00000000" w:rsidRDefault="00000000" w:rsidRPr="00000000" w14:paraId="000005B3">
      <w:pPr>
        <w:spacing w:after="240" w:before="240" w:lineRule="auto"/>
        <w:rPr/>
      </w:pPr>
      <w:r w:rsidDel="00000000" w:rsidR="00000000" w:rsidRPr="00000000">
        <w:rPr>
          <w:rtl w:val="0"/>
        </w:rPr>
        <w:t xml:space="preserve">Using the same </w:t>
      </w:r>
      <w:r w:rsidDel="00000000" w:rsidR="00000000" w:rsidRPr="00000000">
        <w:rPr>
          <w:rFonts w:ascii="Roboto Mono" w:cs="Roboto Mono" w:eastAsia="Roboto Mono" w:hAnsi="Roboto Mono"/>
          <w:color w:val="188038"/>
          <w:rtl w:val="0"/>
        </w:rPr>
        <w:t xml:space="preserve">tcpdump</w:t>
      </w:r>
      <w:r w:rsidDel="00000000" w:rsidR="00000000" w:rsidRPr="00000000">
        <w:rPr>
          <w:rtl w:val="0"/>
        </w:rPr>
        <w:t xml:space="preserve"> command as before, generate another log message:</w:t>
      </w:r>
    </w:p>
    <w:p w:rsidR="00000000" w:rsidDel="00000000" w:rsidP="00000000" w:rsidRDefault="00000000" w:rsidRPr="00000000" w14:paraId="000005B4">
      <w:pPr>
        <w:rPr/>
      </w:pPr>
      <w:r w:rsidDel="00000000" w:rsidR="00000000" w:rsidRPr="00000000">
        <w:rPr>
          <w:rtl w:val="0"/>
        </w:rPr>
        <w:t xml:space="preserve">Bash</w:t>
      </w:r>
    </w:p>
    <w:p w:rsidR="00000000" w:rsidDel="00000000" w:rsidP="00000000" w:rsidRDefault="00000000" w:rsidRPr="00000000" w14:paraId="000005B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tcpdump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10.1.0.5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5044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-vv</w:t>
      </w:r>
      <w:r w:rsidDel="00000000" w:rsidR="00000000" w:rsidRPr="00000000">
        <w:rPr>
          <w:rtl w:val="0"/>
        </w:rPr>
      </w:r>
    </w:p>
    <w:p w:rsidR="00000000" w:rsidDel="00000000" w:rsidP="00000000" w:rsidRDefault="00000000" w:rsidRPr="00000000" w14:paraId="000005B6">
      <w:pPr>
        <w:spacing w:after="240" w:before="240" w:lineRule="auto"/>
        <w:rPr/>
      </w:pPr>
      <w:r w:rsidDel="00000000" w:rsidR="00000000" w:rsidRPr="00000000">
        <w:rPr>
          <w:rtl w:val="0"/>
        </w:rPr>
        <w:t xml:space="preserve">Now, go back and run the </w:t>
      </w: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 command from step 2 again for pgBackRest. Observe for packets flowing to Logstash.</w:t>
      </w:r>
    </w:p>
    <w:p w:rsidR="00000000" w:rsidDel="00000000" w:rsidP="00000000" w:rsidRDefault="00000000" w:rsidRPr="00000000" w14:paraId="000005B7">
      <w:pPr>
        <w:spacing w:after="240" w:before="240" w:lineRule="auto"/>
        <w:rPr>
          <w:b w:val="1"/>
          <w:bCs w:val="1"/>
        </w:rPr>
      </w:pPr>
      <w:r w:rsidDel="00000000" w:rsidR="00000000" w:rsidRPr="00000000">
        <w:rPr>
          <w:b w:val="1"/>
          <w:bCs w:val="1"/>
          <w:rtl w:val="0"/>
        </w:rPr>
        <w:t xml:space="preserve">5. Query Elasticsearch for pgBackRest logs (on resilient-external1):</w:t>
      </w:r>
    </w:p>
    <w:p w:rsidR="00000000" w:rsidDel="00000000" w:rsidP="00000000" w:rsidRDefault="00000000" w:rsidRPr="00000000" w14:paraId="000005B8">
      <w:pPr>
        <w:spacing w:after="240" w:before="240" w:lineRule="auto"/>
        <w:rPr/>
      </w:pPr>
      <w:r w:rsidDel="00000000" w:rsidR="00000000" w:rsidRPr="00000000">
        <w:rPr>
          <w:rtl w:val="0"/>
        </w:rPr>
        <w:t xml:space="preserve">Wait about 30-60 seconds. Then, query Elasticsearch:</w:t>
      </w:r>
    </w:p>
    <w:p w:rsidR="00000000" w:rsidDel="00000000" w:rsidP="00000000" w:rsidRDefault="00000000" w:rsidRPr="00000000" w14:paraId="000005B9">
      <w:pPr>
        <w:rPr/>
      </w:pPr>
      <w:r w:rsidDel="00000000" w:rsidR="00000000" w:rsidRPr="00000000">
        <w:rPr>
          <w:rtl w:val="0"/>
        </w:rPr>
        <w:t xml:space="preserve">Bash</w:t>
      </w:r>
    </w:p>
    <w:p w:rsidR="00000000" w:rsidDel="00000000" w:rsidP="00000000" w:rsidRDefault="00000000" w:rsidRPr="00000000" w14:paraId="000005B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"http://localhost:9200/_all/_search?pretty"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application/json'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tl w:val="0"/>
        </w:rPr>
      </w:r>
    </w:p>
    <w:p w:rsidR="00000000" w:rsidDel="00000000" w:rsidP="00000000" w:rsidRDefault="00000000" w:rsidRPr="00000000" w14:paraId="000005B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B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B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B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"program.keyword":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"pgbackrest"</w:t>
      </w:r>
      <w:r w:rsidDel="00000000" w:rsidR="00000000" w:rsidRPr="00000000">
        <w:rPr>
          <w:rtl w:val="0"/>
        </w:rPr>
      </w:r>
    </w:p>
    <w:p w:rsidR="00000000" w:rsidDel="00000000" w:rsidP="00000000" w:rsidRDefault="00000000" w:rsidRPr="00000000" w14:paraId="000005B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C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C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C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jq</w:t>
      </w:r>
      <w:r w:rsidDel="00000000" w:rsidR="00000000" w:rsidRPr="00000000">
        <w:rPr>
          <w:rtl w:val="0"/>
        </w:rPr>
      </w:r>
    </w:p>
    <w:p w:rsidR="00000000" w:rsidDel="00000000" w:rsidP="00000000" w:rsidRDefault="00000000" w:rsidRPr="00000000" w14:paraId="000005C3">
      <w:pPr>
        <w:spacing w:after="240" w:before="240" w:lineRule="auto"/>
        <w:rPr/>
      </w:pPr>
      <w:r w:rsidDel="00000000" w:rsidR="00000000" w:rsidRPr="00000000">
        <w:rPr>
          <w:rtl w:val="0"/>
        </w:rPr>
        <w:t xml:space="preserve"></w:t>
      </w:r>
      <w:r w:rsidDel="00000000" w:rsidR="00000000" w:rsidRPr="00000000">
        <w:rPr>
          <w:b w:val="1"/>
          <w:bCs w:val="1"/>
          <w:rtl w:val="0"/>
        </w:rPr>
        <w:t xml:space="preserve">Expected Output:</w:t>
      </w:r>
      <w:r w:rsidDel="00000000" w:rsidR="00000000" w:rsidRPr="00000000">
        <w:rPr>
          <w:rtl w:val="0"/>
        </w:rPr>
        <w:t xml:space="preserve"> You should see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greater than 0 in the </w:t>
      </w:r>
      <w:r w:rsidDel="00000000" w:rsidR="00000000" w:rsidRPr="00000000">
        <w:rPr>
          <w:rFonts w:ascii="Roboto Mono" w:cs="Roboto Mono" w:eastAsia="Roboto Mono" w:hAnsi="Roboto Mono"/>
          <w:color w:val="188038"/>
          <w:rtl w:val="0"/>
        </w:rPr>
        <w:t xml:space="preserve">hits.total</w:t>
      </w:r>
      <w:r w:rsidDel="00000000" w:rsidR="00000000" w:rsidRPr="00000000">
        <w:rPr>
          <w:rtl w:val="0"/>
        </w:rPr>
        <w:t xml:space="preserve"> field, and the </w:t>
      </w:r>
      <w:r w:rsidDel="00000000" w:rsidR="00000000" w:rsidRPr="00000000">
        <w:rPr>
          <w:rFonts w:ascii="Roboto Mono" w:cs="Roboto Mono" w:eastAsia="Roboto Mono" w:hAnsi="Roboto Mono"/>
          <w:color w:val="188038"/>
          <w:rtl w:val="0"/>
        </w:rPr>
        <w:t xml:space="preserve">_source</w:t>
      </w:r>
      <w:r w:rsidDel="00000000" w:rsidR="00000000" w:rsidRPr="00000000">
        <w:rPr>
          <w:rtl w:val="0"/>
        </w:rPr>
        <w:t xml:space="preserve"> of the hits should show </w:t>
      </w:r>
      <w:r w:rsidDel="00000000" w:rsidR="00000000" w:rsidRPr="00000000">
        <w:rPr>
          <w:rFonts w:ascii="Roboto Mono" w:cs="Roboto Mono" w:eastAsia="Roboto Mono" w:hAnsi="Roboto Mono"/>
          <w:color w:val="188038"/>
          <w:rtl w:val="0"/>
        </w:rPr>
        <w:t xml:space="preserve">"program": "pgbackrest"</w:t>
      </w:r>
      <w:r w:rsidDel="00000000" w:rsidR="00000000" w:rsidRPr="00000000">
        <w:rPr>
          <w:rtl w:val="0"/>
        </w:rPr>
        <w:t xml:space="preserve"> and the message you appended.</w:t>
      </w:r>
    </w:p>
    <w:p w:rsidR="00000000" w:rsidDel="00000000" w:rsidP="00000000" w:rsidRDefault="00000000" w:rsidRPr="00000000" w14:paraId="000005C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6rbm0oa9w4g" w:id="100"/>
      <w:bookmarkEnd w:id="1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pgaudit</w:t>
      </w:r>
      <w:r w:rsidDel="00000000" w:rsidR="00000000" w:rsidRPr="00000000">
        <w:rPr>
          <w:rtl w:val="0"/>
        </w:rPr>
      </w:r>
    </w:p>
    <w:p w:rsidR="00000000" w:rsidDel="00000000" w:rsidP="00000000" w:rsidRDefault="00000000" w:rsidRPr="00000000" w14:paraId="000005C6">
      <w:pPr>
        <w:spacing w:after="240" w:before="240" w:lineRule="auto"/>
        <w:rPr/>
      </w:pPr>
      <w:r w:rsidDel="00000000" w:rsidR="00000000" w:rsidRPr="00000000">
        <w:rPr>
          <w:rtl w:val="0"/>
        </w:rPr>
        <w:t xml:space="preserve">That's an excellent and crucial requirement for a resilient database architecture! Auditing DML and DDL statements in Elasticsearch provides immense value for security, compliance, troubleshooting, and understanding database activity.</w:t>
      </w:r>
    </w:p>
    <w:p w:rsidR="00000000" w:rsidDel="00000000" w:rsidP="00000000" w:rsidRDefault="00000000" w:rsidRPr="00000000" w14:paraId="000005C7">
      <w:pPr>
        <w:spacing w:after="240" w:before="240" w:lineRule="auto"/>
        <w:rPr/>
      </w:pPr>
      <w:r w:rsidDel="00000000" w:rsidR="00000000" w:rsidRPr="00000000">
        <w:rPr>
          <w:rtl w:val="0"/>
        </w:rPr>
        <w:t xml:space="preserve">You are absolutely on the right track with your understanding: </w:t>
      </w:r>
      <w:r w:rsidDel="00000000" w:rsidR="00000000" w:rsidRPr="00000000">
        <w:rPr>
          <w:b w:val="1"/>
          <w:bCs w:val="1"/>
          <w:rtl w:val="0"/>
        </w:rPr>
        <w:t xml:space="preserve">to get pgAudit logs, you must first enable and configure pgAudit within your PostgreSQL (AlloyDB) instances.</w:t>
      </w:r>
      <w:r w:rsidDel="00000000" w:rsidR="00000000" w:rsidRPr="00000000">
        <w:rPr>
          <w:rtl w:val="0"/>
        </w:rPr>
        <w:t xml:space="preserve"> Once pgAudit is generating these logs, your existing Rsyslog setup should be able to forward them.</w:t>
      </w:r>
    </w:p>
    <w:p w:rsidR="00000000" w:rsidDel="00000000" w:rsidP="00000000" w:rsidRDefault="00000000" w:rsidRPr="00000000" w14:paraId="000005C8">
      <w:pPr>
        <w:spacing w:after="240" w:before="240" w:lineRule="auto"/>
        <w:rPr/>
      </w:pPr>
      <w:r w:rsidDel="00000000" w:rsidR="00000000" w:rsidRPr="00000000">
        <w:rPr>
          <w:rtl w:val="0"/>
        </w:rPr>
        <w:t xml:space="preserve">Let's break down the process of fulfilling this requirement:</w:t>
      </w:r>
    </w:p>
    <w:p w:rsidR="00000000" w:rsidDel="00000000" w:rsidP="00000000" w:rsidRDefault="00000000" w:rsidRPr="00000000" w14:paraId="000005C9">
      <w:pPr>
        <w:spacing w:after="240" w:before="240" w:lineRule="auto"/>
        <w:rPr>
          <w:b w:val="1"/>
          <w:bCs w:val="1"/>
        </w:rPr>
      </w:pPr>
      <w:r w:rsidDel="00000000" w:rsidR="00000000" w:rsidRPr="00000000">
        <w:rPr>
          <w:b w:val="1"/>
          <w:bCs w:val="1"/>
          <w:rtl w:val="0"/>
        </w:rPr>
        <w:t xml:space="preserve">I. Understand pgAudit and its Log Output</w:t>
      </w:r>
    </w:p>
    <w:p w:rsidR="00000000" w:rsidDel="00000000" w:rsidP="00000000" w:rsidRDefault="00000000" w:rsidRPr="00000000" w14:paraId="000005CA">
      <w:pPr>
        <w:numPr>
          <w:ilvl w:val="0"/>
          <w:numId w:val="57"/>
        </w:numPr>
        <w:spacing w:after="0" w:afterAutospacing="0" w:before="240" w:lineRule="auto"/>
        <w:ind w:left="720" w:hanging="360"/>
      </w:pPr>
      <w:r w:rsidDel="00000000" w:rsidR="00000000" w:rsidRPr="00000000">
        <w:rPr>
          <w:b w:val="1"/>
          <w:bCs w:val="1"/>
          <w:rtl w:val="0"/>
        </w:rPr>
        <w:t xml:space="preserve">What is pgAudit?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pgAudit</w:t>
      </w:r>
      <w:r w:rsidDel="00000000" w:rsidR="00000000" w:rsidRPr="00000000">
        <w:rPr>
          <w:rtl w:val="0"/>
        </w:rPr>
        <w:t xml:space="preserve"> is a PostgreSQL extension that provides detailed session and object auditing capabilities. It allows you to log specific SQL statements (DDL, DML, etc.), role management, and other actions.</w:t>
      </w:r>
    </w:p>
    <w:p w:rsidR="00000000" w:rsidDel="00000000" w:rsidP="00000000" w:rsidRDefault="00000000" w:rsidRPr="00000000" w14:paraId="000005CB">
      <w:pPr>
        <w:numPr>
          <w:ilvl w:val="0"/>
          <w:numId w:val="57"/>
        </w:numPr>
        <w:spacing w:after="0" w:afterAutospacing="0" w:before="0" w:beforeAutospacing="0" w:lineRule="auto"/>
        <w:ind w:left="720" w:hanging="360"/>
      </w:pPr>
      <w:r w:rsidDel="00000000" w:rsidR="00000000" w:rsidRPr="00000000">
        <w:rPr>
          <w:b w:val="1"/>
          <w:bCs w:val="1"/>
          <w:rtl w:val="0"/>
        </w:rPr>
        <w:t xml:space="preserve">How it produces logs: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pgAudit</w:t>
      </w:r>
      <w:r w:rsidDel="00000000" w:rsidR="00000000" w:rsidRPr="00000000">
        <w:rPr>
          <w:rtl w:val="0"/>
        </w:rPr>
        <w:t xml:space="preserve"> doesn't write to a separate file. Instead, it sends its audit events to PostgreSQL's standard logging facility. This means if PostgreSQL is configured to log to </w:t>
      </w:r>
      <w:r w:rsidDel="00000000" w:rsidR="00000000" w:rsidRPr="00000000">
        <w:rPr>
          <w:rFonts w:ascii="Roboto Mono" w:cs="Roboto Mono" w:eastAsia="Roboto Mono" w:hAnsi="Roboto Mono"/>
          <w:color w:val="188038"/>
          <w:rtl w:val="0"/>
        </w:rPr>
        <w:t xml:space="preserve">stderr</w:t>
      </w:r>
      <w:r w:rsidDel="00000000" w:rsidR="00000000" w:rsidRPr="00000000">
        <w:rPr>
          <w:rtl w:val="0"/>
        </w:rPr>
        <w:t xml:space="preserve"> (which is common for </w:t>
      </w:r>
      <w:r w:rsidDel="00000000" w:rsidR="00000000" w:rsidRPr="00000000">
        <w:rPr>
          <w:rFonts w:ascii="Roboto Mono" w:cs="Roboto Mono" w:eastAsia="Roboto Mono" w:hAnsi="Roboto Mono"/>
          <w:color w:val="188038"/>
          <w:rtl w:val="0"/>
        </w:rPr>
        <w:t xml:space="preserve">systemd</w:t>
      </w:r>
      <w:r w:rsidDel="00000000" w:rsidR="00000000" w:rsidRPr="00000000">
        <w:rPr>
          <w:rtl w:val="0"/>
        </w:rPr>
        <w:t xml:space="preserve"> services) or to a log file, the </w:t>
      </w:r>
      <w:r w:rsidDel="00000000" w:rsidR="00000000" w:rsidRPr="00000000">
        <w:rPr>
          <w:rFonts w:ascii="Roboto Mono" w:cs="Roboto Mono" w:eastAsia="Roboto Mono" w:hAnsi="Roboto Mono"/>
          <w:color w:val="188038"/>
          <w:rtl w:val="0"/>
        </w:rPr>
        <w:t xml:space="preserve">pgAudit</w:t>
      </w:r>
      <w:r w:rsidDel="00000000" w:rsidR="00000000" w:rsidRPr="00000000">
        <w:rPr>
          <w:rtl w:val="0"/>
        </w:rPr>
        <w:t xml:space="preserve"> output will be interleaved with regular PostgreSQL logs.</w:t>
      </w:r>
    </w:p>
    <w:p w:rsidR="00000000" w:rsidDel="00000000" w:rsidP="00000000" w:rsidRDefault="00000000" w:rsidRPr="00000000" w14:paraId="000005CC">
      <w:pPr>
        <w:numPr>
          <w:ilvl w:val="0"/>
          <w:numId w:val="57"/>
        </w:numPr>
        <w:spacing w:after="240" w:before="0" w:beforeAutospacing="0" w:lineRule="auto"/>
        <w:ind w:left="720" w:hanging="360"/>
      </w:pPr>
      <w:r w:rsidDel="00000000" w:rsidR="00000000" w:rsidRPr="00000000">
        <w:rPr>
          <w:b w:val="1"/>
          <w:bCs w:val="1"/>
          <w:rtl w:val="0"/>
        </w:rPr>
        <w:t xml:space="preserve">Log 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pgAudit</w:t>
      </w:r>
      <w:r w:rsidDel="00000000" w:rsidR="00000000" w:rsidRPr="00000000">
        <w:rPr>
          <w:rtl w:val="0"/>
        </w:rPr>
        <w:t xml:space="preserve"> logs usually have a distinct prefix, like </w:t>
      </w:r>
      <w:r w:rsidDel="00000000" w:rsidR="00000000" w:rsidRPr="00000000">
        <w:rPr>
          <w:rFonts w:ascii="Roboto Mono" w:cs="Roboto Mono" w:eastAsia="Roboto Mono" w:hAnsi="Roboto Mono"/>
          <w:color w:val="188038"/>
          <w:rtl w:val="0"/>
        </w:rPr>
        <w:t xml:space="preserve">AUDIT: SESSION, ...</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AUDIT: OBJECT, ...</w:t>
      </w:r>
      <w:r w:rsidDel="00000000" w:rsidR="00000000" w:rsidRPr="00000000">
        <w:rPr>
          <w:rtl w:val="0"/>
        </w:rPr>
        <w:t xml:space="preserve">. This prefix (and the content of the message) is what you'll use to identify and potentially parse these specific audit logs in Logstash.</w:t>
      </w:r>
    </w:p>
    <w:p w:rsidR="00000000" w:rsidDel="00000000" w:rsidP="00000000" w:rsidRDefault="00000000" w:rsidRPr="00000000" w14:paraId="000005CD">
      <w:pPr>
        <w:spacing w:after="240" w:before="240" w:lineRule="auto"/>
        <w:rPr>
          <w:b w:val="1"/>
          <w:bCs w:val="1"/>
        </w:rPr>
      </w:pPr>
      <w:r w:rsidDel="00000000" w:rsidR="00000000" w:rsidRPr="00000000">
        <w:rPr>
          <w:b w:val="1"/>
          <w:bCs w:val="1"/>
          <w:rtl w:val="0"/>
        </w:rPr>
        <w:t xml:space="preserve">How to Configure pgAudit in a Patroni Cluster:</w:t>
      </w:r>
    </w:p>
    <w:p w:rsidR="00000000" w:rsidDel="00000000" w:rsidP="00000000" w:rsidRDefault="00000000" w:rsidRPr="00000000" w14:paraId="000005CE">
      <w:pPr>
        <w:spacing w:after="240" w:before="240" w:lineRule="auto"/>
        <w:rPr/>
      </w:pPr>
      <w:r w:rsidDel="00000000" w:rsidR="00000000" w:rsidRPr="00000000">
        <w:rPr>
          <w:rtl w:val="0"/>
        </w:rPr>
        <w:t xml:space="preserve">Patroni allows you to manage PostgreSQL parameters through its own configuration. This is typically done in the </w:t>
      </w:r>
      <w:r w:rsidDel="00000000" w:rsidR="00000000" w:rsidRPr="00000000">
        <w:rPr>
          <w:rFonts w:ascii="Roboto Mono" w:cs="Roboto Mono" w:eastAsia="Roboto Mono" w:hAnsi="Roboto Mono"/>
          <w:color w:val="188038"/>
          <w:rtl w:val="0"/>
        </w:rPr>
        <w:t xml:space="preserve">patroni.yml</w:t>
      </w:r>
      <w:r w:rsidDel="00000000" w:rsidR="00000000" w:rsidRPr="00000000">
        <w:rPr>
          <w:rtl w:val="0"/>
        </w:rPr>
        <w:t xml:space="preserve"> file.</w:t>
      </w:r>
    </w:p>
    <w:p w:rsidR="00000000" w:rsidDel="00000000" w:rsidP="00000000" w:rsidRDefault="00000000" w:rsidRPr="00000000" w14:paraId="000005CF">
      <w:pPr>
        <w:spacing w:after="240" w:before="240" w:lineRule="auto"/>
        <w:rPr>
          <w:b w:val="1"/>
          <w:bCs w:val="1"/>
        </w:rPr>
      </w:pPr>
      <w:r w:rsidDel="00000000" w:rsidR="00000000" w:rsidRPr="00000000">
        <w:rPr>
          <w:b w:val="1"/>
          <w:bCs w:val="1"/>
          <w:rtl w:val="0"/>
        </w:rPr>
        <w:t xml:space="preserve">On each DB node (</w:t>
      </w:r>
      <w:r w:rsidDel="00000000" w:rsidR="00000000" w:rsidRPr="00000000">
        <w:rPr>
          <w:rFonts w:ascii="Roboto Mono" w:cs="Roboto Mono" w:eastAsia="Roboto Mono" w:hAnsi="Roboto Mono"/>
          <w:b w:val="1"/>
          <w:bCs w:val="1"/>
          <w:color w:val="188038"/>
          <w:rtl w:val="0"/>
        </w:rPr>
        <w:t xml:space="preserve">resilient-db1</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resilient-db2</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resilient-db3</w:t>
      </w:r>
      <w:r w:rsidDel="00000000" w:rsidR="00000000" w:rsidRPr="00000000">
        <w:rPr>
          <w:b w:val="1"/>
          <w:bCs w:val="1"/>
          <w:rtl w:val="0"/>
        </w:rPr>
        <w:t xml:space="preserve">):</w:t>
      </w:r>
    </w:p>
    <w:p w:rsidR="00000000" w:rsidDel="00000000" w:rsidP="00000000" w:rsidRDefault="00000000" w:rsidRPr="00000000" w14:paraId="000005D0">
      <w:pPr>
        <w:numPr>
          <w:ilvl w:val="0"/>
          <w:numId w:val="40"/>
        </w:numPr>
        <w:spacing w:after="240" w:before="240" w:lineRule="auto"/>
        <w:ind w:left="720" w:hanging="360"/>
      </w:pPr>
      <w:r w:rsidDel="00000000" w:rsidR="00000000" w:rsidRPr="00000000">
        <w:rPr>
          <w:b w:val="1"/>
          <w:bCs w:val="1"/>
          <w:rtl w:val="0"/>
        </w:rPr>
        <w:t xml:space="preserve">Edit the Patroni Configuration File (</w:t>
      </w:r>
      <w:r w:rsidDel="00000000" w:rsidR="00000000" w:rsidRPr="00000000">
        <w:rPr>
          <w:rFonts w:ascii="Roboto Mono" w:cs="Roboto Mono" w:eastAsia="Roboto Mono" w:hAnsi="Roboto Mono"/>
          <w:b w:val="1"/>
          <w:bCs w:val="1"/>
          <w:color w:val="188038"/>
          <w:rtl w:val="0"/>
        </w:rPr>
        <w:t xml:space="preserve">patroni.yml</w:t>
      </w:r>
      <w:r w:rsidDel="00000000" w:rsidR="00000000" w:rsidRPr="00000000">
        <w:rPr>
          <w:b w:val="1"/>
          <w:bCs w:val="1"/>
          <w:rtl w:val="0"/>
        </w:rPr>
        <w:t xml:space="preserve">):</w:t>
      </w:r>
      <w:r w:rsidDel="00000000" w:rsidR="00000000" w:rsidRPr="00000000">
        <w:rPr>
          <w:rtl w:val="0"/>
        </w:rPr>
        <w:t xml:space="preserve"> Locate your </w:t>
      </w:r>
      <w:r w:rsidDel="00000000" w:rsidR="00000000" w:rsidRPr="00000000">
        <w:rPr>
          <w:rFonts w:ascii="Roboto Mono" w:cs="Roboto Mono" w:eastAsia="Roboto Mono" w:hAnsi="Roboto Mono"/>
          <w:color w:val="188038"/>
          <w:rtl w:val="0"/>
        </w:rPr>
        <w:t xml:space="preserve">patroni.yml</w:t>
      </w:r>
      <w:r w:rsidDel="00000000" w:rsidR="00000000" w:rsidRPr="00000000">
        <w:rPr>
          <w:rtl w:val="0"/>
        </w:rPr>
        <w:t xml:space="preserve"> file. Common paths are </w:t>
      </w:r>
      <w:r w:rsidDel="00000000" w:rsidR="00000000" w:rsidRPr="00000000">
        <w:rPr>
          <w:rFonts w:ascii="Roboto Mono" w:cs="Roboto Mono" w:eastAsia="Roboto Mono" w:hAnsi="Roboto Mono"/>
          <w:color w:val="188038"/>
          <w:rtl w:val="0"/>
        </w:rPr>
        <w:t xml:space="preserve">/etc/patroni/patroni.yml</w:t>
      </w:r>
      <w:r w:rsidDel="00000000" w:rsidR="00000000" w:rsidRPr="00000000">
        <w:rPr>
          <w:rtl w:val="0"/>
        </w:rPr>
        <w:t xml:space="preserve">.</w:t>
      </w:r>
    </w:p>
    <w:p w:rsidR="00000000" w:rsidDel="00000000" w:rsidP="00000000" w:rsidRDefault="00000000" w:rsidRPr="00000000" w14:paraId="000005D1">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/etc/patroni/patroni.yml</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5D2">
      <w:pPr>
        <w:numPr>
          <w:ilvl w:val="0"/>
          <w:numId w:val="40"/>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Add </w:t>
      </w:r>
      <w:r w:rsidDel="00000000" w:rsidR="00000000" w:rsidRPr="00000000">
        <w:rPr>
          <w:rFonts w:ascii="Roboto Mono" w:cs="Roboto Mono" w:eastAsia="Roboto Mono" w:hAnsi="Roboto Mono"/>
          <w:b w:val="1"/>
          <w:bCs w:val="1"/>
          <w:color w:val="188038"/>
          <w:rtl w:val="0"/>
        </w:rPr>
        <w:t xml:space="preserve">postgresql</w:t>
      </w:r>
      <w:r w:rsidDel="00000000" w:rsidR="00000000" w:rsidRPr="00000000">
        <w:rPr>
          <w:b w:val="1"/>
          <w:bCs w:val="1"/>
          <w:rtl w:val="0"/>
        </w:rPr>
        <w:t xml:space="preserve"> parameters under the </w:t>
      </w:r>
      <w:r w:rsidDel="00000000" w:rsidR="00000000" w:rsidRPr="00000000">
        <w:rPr>
          <w:rFonts w:ascii="Roboto Mono" w:cs="Roboto Mono" w:eastAsia="Roboto Mono" w:hAnsi="Roboto Mono"/>
          <w:b w:val="1"/>
          <w:bCs w:val="1"/>
          <w:color w:val="188038"/>
          <w:rtl w:val="0"/>
        </w:rPr>
        <w:t xml:space="preserve">postgresql</w:t>
      </w:r>
      <w:r w:rsidDel="00000000" w:rsidR="00000000" w:rsidRPr="00000000">
        <w:rPr>
          <w:b w:val="1"/>
          <w:bCs w:val="1"/>
          <w:rtl w:val="0"/>
        </w:rPr>
        <w:t xml:space="preserve"> section, specifically </w:t>
      </w:r>
      <w:r w:rsidDel="00000000" w:rsidR="00000000" w:rsidRPr="00000000">
        <w:rPr>
          <w:rFonts w:ascii="Roboto Mono" w:cs="Roboto Mono" w:eastAsia="Roboto Mono" w:hAnsi="Roboto Mono"/>
          <w:b w:val="1"/>
          <w:bCs w:val="1"/>
          <w:color w:val="188038"/>
          <w:rtl w:val="0"/>
        </w:rPr>
        <w:t xml:space="preserve">parameters</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pg_hba</w:t>
      </w:r>
      <w:r w:rsidDel="00000000" w:rsidR="00000000" w:rsidRPr="00000000">
        <w:rPr>
          <w:b w:val="1"/>
          <w:bCs w:val="1"/>
          <w:rtl w:val="0"/>
        </w:rPr>
        <w:t xml:space="preserve">:</w:t>
        <w:br w:type="textWrapping"/>
      </w:r>
      <w:r w:rsidDel="00000000" w:rsidR="00000000" w:rsidRPr="00000000">
        <w:rPr>
          <w:rtl w:val="0"/>
        </w:rPr>
        <w:t xml:space="preserve">You'll add the </w:t>
      </w:r>
      <w:r w:rsidDel="00000000" w:rsidR="00000000" w:rsidRPr="00000000">
        <w:rPr>
          <w:rFonts w:ascii="Roboto Mono" w:cs="Roboto Mono" w:eastAsia="Roboto Mono" w:hAnsi="Roboto Mono"/>
          <w:color w:val="188038"/>
          <w:rtl w:val="0"/>
        </w:rPr>
        <w:t xml:space="preserve">pgAudit</w:t>
      </w:r>
      <w:r w:rsidDel="00000000" w:rsidR="00000000" w:rsidRPr="00000000">
        <w:rPr>
          <w:rtl w:val="0"/>
        </w:rPr>
        <w:t xml:space="preserve"> configuration under the </w:t>
      </w:r>
      <w:r w:rsidDel="00000000" w:rsidR="00000000" w:rsidRPr="00000000">
        <w:rPr>
          <w:rFonts w:ascii="Roboto Mono" w:cs="Roboto Mono" w:eastAsia="Roboto Mono" w:hAnsi="Roboto Mono"/>
          <w:color w:val="188038"/>
          <w:rtl w:val="0"/>
        </w:rPr>
        <w:t xml:space="preserve">parameters</w:t>
      </w:r>
      <w:r w:rsidDel="00000000" w:rsidR="00000000" w:rsidRPr="00000000">
        <w:rPr>
          <w:rtl w:val="0"/>
        </w:rPr>
        <w:t xml:space="preserve"> section. Patroni will then inject these into the generated </w:t>
      </w:r>
      <w:r w:rsidDel="00000000" w:rsidR="00000000" w:rsidRPr="00000000">
        <w:rPr>
          <w:rFonts w:ascii="Roboto Mono" w:cs="Roboto Mono" w:eastAsia="Roboto Mono" w:hAnsi="Roboto Mono"/>
          <w:color w:val="188038"/>
          <w:rtl w:val="0"/>
        </w:rPr>
        <w:t xml:space="preserve">postgresql.conf</w:t>
      </w:r>
      <w:r w:rsidDel="00000000" w:rsidR="00000000" w:rsidRPr="00000000">
        <w:rPr>
          <w:rtl w:val="0"/>
        </w:rPr>
        <w:t xml:space="preserve">.</w:t>
      </w:r>
    </w:p>
    <w:p w:rsidR="00000000" w:rsidDel="00000000" w:rsidP="00000000" w:rsidRDefault="00000000" w:rsidRPr="00000000" w14:paraId="000005D3">
      <w:pPr>
        <w:spacing w:after="240" w:before="240" w:lineRule="auto"/>
        <w:rPr/>
      </w:pPr>
      <w:r w:rsidDel="00000000" w:rsidR="00000000" w:rsidRPr="00000000">
        <w:rPr>
          <w:b w:val="1"/>
          <w:bCs w:val="1"/>
          <w:rtl w:val="0"/>
        </w:rPr>
        <w:t xml:space="preserve">Here's the modified </w:t>
      </w:r>
      <w:r w:rsidDel="00000000" w:rsidR="00000000" w:rsidRPr="00000000">
        <w:rPr>
          <w:rFonts w:ascii="Roboto Mono" w:cs="Roboto Mono" w:eastAsia="Roboto Mono" w:hAnsi="Roboto Mono"/>
          <w:b w:val="1"/>
          <w:bCs w:val="1"/>
          <w:color w:val="188038"/>
          <w:rtl w:val="0"/>
        </w:rPr>
        <w:t xml:space="preserve">patroni.yml for db1</w:t>
      </w:r>
      <w:r w:rsidDel="00000000" w:rsidR="00000000" w:rsidRPr="00000000">
        <w:rPr>
          <w:b w:val="1"/>
          <w:bCs w:val="1"/>
          <w:rtl w:val="0"/>
        </w:rPr>
        <w:t xml:space="preserve"> content you should use:</w:t>
      </w:r>
      <w:r w:rsidDel="00000000" w:rsidR="00000000" w:rsidRPr="00000000">
        <w:rPr>
          <w:rtl w:val="0"/>
        </w:rPr>
      </w:r>
    </w:p>
    <w:p w:rsidR="00000000" w:rsidDel="00000000" w:rsidP="00000000" w:rsidRDefault="00000000" w:rsidRPr="00000000" w14:paraId="000005D4">
      <w:pPr>
        <w:spacing w:after="240" w:before="240" w:line="240" w:lineRule="auto"/>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188038"/>
          <w:sz w:val="20"/>
          <w:szCs w:val="20"/>
          <w:rtl w:val="0"/>
        </w:rPr>
        <w:t xml:space="preserve">scope: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resilient</w:t>
      </w:r>
      <w:r w:rsidDel="00000000" w:rsidR="00000000" w:rsidRPr="00000000">
        <w:rPr>
          <w:rtl w:val="0"/>
        </w:rPr>
      </w:r>
    </w:p>
    <w:p w:rsidR="00000000" w:rsidDel="00000000" w:rsidP="00000000" w:rsidRDefault="00000000" w:rsidRPr="00000000" w14:paraId="000005D5">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namespace: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/db/</w:t>
      </w:r>
      <w:r w:rsidDel="00000000" w:rsidR="00000000" w:rsidRPr="00000000">
        <w:rPr>
          <w:rtl w:val="0"/>
        </w:rPr>
      </w:r>
    </w:p>
    <w:p w:rsidR="00000000" w:rsidDel="00000000" w:rsidP="00000000" w:rsidRDefault="00000000" w:rsidRPr="00000000" w14:paraId="000005D6">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name: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resilient-db1</w:t>
      </w:r>
      <w:r w:rsidDel="00000000" w:rsidR="00000000" w:rsidRPr="00000000">
        <w:rPr>
          <w:rtl w:val="0"/>
        </w:rPr>
      </w:r>
    </w:p>
    <w:p w:rsidR="00000000" w:rsidDel="00000000" w:rsidP="00000000" w:rsidRDefault="00000000" w:rsidRPr="00000000" w14:paraId="000005D7">
      <w:pPr>
        <w:spacing w:after="240" w:before="240" w:line="240" w:lineRule="auto"/>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5D8">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restapi:</w:t>
      </w:r>
      <w:r w:rsidDel="00000000" w:rsidR="00000000" w:rsidRPr="00000000">
        <w:rPr>
          <w:rtl w:val="0"/>
        </w:rPr>
      </w:r>
    </w:p>
    <w:p w:rsidR="00000000" w:rsidDel="00000000" w:rsidP="00000000" w:rsidRDefault="00000000" w:rsidRPr="00000000" w14:paraId="000005D9">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listen: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0.0.0.0:8008</w:t>
      </w:r>
      <w:r w:rsidDel="00000000" w:rsidR="00000000" w:rsidRPr="00000000">
        <w:rPr>
          <w:rtl w:val="0"/>
        </w:rPr>
      </w:r>
    </w:p>
    <w:p w:rsidR="00000000" w:rsidDel="00000000" w:rsidP="00000000" w:rsidRDefault="00000000" w:rsidRPr="00000000" w14:paraId="000005DA">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connect_address: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10.1.0.2:8008</w:t>
      </w:r>
      <w:r w:rsidDel="00000000" w:rsidR="00000000" w:rsidRPr="00000000">
        <w:rPr>
          <w:rtl w:val="0"/>
        </w:rPr>
      </w:r>
    </w:p>
    <w:p w:rsidR="00000000" w:rsidDel="00000000" w:rsidP="00000000" w:rsidRDefault="00000000" w:rsidRPr="00000000" w14:paraId="000005DB">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tags:</w:t>
      </w:r>
      <w:r w:rsidDel="00000000" w:rsidR="00000000" w:rsidRPr="00000000">
        <w:rPr>
          <w:rtl w:val="0"/>
        </w:rPr>
      </w:r>
    </w:p>
    <w:p w:rsidR="00000000" w:rsidDel="00000000" w:rsidP="00000000" w:rsidRDefault="00000000" w:rsidRPr="00000000" w14:paraId="000005DC">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failover_priority: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3</w:t>
      </w:r>
      <w:r w:rsidDel="00000000" w:rsidR="00000000" w:rsidRPr="00000000">
        <w:rPr>
          <w:rtl w:val="0"/>
        </w:rPr>
      </w:r>
    </w:p>
    <w:p w:rsidR="00000000" w:rsidDel="00000000" w:rsidP="00000000" w:rsidRDefault="00000000" w:rsidRPr="00000000" w14:paraId="000005DD">
      <w:pPr>
        <w:spacing w:after="240" w:before="240" w:line="240" w:lineRule="auto"/>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5DE">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etcd3:</w:t>
      </w:r>
      <w:r w:rsidDel="00000000" w:rsidR="00000000" w:rsidRPr="00000000">
        <w:rPr>
          <w:rtl w:val="0"/>
        </w:rPr>
      </w:r>
    </w:p>
    <w:p w:rsidR="00000000" w:rsidDel="00000000" w:rsidP="00000000" w:rsidRDefault="00000000" w:rsidRPr="00000000" w14:paraId="000005DF">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protocol: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https</w:t>
      </w:r>
      <w:r w:rsidDel="00000000" w:rsidR="00000000" w:rsidRPr="00000000">
        <w:rPr>
          <w:rtl w:val="0"/>
        </w:rPr>
      </w:r>
    </w:p>
    <w:p w:rsidR="00000000" w:rsidDel="00000000" w:rsidP="00000000" w:rsidRDefault="00000000" w:rsidRPr="00000000" w14:paraId="000005E0">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hosts: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"10.1.0.2:2379,10.1.0.4:2379,10.1.0.3:2379"</w:t>
      </w:r>
      <w:r w:rsidDel="00000000" w:rsidR="00000000" w:rsidRPr="00000000">
        <w:rPr>
          <w:rtl w:val="0"/>
        </w:rPr>
      </w:r>
    </w:p>
    <w:p w:rsidR="00000000" w:rsidDel="00000000" w:rsidP="00000000" w:rsidRDefault="00000000" w:rsidRPr="00000000" w14:paraId="000005E1">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cacert: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'/etc/patroni/rootcaetcd.crt'</w:t>
      </w:r>
      <w:r w:rsidDel="00000000" w:rsidR="00000000" w:rsidRPr="00000000">
        <w:rPr>
          <w:rtl w:val="0"/>
        </w:rPr>
      </w:r>
    </w:p>
    <w:p w:rsidR="00000000" w:rsidDel="00000000" w:rsidP="00000000" w:rsidRDefault="00000000" w:rsidRPr="00000000" w14:paraId="000005E2">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cert: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'/etc/patroni/etcd.crt'</w:t>
      </w:r>
      <w:r w:rsidDel="00000000" w:rsidR="00000000" w:rsidRPr="00000000">
        <w:rPr>
          <w:rtl w:val="0"/>
        </w:rPr>
      </w:r>
    </w:p>
    <w:p w:rsidR="00000000" w:rsidDel="00000000" w:rsidP="00000000" w:rsidRDefault="00000000" w:rsidRPr="00000000" w14:paraId="000005E3">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key: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'/etc/patroni/etcd.key'</w:t>
      </w:r>
      <w:r w:rsidDel="00000000" w:rsidR="00000000" w:rsidRPr="00000000">
        <w:rPr>
          <w:rtl w:val="0"/>
        </w:rPr>
      </w:r>
    </w:p>
    <w:p w:rsidR="00000000" w:rsidDel="00000000" w:rsidP="00000000" w:rsidRDefault="00000000" w:rsidRPr="00000000" w14:paraId="000005E4">
      <w:pPr>
        <w:spacing w:after="240" w:before="240" w:line="240" w:lineRule="auto"/>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5E5">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bootstrap:</w:t>
      </w:r>
      <w:r w:rsidDel="00000000" w:rsidR="00000000" w:rsidRPr="00000000">
        <w:rPr>
          <w:rtl w:val="0"/>
        </w:rPr>
      </w:r>
    </w:p>
    <w:p w:rsidR="00000000" w:rsidDel="00000000" w:rsidP="00000000" w:rsidRDefault="00000000" w:rsidRPr="00000000" w14:paraId="000005E6">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post_init: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sh</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'PGPASSWORD=abcdefghij</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/usr/lib/postgresql/16/bin/alloydbomni-16-setup</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preparedb'</w:t>
      </w:r>
      <w:r w:rsidDel="00000000" w:rsidR="00000000" w:rsidRPr="00000000">
        <w:rPr>
          <w:rtl w:val="0"/>
        </w:rPr>
      </w:r>
    </w:p>
    <w:p w:rsidR="00000000" w:rsidDel="00000000" w:rsidP="00000000" w:rsidRDefault="00000000" w:rsidRPr="00000000" w14:paraId="000005E7">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dcs:</w:t>
      </w:r>
      <w:r w:rsidDel="00000000" w:rsidR="00000000" w:rsidRPr="00000000">
        <w:rPr>
          <w:rtl w:val="0"/>
        </w:rPr>
      </w:r>
    </w:p>
    <w:p w:rsidR="00000000" w:rsidDel="00000000" w:rsidP="00000000" w:rsidRDefault="00000000" w:rsidRPr="00000000" w14:paraId="000005E8">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ttl: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30</w:t>
      </w:r>
      <w:r w:rsidDel="00000000" w:rsidR="00000000" w:rsidRPr="00000000">
        <w:rPr>
          <w:rtl w:val="0"/>
        </w:rPr>
      </w:r>
    </w:p>
    <w:p w:rsidR="00000000" w:rsidDel="00000000" w:rsidP="00000000" w:rsidRDefault="00000000" w:rsidRPr="00000000" w14:paraId="000005E9">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loop_wait: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10</w:t>
      </w:r>
      <w:r w:rsidDel="00000000" w:rsidR="00000000" w:rsidRPr="00000000">
        <w:rPr>
          <w:rtl w:val="0"/>
        </w:rPr>
      </w:r>
    </w:p>
    <w:p w:rsidR="00000000" w:rsidDel="00000000" w:rsidP="00000000" w:rsidRDefault="00000000" w:rsidRPr="00000000" w14:paraId="000005EA">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retry_timeout: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10</w:t>
      </w:r>
      <w:r w:rsidDel="00000000" w:rsidR="00000000" w:rsidRPr="00000000">
        <w:rPr>
          <w:rtl w:val="0"/>
        </w:rPr>
      </w:r>
    </w:p>
    <w:p w:rsidR="00000000" w:rsidDel="00000000" w:rsidP="00000000" w:rsidRDefault="00000000" w:rsidRPr="00000000" w14:paraId="000005EB">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maximum_lag_on_failover: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1048576</w:t>
      </w:r>
      <w:r w:rsidDel="00000000" w:rsidR="00000000" w:rsidRPr="00000000">
        <w:rPr>
          <w:rtl w:val="0"/>
        </w:rPr>
      </w:r>
    </w:p>
    <w:p w:rsidR="00000000" w:rsidDel="00000000" w:rsidP="00000000" w:rsidRDefault="00000000" w:rsidRPr="00000000" w14:paraId="000005EC">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synchronous_mode: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on</w:t>
      </w:r>
      <w:r w:rsidDel="00000000" w:rsidR="00000000" w:rsidRPr="00000000">
        <w:rPr>
          <w:rtl w:val="0"/>
        </w:rPr>
      </w:r>
    </w:p>
    <w:p w:rsidR="00000000" w:rsidDel="00000000" w:rsidP="00000000" w:rsidRDefault="00000000" w:rsidRPr="00000000" w14:paraId="000005ED">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synchronous_node_count: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w:t>
      </w:r>
      <w:r w:rsidDel="00000000" w:rsidR="00000000" w:rsidRPr="00000000">
        <w:rPr>
          <w:rtl w:val="0"/>
        </w:rPr>
      </w:r>
    </w:p>
    <w:p w:rsidR="00000000" w:rsidDel="00000000" w:rsidP="00000000" w:rsidRDefault="00000000" w:rsidRPr="00000000" w14:paraId="000005EE">
      <w:pPr>
        <w:spacing w:after="240" w:before="240" w:line="240" w:lineRule="auto"/>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5EF">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postgresql:</w:t>
      </w:r>
      <w:r w:rsidDel="00000000" w:rsidR="00000000" w:rsidRPr="00000000">
        <w:rPr>
          <w:rtl w:val="0"/>
        </w:rPr>
      </w:r>
    </w:p>
    <w:p w:rsidR="00000000" w:rsidDel="00000000" w:rsidP="00000000" w:rsidRDefault="00000000" w:rsidRPr="00000000" w14:paraId="000005F0">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use_pg_rewind:</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true</w:t>
      </w:r>
      <w:r w:rsidDel="00000000" w:rsidR="00000000" w:rsidRPr="00000000">
        <w:rPr>
          <w:rtl w:val="0"/>
        </w:rPr>
      </w:r>
    </w:p>
    <w:p w:rsidR="00000000" w:rsidDel="00000000" w:rsidP="00000000" w:rsidRDefault="00000000" w:rsidRPr="00000000" w14:paraId="000005F1">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parameters:</w:t>
      </w:r>
      <w:r w:rsidDel="00000000" w:rsidR="00000000" w:rsidRPr="00000000">
        <w:rPr>
          <w:rtl w:val="0"/>
        </w:rPr>
      </w:r>
    </w:p>
    <w:p w:rsidR="00000000" w:rsidDel="00000000" w:rsidP="00000000" w:rsidRDefault="00000000" w:rsidRPr="00000000" w14:paraId="000005F2">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Existing</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parameters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from</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your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bootstrap</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dcs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postgresql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section</w:t>
      </w:r>
      <w:r w:rsidDel="00000000" w:rsidR="00000000" w:rsidRPr="00000000">
        <w:rPr>
          <w:rtl w:val="0"/>
        </w:rPr>
      </w:r>
    </w:p>
    <w:p w:rsidR="00000000" w:rsidDel="00000000" w:rsidP="00000000" w:rsidRDefault="00000000" w:rsidRPr="00000000" w14:paraId="000005F3">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wal_level: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replica</w:t>
      </w:r>
      <w:r w:rsidDel="00000000" w:rsidR="00000000" w:rsidRPr="00000000">
        <w:rPr>
          <w:rtl w:val="0"/>
        </w:rPr>
      </w:r>
    </w:p>
    <w:p w:rsidR="00000000" w:rsidDel="00000000" w:rsidP="00000000" w:rsidRDefault="00000000" w:rsidRPr="00000000" w14:paraId="000005F4">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hot_standby: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"on"</w:t>
      </w:r>
      <w:r w:rsidDel="00000000" w:rsidR="00000000" w:rsidRPr="00000000">
        <w:rPr>
          <w:rtl w:val="0"/>
        </w:rPr>
      </w:r>
    </w:p>
    <w:p w:rsidR="00000000" w:rsidDel="00000000" w:rsidP="00000000" w:rsidRDefault="00000000" w:rsidRPr="00000000" w14:paraId="000005F5">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max_wal_senders: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10</w:t>
      </w:r>
      <w:r w:rsidDel="00000000" w:rsidR="00000000" w:rsidRPr="00000000">
        <w:rPr>
          <w:rtl w:val="0"/>
        </w:rPr>
      </w:r>
    </w:p>
    <w:p w:rsidR="00000000" w:rsidDel="00000000" w:rsidP="00000000" w:rsidRDefault="00000000" w:rsidRPr="00000000" w14:paraId="000005F6">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max_replication_slots: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10</w:t>
      </w:r>
      <w:r w:rsidDel="00000000" w:rsidR="00000000" w:rsidRPr="00000000">
        <w:rPr>
          <w:rtl w:val="0"/>
        </w:rPr>
      </w:r>
    </w:p>
    <w:p w:rsidR="00000000" w:rsidDel="00000000" w:rsidP="00000000" w:rsidRDefault="00000000" w:rsidRPr="00000000" w14:paraId="000005F7">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NOTE: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You</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don't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put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pgAudit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specific</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parameters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here.</w:t>
      </w:r>
      <w:r w:rsidDel="00000000" w:rsidR="00000000" w:rsidRPr="00000000">
        <w:rPr>
          <w:rtl w:val="0"/>
        </w:rPr>
      </w:r>
    </w:p>
    <w:p w:rsidR="00000000" w:rsidDel="00000000" w:rsidP="00000000" w:rsidRDefault="00000000" w:rsidRPr="00000000" w14:paraId="000005F8">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These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are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usually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for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bootstrap-time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parameters.</w:t>
      </w:r>
      <w:r w:rsidDel="00000000" w:rsidR="00000000" w:rsidRPr="00000000">
        <w:rPr>
          <w:rtl w:val="0"/>
        </w:rPr>
      </w:r>
    </w:p>
    <w:p w:rsidR="00000000" w:rsidDel="00000000" w:rsidP="00000000" w:rsidRDefault="00000000" w:rsidRPr="00000000" w14:paraId="000005F9">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The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main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'postgresql: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parameters:'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section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below</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where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pgAudit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goes.</w:t>
      </w:r>
      <w:r w:rsidDel="00000000" w:rsidR="00000000" w:rsidRPr="00000000">
        <w:rPr>
          <w:rtl w:val="0"/>
        </w:rPr>
      </w:r>
    </w:p>
    <w:p w:rsidR="00000000" w:rsidDel="00000000" w:rsidP="00000000" w:rsidRDefault="00000000" w:rsidRPr="00000000" w14:paraId="000005FA">
      <w:pPr>
        <w:spacing w:after="240" w:before="240" w:line="240" w:lineRule="auto"/>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5FB">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pg_hba:</w:t>
      </w:r>
      <w:r w:rsidDel="00000000" w:rsidR="00000000" w:rsidRPr="00000000">
        <w:rPr>
          <w:rtl w:val="0"/>
        </w:rPr>
      </w:r>
    </w:p>
    <w:p w:rsidR="00000000" w:rsidDel="00000000" w:rsidP="00000000" w:rsidRDefault="00000000" w:rsidRPr="00000000" w14:paraId="000005FC">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host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10.1.0.2/0</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md5</w:t>
      </w:r>
      <w:r w:rsidDel="00000000" w:rsidR="00000000" w:rsidRPr="00000000">
        <w:rPr>
          <w:rtl w:val="0"/>
        </w:rPr>
      </w:r>
    </w:p>
    <w:p w:rsidR="00000000" w:rsidDel="00000000" w:rsidP="00000000" w:rsidRDefault="00000000" w:rsidRPr="00000000" w14:paraId="000005FD">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host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10.1.0.4/0</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md5</w:t>
      </w:r>
      <w:r w:rsidDel="00000000" w:rsidR="00000000" w:rsidRPr="00000000">
        <w:rPr>
          <w:rtl w:val="0"/>
        </w:rPr>
      </w:r>
    </w:p>
    <w:p w:rsidR="00000000" w:rsidDel="00000000" w:rsidP="00000000" w:rsidRDefault="00000000" w:rsidRPr="00000000" w14:paraId="000005FE">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host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10.1.0.3/0</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md5</w:t>
      </w:r>
      <w:r w:rsidDel="00000000" w:rsidR="00000000" w:rsidRPr="00000000">
        <w:rPr>
          <w:rtl w:val="0"/>
        </w:rPr>
      </w:r>
    </w:p>
    <w:p w:rsidR="00000000" w:rsidDel="00000000" w:rsidP="00000000" w:rsidRDefault="00000000" w:rsidRPr="00000000" w14:paraId="000005FF">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host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postgres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127.0.0.1/32</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trust</w:t>
      </w:r>
      <w:r w:rsidDel="00000000" w:rsidR="00000000" w:rsidRPr="00000000">
        <w:rPr>
          <w:rtl w:val="0"/>
        </w:rPr>
      </w:r>
    </w:p>
    <w:p w:rsidR="00000000" w:rsidDel="00000000" w:rsidP="00000000" w:rsidRDefault="00000000" w:rsidRPr="00000000" w14:paraId="00000600">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host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postgres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::1/128</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trust</w:t>
      </w:r>
      <w:r w:rsidDel="00000000" w:rsidR="00000000" w:rsidRPr="00000000">
        <w:rPr>
          <w:rtl w:val="0"/>
        </w:rPr>
      </w:r>
    </w:p>
    <w:p w:rsidR="00000000" w:rsidDel="00000000" w:rsidP="00000000" w:rsidRDefault="00000000" w:rsidRPr="00000000" w14:paraId="00000601">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host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replicator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127.0.0.1/32</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trust</w:t>
      </w:r>
      <w:r w:rsidDel="00000000" w:rsidR="00000000" w:rsidRPr="00000000">
        <w:rPr>
          <w:rtl w:val="0"/>
        </w:rPr>
      </w:r>
    </w:p>
    <w:p w:rsidR="00000000" w:rsidDel="00000000" w:rsidP="00000000" w:rsidRDefault="00000000" w:rsidRPr="00000000" w14:paraId="00000602">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host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replicator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::1/128</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trust</w:t>
      </w:r>
      <w:r w:rsidDel="00000000" w:rsidR="00000000" w:rsidRPr="00000000">
        <w:rPr>
          <w:rtl w:val="0"/>
        </w:rPr>
      </w:r>
    </w:p>
    <w:p w:rsidR="00000000" w:rsidDel="00000000" w:rsidP="00000000" w:rsidRDefault="00000000" w:rsidRPr="00000000" w14:paraId="00000603">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host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alloydbadmin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127.0.0.1/32</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trust</w:t>
      </w:r>
      <w:r w:rsidDel="00000000" w:rsidR="00000000" w:rsidRPr="00000000">
        <w:rPr>
          <w:rtl w:val="0"/>
        </w:rPr>
      </w:r>
    </w:p>
    <w:p w:rsidR="00000000" w:rsidDel="00000000" w:rsidP="00000000" w:rsidRDefault="00000000" w:rsidRPr="00000000" w14:paraId="00000604">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host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alloydbadmin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::1/128</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trust</w:t>
      </w:r>
      <w:r w:rsidDel="00000000" w:rsidR="00000000" w:rsidRPr="00000000">
        <w:rPr>
          <w:rtl w:val="0"/>
        </w:rPr>
      </w:r>
    </w:p>
    <w:p w:rsidR="00000000" w:rsidDel="00000000" w:rsidP="00000000" w:rsidRDefault="00000000" w:rsidRPr="00000000" w14:paraId="00000605">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host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alloydbmetadata</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127.0.0.1/32</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trust</w:t>
      </w:r>
      <w:r w:rsidDel="00000000" w:rsidR="00000000" w:rsidRPr="00000000">
        <w:rPr>
          <w:rtl w:val="0"/>
        </w:rPr>
      </w:r>
    </w:p>
    <w:p w:rsidR="00000000" w:rsidDel="00000000" w:rsidP="00000000" w:rsidRDefault="00000000" w:rsidRPr="00000000" w14:paraId="00000606">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host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alloydbmetadata</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::1/128</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trust</w:t>
      </w:r>
      <w:r w:rsidDel="00000000" w:rsidR="00000000" w:rsidRPr="00000000">
        <w:rPr>
          <w:rtl w:val="0"/>
        </w:rPr>
      </w:r>
    </w:p>
    <w:p w:rsidR="00000000" w:rsidDel="00000000" w:rsidP="00000000" w:rsidRDefault="00000000" w:rsidRPr="00000000" w14:paraId="00000607">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local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postgres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trust</w:t>
      </w:r>
      <w:r w:rsidDel="00000000" w:rsidR="00000000" w:rsidRPr="00000000">
        <w:rPr>
          <w:rtl w:val="0"/>
        </w:rPr>
      </w:r>
    </w:p>
    <w:p w:rsidR="00000000" w:rsidDel="00000000" w:rsidP="00000000" w:rsidRDefault="00000000" w:rsidRPr="00000000" w14:paraId="00000608">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local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alloydbadmin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trust</w:t>
      </w:r>
      <w:r w:rsidDel="00000000" w:rsidR="00000000" w:rsidRPr="00000000">
        <w:rPr>
          <w:rtl w:val="0"/>
        </w:rPr>
      </w:r>
    </w:p>
    <w:p w:rsidR="00000000" w:rsidDel="00000000" w:rsidP="00000000" w:rsidRDefault="00000000" w:rsidRPr="00000000" w14:paraId="00000609">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local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alloydbmetadata</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trust</w:t>
      </w:r>
      <w:r w:rsidDel="00000000" w:rsidR="00000000" w:rsidRPr="00000000">
        <w:rPr>
          <w:rtl w:val="0"/>
        </w:rPr>
      </w:r>
    </w:p>
    <w:p w:rsidR="00000000" w:rsidDel="00000000" w:rsidP="00000000" w:rsidRDefault="00000000" w:rsidRPr="00000000" w14:paraId="0000060A">
      <w:pPr>
        <w:spacing w:after="240" w:before="240" w:line="240" w:lineRule="auto"/>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0B">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initdb:</w:t>
      </w:r>
      <w:r w:rsidDel="00000000" w:rsidR="00000000" w:rsidRPr="00000000">
        <w:rPr>
          <w:rtl w:val="0"/>
        </w:rPr>
      </w:r>
    </w:p>
    <w:p w:rsidR="00000000" w:rsidDel="00000000" w:rsidP="00000000" w:rsidRDefault="00000000" w:rsidRPr="00000000" w14:paraId="0000060C">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encoding:</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UTF8</w:t>
      </w:r>
      <w:r w:rsidDel="00000000" w:rsidR="00000000" w:rsidRPr="00000000">
        <w:rPr>
          <w:rtl w:val="0"/>
        </w:rPr>
      </w:r>
    </w:p>
    <w:p w:rsidR="00000000" w:rsidDel="00000000" w:rsidP="00000000" w:rsidRDefault="00000000" w:rsidRPr="00000000" w14:paraId="0000060D">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locale: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en_US.UTF-8</w:t>
      </w:r>
      <w:r w:rsidDel="00000000" w:rsidR="00000000" w:rsidRPr="00000000">
        <w:rPr>
          <w:rtl w:val="0"/>
        </w:rPr>
      </w:r>
    </w:p>
    <w:p w:rsidR="00000000" w:rsidDel="00000000" w:rsidP="00000000" w:rsidRDefault="00000000" w:rsidRPr="00000000" w14:paraId="0000060E">
      <w:pPr>
        <w:spacing w:after="240" w:before="240" w:line="240" w:lineRule="auto"/>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0F">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postgresql:</w:t>
      </w:r>
      <w:r w:rsidDel="00000000" w:rsidR="00000000" w:rsidRPr="00000000">
        <w:rPr>
          <w:rtl w:val="0"/>
        </w:rPr>
      </w:r>
    </w:p>
    <w:p w:rsidR="00000000" w:rsidDel="00000000" w:rsidP="00000000" w:rsidRDefault="00000000" w:rsidRPr="00000000" w14:paraId="00000610">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listen: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0.0.0.0:5432</w:t>
      </w:r>
      <w:r w:rsidDel="00000000" w:rsidR="00000000" w:rsidRPr="00000000">
        <w:rPr>
          <w:rtl w:val="0"/>
        </w:rPr>
      </w:r>
    </w:p>
    <w:p w:rsidR="00000000" w:rsidDel="00000000" w:rsidP="00000000" w:rsidRDefault="00000000" w:rsidRPr="00000000" w14:paraId="00000611">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connect_address: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10.1.0.2:5432</w:t>
      </w:r>
      <w:r w:rsidDel="00000000" w:rsidR="00000000" w:rsidRPr="00000000">
        <w:rPr>
          <w:rtl w:val="0"/>
        </w:rPr>
      </w:r>
    </w:p>
    <w:p w:rsidR="00000000" w:rsidDel="00000000" w:rsidP="00000000" w:rsidRDefault="00000000" w:rsidRPr="00000000" w14:paraId="00000612">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data_dir: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/var/lib/postgresql/16/data</w:t>
      </w:r>
      <w:r w:rsidDel="00000000" w:rsidR="00000000" w:rsidRPr="00000000">
        <w:rPr>
          <w:rtl w:val="0"/>
        </w:rPr>
      </w:r>
    </w:p>
    <w:p w:rsidR="00000000" w:rsidDel="00000000" w:rsidP="00000000" w:rsidRDefault="00000000" w:rsidRPr="00000000" w14:paraId="00000613">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bin_dir: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/usr/lib/postgresql/16/bin</w:t>
      </w:r>
      <w:r w:rsidDel="00000000" w:rsidR="00000000" w:rsidRPr="00000000">
        <w:rPr>
          <w:rtl w:val="0"/>
        </w:rPr>
      </w:r>
    </w:p>
    <w:p w:rsidR="00000000" w:rsidDel="00000000" w:rsidP="00000000" w:rsidRDefault="00000000" w:rsidRPr="00000000" w14:paraId="00000614">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authentication:</w:t>
      </w:r>
      <w:r w:rsidDel="00000000" w:rsidR="00000000" w:rsidRPr="00000000">
        <w:rPr>
          <w:rtl w:val="0"/>
        </w:rPr>
      </w:r>
    </w:p>
    <w:p w:rsidR="00000000" w:rsidDel="00000000" w:rsidP="00000000" w:rsidRDefault="00000000" w:rsidRPr="00000000" w14:paraId="00000615">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replication:</w:t>
      </w:r>
      <w:r w:rsidDel="00000000" w:rsidR="00000000" w:rsidRPr="00000000">
        <w:rPr>
          <w:rtl w:val="0"/>
        </w:rPr>
      </w:r>
    </w:p>
    <w:p w:rsidR="00000000" w:rsidDel="00000000" w:rsidP="00000000" w:rsidRDefault="00000000" w:rsidRPr="00000000" w14:paraId="00000616">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username: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replicator</w:t>
      </w:r>
      <w:r w:rsidDel="00000000" w:rsidR="00000000" w:rsidRPr="00000000">
        <w:rPr>
          <w:rtl w:val="0"/>
        </w:rPr>
      </w:r>
    </w:p>
    <w:p w:rsidR="00000000" w:rsidDel="00000000" w:rsidP="00000000" w:rsidRDefault="00000000" w:rsidRPr="00000000" w14:paraId="00000617">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password:</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abcdefghij</w:t>
      </w:r>
      <w:r w:rsidDel="00000000" w:rsidR="00000000" w:rsidRPr="00000000">
        <w:rPr>
          <w:rtl w:val="0"/>
        </w:rPr>
      </w:r>
    </w:p>
    <w:p w:rsidR="00000000" w:rsidDel="00000000" w:rsidP="00000000" w:rsidRDefault="00000000" w:rsidRPr="00000000" w14:paraId="00000618">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superuser:</w:t>
      </w:r>
      <w:r w:rsidDel="00000000" w:rsidR="00000000" w:rsidRPr="00000000">
        <w:rPr>
          <w:rtl w:val="0"/>
        </w:rPr>
      </w:r>
    </w:p>
    <w:p w:rsidR="00000000" w:rsidDel="00000000" w:rsidP="00000000" w:rsidRDefault="00000000" w:rsidRPr="00000000" w14:paraId="00000619">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username: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postgres</w:t>
      </w:r>
      <w:r w:rsidDel="00000000" w:rsidR="00000000" w:rsidRPr="00000000">
        <w:rPr>
          <w:rtl w:val="0"/>
        </w:rPr>
      </w:r>
    </w:p>
    <w:p w:rsidR="00000000" w:rsidDel="00000000" w:rsidP="00000000" w:rsidRDefault="00000000" w:rsidRPr="00000000" w14:paraId="0000061A">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password:</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abcdefghij</w:t>
      </w:r>
      <w:r w:rsidDel="00000000" w:rsidR="00000000" w:rsidRPr="00000000">
        <w:rPr>
          <w:rtl w:val="0"/>
        </w:rPr>
      </w:r>
    </w:p>
    <w:p w:rsidR="00000000" w:rsidDel="00000000" w:rsidP="00000000" w:rsidRDefault="00000000" w:rsidRPr="00000000" w14:paraId="0000061B">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parameters:</w:t>
      </w:r>
      <w:r w:rsidDel="00000000" w:rsidR="00000000" w:rsidRPr="00000000">
        <w:rPr>
          <w:rtl w:val="0"/>
        </w:rPr>
      </w:r>
    </w:p>
    <w:p w:rsidR="00000000" w:rsidDel="00000000" w:rsidP="00000000" w:rsidRDefault="00000000" w:rsidRPr="00000000" w14:paraId="0000061C">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Existing</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parameters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from</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your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main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postgresql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section</w:t>
      </w:r>
      <w:r w:rsidDel="00000000" w:rsidR="00000000" w:rsidRPr="00000000">
        <w:rPr>
          <w:rtl w:val="0"/>
        </w:rPr>
      </w:r>
    </w:p>
    <w:p w:rsidR="00000000" w:rsidDel="00000000" w:rsidP="00000000" w:rsidRDefault="00000000" w:rsidRPr="00000000" w14:paraId="0000061D">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ssl: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on</w:t>
      </w:r>
      <w:r w:rsidDel="00000000" w:rsidR="00000000" w:rsidRPr="00000000">
        <w:rPr>
          <w:rtl w:val="0"/>
        </w:rPr>
      </w:r>
    </w:p>
    <w:p w:rsidR="00000000" w:rsidDel="00000000" w:rsidP="00000000" w:rsidRDefault="00000000" w:rsidRPr="00000000" w14:paraId="0000061E">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ssl_ca_file: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'/etc/patroni/rootca.crt'</w:t>
      </w:r>
      <w:r w:rsidDel="00000000" w:rsidR="00000000" w:rsidRPr="00000000">
        <w:rPr>
          <w:rtl w:val="0"/>
        </w:rPr>
      </w:r>
    </w:p>
    <w:p w:rsidR="00000000" w:rsidDel="00000000" w:rsidP="00000000" w:rsidRDefault="00000000" w:rsidRPr="00000000" w14:paraId="0000061F">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ssl_cert_file: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'/etc/patroni/alloydb.crt'</w:t>
      </w:r>
      <w:r w:rsidDel="00000000" w:rsidR="00000000" w:rsidRPr="00000000">
        <w:rPr>
          <w:rtl w:val="0"/>
        </w:rPr>
      </w:r>
    </w:p>
    <w:p w:rsidR="00000000" w:rsidDel="00000000" w:rsidP="00000000" w:rsidRDefault="00000000" w:rsidRPr="00000000" w14:paraId="00000620">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ssl_key_file: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'/etc/patroni/alloydb.key'</w:t>
      </w:r>
      <w:r w:rsidDel="00000000" w:rsidR="00000000" w:rsidRPr="00000000">
        <w:rPr>
          <w:rtl w:val="0"/>
        </w:rPr>
      </w:r>
    </w:p>
    <w:p w:rsidR="00000000" w:rsidDel="00000000" w:rsidP="00000000" w:rsidRDefault="00000000" w:rsidRPr="00000000" w14:paraId="00000621">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wal_level: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replica</w:t>
      </w:r>
      <w:r w:rsidDel="00000000" w:rsidR="00000000" w:rsidRPr="00000000">
        <w:rPr>
          <w:rtl w:val="0"/>
        </w:rPr>
      </w:r>
    </w:p>
    <w:p w:rsidR="00000000" w:rsidDel="00000000" w:rsidP="00000000" w:rsidRDefault="00000000" w:rsidRPr="00000000" w14:paraId="00000622">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hot_standby: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"on"</w:t>
      </w:r>
      <w:r w:rsidDel="00000000" w:rsidR="00000000" w:rsidRPr="00000000">
        <w:rPr>
          <w:rtl w:val="0"/>
        </w:rPr>
      </w:r>
    </w:p>
    <w:p w:rsidR="00000000" w:rsidDel="00000000" w:rsidP="00000000" w:rsidRDefault="00000000" w:rsidRPr="00000000" w14:paraId="00000623">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max_wal_senders: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10</w:t>
      </w:r>
      <w:r w:rsidDel="00000000" w:rsidR="00000000" w:rsidRPr="00000000">
        <w:rPr>
          <w:rtl w:val="0"/>
        </w:rPr>
      </w:r>
    </w:p>
    <w:p w:rsidR="00000000" w:rsidDel="00000000" w:rsidP="00000000" w:rsidRDefault="00000000" w:rsidRPr="00000000" w14:paraId="00000624">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max_replication_slots: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10</w:t>
      </w:r>
      <w:r w:rsidDel="00000000" w:rsidR="00000000" w:rsidRPr="00000000">
        <w:rPr>
          <w:rtl w:val="0"/>
        </w:rPr>
      </w:r>
    </w:p>
    <w:p w:rsidR="00000000" w:rsidDel="00000000" w:rsidP="00000000" w:rsidRDefault="00000000" w:rsidRPr="00000000" w14:paraId="00000625">
      <w:pPr>
        <w:spacing w:after="240" w:before="240" w:line="240" w:lineRule="auto"/>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26">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ADD</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PGaADIT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CONFIGURATION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HERE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tl w:val="0"/>
        </w:rPr>
      </w:r>
    </w:p>
    <w:p w:rsidR="00000000" w:rsidDel="00000000" w:rsidP="00000000" w:rsidRDefault="00000000" w:rsidRPr="00000000" w14:paraId="00000627">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shared_preload_libraries: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'pg_stat_statements,pg_audit'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Ensure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'pg_audit'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added</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to</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existing</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list</w:t>
      </w:r>
      <w:r w:rsidDel="00000000" w:rsidR="00000000" w:rsidRPr="00000000">
        <w:rPr>
          <w:rtl w:val="0"/>
        </w:rPr>
      </w:r>
    </w:p>
    <w:p w:rsidR="00000000" w:rsidDel="00000000" w:rsidP="00000000" w:rsidRDefault="00000000" w:rsidRPr="00000000" w14:paraId="00000628">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pgaudit.log:</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'ddl,write'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Log</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DDL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and</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DML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operations</w:t>
      </w:r>
      <w:r w:rsidDel="00000000" w:rsidR="00000000" w:rsidRPr="00000000">
        <w:rPr>
          <w:rtl w:val="0"/>
        </w:rPr>
      </w:r>
    </w:p>
    <w:p w:rsidR="00000000" w:rsidDel="00000000" w:rsidP="00000000" w:rsidRDefault="00000000" w:rsidRPr="00000000" w14:paraId="00000629">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pgaudit.log_level: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'log'</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Send</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pgAudit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messages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to</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the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standard</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PostgreSQL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log</w:t>
      </w:r>
      <w:r w:rsidDel="00000000" w:rsidR="00000000" w:rsidRPr="00000000">
        <w:rPr>
          <w:rtl w:val="0"/>
        </w:rPr>
      </w:r>
    </w:p>
    <w:p w:rsidR="00000000" w:rsidDel="00000000" w:rsidP="00000000" w:rsidRDefault="00000000" w:rsidRPr="00000000" w14:paraId="0000062A">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pgaudit.log_catalog:</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'off'</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Do</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not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log</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accesses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to</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catalog</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(system)</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tables</w:t>
      </w:r>
      <w:r w:rsidDel="00000000" w:rsidR="00000000" w:rsidRPr="00000000">
        <w:rPr>
          <w:rtl w:val="0"/>
        </w:rPr>
      </w:r>
    </w:p>
    <w:p w:rsidR="00000000" w:rsidDel="00000000" w:rsidP="00000000" w:rsidRDefault="00000000" w:rsidRPr="00000000" w14:paraId="0000062B">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pgaudit.log_client: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'off'</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Do</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not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log</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client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messages</w:t>
      </w:r>
      <w:r w:rsidDel="00000000" w:rsidR="00000000" w:rsidRPr="00000000">
        <w:rPr>
          <w:rtl w:val="0"/>
        </w:rPr>
      </w:r>
    </w:p>
    <w:p w:rsidR="00000000" w:rsidDel="00000000" w:rsidP="00000000" w:rsidRDefault="00000000" w:rsidRPr="00000000" w14:paraId="0000062C">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pgaudit.log_relation: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Log</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relation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(table)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details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for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DML/DDL</w:t>
      </w:r>
      <w:r w:rsidDel="00000000" w:rsidR="00000000" w:rsidRPr="00000000">
        <w:rPr>
          <w:rtl w:val="0"/>
        </w:rPr>
      </w:r>
    </w:p>
    <w:p w:rsidR="00000000" w:rsidDel="00000000" w:rsidP="00000000" w:rsidRDefault="00000000" w:rsidRPr="00000000" w14:paraId="0000062D">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pgaudit.log_parameter: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'off'</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IMPORTANT: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Keep</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'off'</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unless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sensitive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data</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logging</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acceptable</w:t>
      </w:r>
      <w:r w:rsidDel="00000000" w:rsidR="00000000" w:rsidRPr="00000000">
        <w:rPr>
          <w:rtl w:val="0"/>
        </w:rPr>
      </w:r>
    </w:p>
    <w:p w:rsidR="00000000" w:rsidDel="00000000" w:rsidP="00000000" w:rsidRDefault="00000000" w:rsidRPr="00000000" w14:paraId="0000062E">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pgaudit.log_statement_once: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'off'</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Log</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each</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statement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every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time</w:t>
      </w:r>
      <w:r w:rsidDel="00000000" w:rsidR="00000000" w:rsidRPr="00000000">
        <w:rPr>
          <w:rtl w:val="0"/>
        </w:rPr>
      </w:r>
    </w:p>
    <w:p w:rsidR="00000000" w:rsidDel="00000000" w:rsidP="00000000" w:rsidRDefault="00000000" w:rsidRPr="00000000" w14:paraId="0000062F">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pgaudit.role: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'none'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Audit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users.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If</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you</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specify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role,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only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users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*not*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that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role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are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audited</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by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default.</w:t>
      </w:r>
      <w:r w:rsidDel="00000000" w:rsidR="00000000" w:rsidRPr="00000000">
        <w:rPr>
          <w:rtl w:val="0"/>
        </w:rPr>
      </w:r>
    </w:p>
    <w:p w:rsidR="00000000" w:rsidDel="00000000" w:rsidP="00000000" w:rsidRDefault="00000000" w:rsidRPr="00000000" w14:paraId="00000630">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END</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PGaADIT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CONFIGURATION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tl w:val="0"/>
        </w:rPr>
      </w:r>
    </w:p>
    <w:p w:rsidR="00000000" w:rsidDel="00000000" w:rsidP="00000000" w:rsidRDefault="00000000" w:rsidRPr="00000000" w14:paraId="00000631">
      <w:pPr>
        <w:spacing w:after="240" w:before="240" w:line="240" w:lineRule="auto"/>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32">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Ensure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standard</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logging</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settings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are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consistent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tl w:val="0"/>
        </w:rPr>
      </w:r>
    </w:p>
    <w:p w:rsidR="00000000" w:rsidDel="00000000" w:rsidP="00000000" w:rsidRDefault="00000000" w:rsidRPr="00000000" w14:paraId="00000633">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These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should</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already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be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handled</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by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Patroni/your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previous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setup,</w:t>
      </w:r>
      <w:r w:rsidDel="00000000" w:rsidR="00000000" w:rsidRPr="00000000">
        <w:rPr>
          <w:rtl w:val="0"/>
        </w:rPr>
      </w:r>
    </w:p>
    <w:p w:rsidR="00000000" w:rsidDel="00000000" w:rsidP="00000000" w:rsidRDefault="00000000" w:rsidRPr="00000000" w14:paraId="00000634">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but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explicitly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listing</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them</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here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for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completeness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if</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needed</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this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section.</w:t>
      </w:r>
      <w:r w:rsidDel="00000000" w:rsidR="00000000" w:rsidRPr="00000000">
        <w:rPr>
          <w:rtl w:val="0"/>
        </w:rPr>
      </w:r>
    </w:p>
    <w:p w:rsidR="00000000" w:rsidDel="00000000" w:rsidP="00000000" w:rsidRDefault="00000000" w:rsidRPr="00000000" w14:paraId="00000635">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If</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they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are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already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postgresql.base.conf,</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they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will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be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inherited.</w:t>
      </w:r>
      <w:r w:rsidDel="00000000" w:rsidR="00000000" w:rsidRPr="00000000">
        <w:rPr>
          <w:rtl w:val="0"/>
        </w:rPr>
      </w:r>
    </w:p>
    <w:p w:rsidR="00000000" w:rsidDel="00000000" w:rsidP="00000000" w:rsidRDefault="00000000" w:rsidRPr="00000000" w14:paraId="00000636">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log_destination: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'csvlog'</w:t>
      </w:r>
      <w:r w:rsidDel="00000000" w:rsidR="00000000" w:rsidRPr="00000000">
        <w:rPr>
          <w:rtl w:val="0"/>
        </w:rPr>
      </w:r>
    </w:p>
    <w:p w:rsidR="00000000" w:rsidDel="00000000" w:rsidP="00000000" w:rsidRDefault="00000000" w:rsidRPr="00000000" w14:paraId="00000637">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logging_collector: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'on'</w:t>
      </w:r>
      <w:r w:rsidDel="00000000" w:rsidR="00000000" w:rsidRPr="00000000">
        <w:rPr>
          <w:rtl w:val="0"/>
        </w:rPr>
      </w:r>
    </w:p>
    <w:p w:rsidR="00000000" w:rsidDel="00000000" w:rsidP="00000000" w:rsidRDefault="00000000" w:rsidRPr="00000000" w14:paraId="00000638">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log_directory: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'log'</w:t>
      </w:r>
      <w:r w:rsidDel="00000000" w:rsidR="00000000" w:rsidRPr="00000000">
        <w:rPr>
          <w:rtl w:val="0"/>
        </w:rPr>
      </w:r>
    </w:p>
    <w:p w:rsidR="00000000" w:rsidDel="00000000" w:rsidP="00000000" w:rsidRDefault="00000000" w:rsidRPr="00000000" w14:paraId="00000639">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log_filename: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'postgresql-%Y-%m-%d_%H%M%S.log'</w:t>
      </w:r>
      <w:r w:rsidDel="00000000" w:rsidR="00000000" w:rsidRPr="00000000">
        <w:rPr>
          <w:rtl w:val="0"/>
        </w:rPr>
      </w:r>
    </w:p>
    <w:p w:rsidR="00000000" w:rsidDel="00000000" w:rsidP="00000000" w:rsidRDefault="00000000" w:rsidRPr="00000000" w14:paraId="0000063A">
      <w:pPr>
        <w:spacing w:after="240" w:before="240" w:line="240" w:lineRule="auto"/>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3B">
      <w:pPr>
        <w:spacing w:after="240" w:before="240" w:line="240" w:lineRule="auto"/>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3C">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watchdog:</w:t>
      </w:r>
      <w:r w:rsidDel="00000000" w:rsidR="00000000" w:rsidRPr="00000000">
        <w:rPr>
          <w:rtl w:val="0"/>
        </w:rPr>
      </w:r>
    </w:p>
    <w:p w:rsidR="00000000" w:rsidDel="00000000" w:rsidP="00000000" w:rsidRDefault="00000000" w:rsidRPr="00000000" w14:paraId="0000063D">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mode: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off</w:t>
      </w:r>
      <w:r w:rsidDel="00000000" w:rsidR="00000000" w:rsidRPr="00000000">
        <w:rPr>
          <w:rtl w:val="0"/>
        </w:rPr>
      </w:r>
    </w:p>
    <w:p w:rsidR="00000000" w:rsidDel="00000000" w:rsidP="00000000" w:rsidRDefault="00000000" w:rsidRPr="00000000" w14:paraId="0000063E">
      <w:pPr>
        <w:spacing w:after="240" w:before="240" w:line="240" w:lineRule="auto"/>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3F">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tags:</w:t>
      </w:r>
      <w:r w:rsidDel="00000000" w:rsidR="00000000" w:rsidRPr="00000000">
        <w:rPr>
          <w:rtl w:val="0"/>
        </w:rPr>
      </w:r>
    </w:p>
    <w:p w:rsidR="00000000" w:rsidDel="00000000" w:rsidP="00000000" w:rsidRDefault="00000000" w:rsidRPr="00000000" w14:paraId="00000640">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nofailover: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false</w:t>
      </w:r>
      <w:r w:rsidDel="00000000" w:rsidR="00000000" w:rsidRPr="00000000">
        <w:rPr>
          <w:rtl w:val="0"/>
        </w:rPr>
      </w:r>
    </w:p>
    <w:p w:rsidR="00000000" w:rsidDel="00000000" w:rsidP="00000000" w:rsidRDefault="00000000" w:rsidRPr="00000000" w14:paraId="00000641">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noloadbalance: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false</w:t>
      </w:r>
      <w:r w:rsidDel="00000000" w:rsidR="00000000" w:rsidRPr="00000000">
        <w:rPr>
          <w:rtl w:val="0"/>
        </w:rPr>
      </w:r>
    </w:p>
    <w:p w:rsidR="00000000" w:rsidDel="00000000" w:rsidP="00000000" w:rsidRDefault="00000000" w:rsidRPr="00000000" w14:paraId="00000642">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clonefrom:</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false</w:t>
      </w:r>
      <w:r w:rsidDel="00000000" w:rsidR="00000000" w:rsidRPr="00000000">
        <w:rPr>
          <w:rtl w:val="0"/>
        </w:rPr>
      </w:r>
    </w:p>
    <w:p w:rsidR="00000000" w:rsidDel="00000000" w:rsidP="00000000" w:rsidRDefault="00000000" w:rsidRPr="00000000" w14:paraId="00000643">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nosync:</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false</w:t>
      </w:r>
      <w:r w:rsidDel="00000000" w:rsidR="00000000" w:rsidRPr="00000000">
        <w:rPr>
          <w:rtl w:val="0"/>
        </w:rPr>
      </w:r>
    </w:p>
    <w:p w:rsidR="00000000" w:rsidDel="00000000" w:rsidP="00000000" w:rsidRDefault="00000000" w:rsidRPr="00000000" w14:paraId="00000644">
      <w:pPr>
        <w:spacing w:after="240" w:before="240" w:lineRule="auto"/>
        <w:rPr>
          <w:b w:val="1"/>
          <w:bCs w:val="1"/>
        </w:rPr>
      </w:pPr>
      <w:r w:rsidDel="00000000" w:rsidR="00000000" w:rsidRPr="00000000">
        <w:rPr>
          <w:rtl w:val="0"/>
        </w:rPr>
        <w:t xml:space="preserve"></w:t>
        <w:br w:type="textWrapping"/>
        <w:br w:type="textWrapping"/>
      </w:r>
      <w:r w:rsidDel="00000000" w:rsidR="00000000" w:rsidRPr="00000000">
        <w:rPr>
          <w:b w:val="1"/>
          <w:bCs w:val="1"/>
          <w:rtl w:val="0"/>
        </w:rPr>
        <w:t xml:space="preserve">Key Points:</w:t>
      </w:r>
    </w:p>
    <w:p w:rsidR="00000000" w:rsidDel="00000000" w:rsidP="00000000" w:rsidRDefault="00000000" w:rsidRPr="00000000" w14:paraId="00000645">
      <w:pPr>
        <w:numPr>
          <w:ilvl w:val="1"/>
          <w:numId w:val="40"/>
        </w:numPr>
        <w:spacing w:after="0" w:afterAutospacing="0" w:before="240" w:lineRule="auto"/>
        <w:ind w:left="1440" w:hanging="360"/>
      </w:pPr>
      <w:r w:rsidDel="00000000" w:rsidR="00000000" w:rsidRPr="00000000">
        <w:rPr>
          <w:b w:val="1"/>
          <w:bCs w:val="1"/>
          <w:rtl w:val="0"/>
        </w:rPr>
        <w:t xml:space="preserve">Indentation matters in YAML!</w:t>
      </w:r>
      <w:r w:rsidDel="00000000" w:rsidR="00000000" w:rsidRPr="00000000">
        <w:rPr>
          <w:rtl w:val="0"/>
        </w:rPr>
        <w:t xml:space="preserve"> Make sure </w:t>
      </w:r>
      <w:r w:rsidDel="00000000" w:rsidR="00000000" w:rsidRPr="00000000">
        <w:rPr>
          <w:rFonts w:ascii="Roboto Mono" w:cs="Roboto Mono" w:eastAsia="Roboto Mono" w:hAnsi="Roboto Mono"/>
          <w:color w:val="188038"/>
          <w:rtl w:val="0"/>
        </w:rPr>
        <w:t xml:space="preserve">parameters:</w:t>
      </w:r>
      <w:r w:rsidDel="00000000" w:rsidR="00000000" w:rsidRPr="00000000">
        <w:rPr>
          <w:rtl w:val="0"/>
        </w:rPr>
        <w:t xml:space="preserve"> is correctly indented, and all the PostgreSQL parameters under it are also correctly indented (usually 2 spaces per level).</w:t>
      </w:r>
    </w:p>
    <w:p w:rsidR="00000000" w:rsidDel="00000000" w:rsidP="00000000" w:rsidRDefault="00000000" w:rsidRPr="00000000" w14:paraId="00000646">
      <w:pPr>
        <w:numPr>
          <w:ilvl w:val="1"/>
          <w:numId w:val="40"/>
        </w:numPr>
        <w:spacing w:after="0" w:afterAutospacing="0" w:before="0" w:beforeAutospacing="0" w:lineRule="auto"/>
        <w:ind w:left="1440" w:hanging="360"/>
      </w:pPr>
      <w:r w:rsidDel="00000000" w:rsidR="00000000" w:rsidRPr="00000000">
        <w:rPr>
          <w:b w:val="1"/>
          <w:bCs w:val="1"/>
          <w:rtl w:val="0"/>
        </w:rPr>
        <w:t xml:space="preserve">String values:</w:t>
      </w:r>
      <w:r w:rsidDel="00000000" w:rsidR="00000000" w:rsidRPr="00000000">
        <w:rPr>
          <w:rtl w:val="0"/>
        </w:rPr>
        <w:t xml:space="preserve"> For PostgreSQL parameters, always quote the values if they contain special characters or could be interpreted as non-strings by YAML (e.g., </w:t>
      </w:r>
      <w:r w:rsidDel="00000000" w:rsidR="00000000" w:rsidRPr="00000000">
        <w:rPr>
          <w:rFonts w:ascii="Roboto Mono" w:cs="Roboto Mono" w:eastAsia="Roboto Mono" w:hAnsi="Roboto Mono"/>
          <w:color w:val="188038"/>
          <w:rtl w:val="0"/>
        </w:rPr>
        <w:t xml:space="preserve">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off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are fine, but complex paths or values with spaces should be quoted).</w:t>
      </w:r>
    </w:p>
    <w:p w:rsidR="00000000" w:rsidDel="00000000" w:rsidP="00000000" w:rsidRDefault="00000000" w:rsidRPr="00000000" w14:paraId="00000647">
      <w:pPr>
        <w:numPr>
          <w:ilvl w:val="1"/>
          <w:numId w:val="40"/>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shared_preload_libraries</w:t>
      </w:r>
      <w:r w:rsidDel="00000000" w:rsidR="00000000" w:rsidRPr="00000000">
        <w:rPr>
          <w:b w:val="1"/>
          <w:bCs w:val="1"/>
          <w:rtl w:val="0"/>
        </w:rPr>
        <w:t xml:space="preserve">:</w:t>
      </w:r>
      <w:r w:rsidDel="00000000" w:rsidR="00000000" w:rsidRPr="00000000">
        <w:rPr>
          <w:rtl w:val="0"/>
        </w:rPr>
        <w:t xml:space="preserve"> This is crucial. If </w:t>
      </w:r>
      <w:r w:rsidDel="00000000" w:rsidR="00000000" w:rsidRPr="00000000">
        <w:rPr>
          <w:rFonts w:ascii="Roboto Mono" w:cs="Roboto Mono" w:eastAsia="Roboto Mono" w:hAnsi="Roboto Mono"/>
          <w:color w:val="188038"/>
          <w:rtl w:val="0"/>
        </w:rPr>
        <w:t xml:space="preserve">pg_stat_statements</w:t>
      </w:r>
      <w:r w:rsidDel="00000000" w:rsidR="00000000" w:rsidRPr="00000000">
        <w:rPr>
          <w:rtl w:val="0"/>
        </w:rPr>
        <w:t xml:space="preserve"> is already preloaded, simply add </w:t>
      </w:r>
      <w:r w:rsidDel="00000000" w:rsidR="00000000" w:rsidRPr="00000000">
        <w:rPr>
          <w:rFonts w:ascii="Roboto Mono" w:cs="Roboto Mono" w:eastAsia="Roboto Mono" w:hAnsi="Roboto Mono"/>
          <w:color w:val="188038"/>
          <w:rtl w:val="0"/>
        </w:rPr>
        <w:t xml:space="preserve">,pg_audit</w:t>
      </w:r>
      <w:r w:rsidDel="00000000" w:rsidR="00000000" w:rsidRPr="00000000">
        <w:rPr>
          <w:rtl w:val="0"/>
        </w:rPr>
        <w:t xml:space="preserve"> to the existing value.</w:t>
      </w:r>
    </w:p>
    <w:p w:rsidR="00000000" w:rsidDel="00000000" w:rsidP="00000000" w:rsidRDefault="00000000" w:rsidRPr="00000000" w14:paraId="00000648">
      <w:pPr>
        <w:numPr>
          <w:ilvl w:val="0"/>
          <w:numId w:val="40"/>
        </w:numPr>
        <w:spacing w:after="0" w:afterAutospacing="0" w:before="0" w:beforeAutospacing="0" w:lineRule="auto"/>
        <w:ind w:left="720" w:hanging="360"/>
      </w:pPr>
      <w:r w:rsidDel="00000000" w:rsidR="00000000" w:rsidRPr="00000000">
        <w:rPr>
          <w:b w:val="1"/>
          <w:bCs w:val="1"/>
          <w:rtl w:val="0"/>
        </w:rPr>
        <w:t xml:space="preserve">Save and exit </w:t>
      </w:r>
      <w:r w:rsidDel="00000000" w:rsidR="00000000" w:rsidRPr="00000000">
        <w:rPr>
          <w:rFonts w:ascii="Roboto Mono" w:cs="Roboto Mono" w:eastAsia="Roboto Mono" w:hAnsi="Roboto Mono"/>
          <w:b w:val="1"/>
          <w:bCs w:val="1"/>
          <w:color w:val="188038"/>
          <w:rtl w:val="0"/>
        </w:rPr>
        <w:t xml:space="preserve">patroni.yml</w:t>
      </w:r>
      <w:r w:rsidDel="00000000" w:rsidR="00000000" w:rsidRPr="00000000">
        <w:rPr>
          <w:b w:val="1"/>
          <w:bCs w:val="1"/>
          <w:rtl w:val="0"/>
        </w:rPr>
        <w:t xml:space="preserve">.</w:t>
      </w:r>
    </w:p>
    <w:p w:rsidR="00000000" w:rsidDel="00000000" w:rsidP="00000000" w:rsidRDefault="00000000" w:rsidRPr="00000000" w14:paraId="00000649">
      <w:pPr>
        <w:numPr>
          <w:ilvl w:val="0"/>
          <w:numId w:val="40"/>
        </w:numPr>
        <w:spacing w:after="240" w:before="0" w:beforeAutospacing="0" w:lineRule="auto"/>
        <w:ind w:left="720" w:hanging="360"/>
      </w:pPr>
      <w:r w:rsidDel="00000000" w:rsidR="00000000" w:rsidRPr="00000000">
        <w:rPr>
          <w:b w:val="1"/>
          <w:bCs w:val="1"/>
          <w:rtl w:val="0"/>
        </w:rPr>
        <w:t xml:space="preserve">Reload Patroni Configuration:</w:t>
      </w:r>
      <w:r w:rsidDel="00000000" w:rsidR="00000000" w:rsidRPr="00000000">
        <w:rPr>
          <w:rtl w:val="0"/>
        </w:rPr>
        <w:t xml:space="preserve"> After modifying </w:t>
      </w:r>
      <w:r w:rsidDel="00000000" w:rsidR="00000000" w:rsidRPr="00000000">
        <w:rPr>
          <w:rFonts w:ascii="Roboto Mono" w:cs="Roboto Mono" w:eastAsia="Roboto Mono" w:hAnsi="Roboto Mono"/>
          <w:color w:val="188038"/>
          <w:rtl w:val="0"/>
        </w:rPr>
        <w:t xml:space="preserve">patroni.yml</w:t>
      </w:r>
      <w:r w:rsidDel="00000000" w:rsidR="00000000" w:rsidRPr="00000000">
        <w:rPr>
          <w:rtl w:val="0"/>
        </w:rPr>
        <w:t xml:space="preserve">, Patroni needs to be reloaded to apply the changes. This will cause it to regenerate </w:t>
      </w:r>
      <w:r w:rsidDel="00000000" w:rsidR="00000000" w:rsidRPr="00000000">
        <w:rPr>
          <w:rFonts w:ascii="Roboto Mono" w:cs="Roboto Mono" w:eastAsia="Roboto Mono" w:hAnsi="Roboto Mono"/>
          <w:color w:val="188038"/>
          <w:rtl w:val="0"/>
        </w:rPr>
        <w:t xml:space="preserve">postgresql.conf</w:t>
      </w:r>
      <w:r w:rsidDel="00000000" w:rsidR="00000000" w:rsidRPr="00000000">
        <w:rPr>
          <w:rtl w:val="0"/>
        </w:rPr>
        <w:t xml:space="preserve"> and trigger a PostgreSQL restart if necessary.</w:t>
        <w:br w:type="textWrapping"/>
        <w:t xml:space="preserve">Bash</w:t>
      </w:r>
    </w:p>
    <w:p w:rsidR="00000000" w:rsidDel="00000000" w:rsidP="00000000" w:rsidRDefault="00000000" w:rsidRPr="00000000" w14:paraId="0000064A">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reload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patroni</w:t>
      </w:r>
      <w:r w:rsidDel="00000000" w:rsidR="00000000" w:rsidRPr="00000000">
        <w:rPr>
          <w:rtl w:val="0"/>
        </w:rPr>
      </w:r>
    </w:p>
    <w:p w:rsidR="00000000" w:rsidDel="00000000" w:rsidP="00000000" w:rsidRDefault="00000000" w:rsidRPr="00000000" w14:paraId="0000064B">
      <w:pPr>
        <w:numPr>
          <w:ilvl w:val="0"/>
          <w:numId w:val="40"/>
        </w:numPr>
        <w:spacing w:after="0" w:afterAutospacing="0" w:before="240" w:lineRule="auto"/>
        <w:ind w:left="720" w:hanging="360"/>
      </w:pPr>
      <w:r w:rsidDel="00000000" w:rsidR="00000000" w:rsidRPr="00000000">
        <w:rPr>
          <w:rtl w:val="0"/>
        </w:rPr>
        <w:t xml:space="preserve"></w:t>
      </w:r>
      <w:r w:rsidDel="00000000" w:rsidR="00000000" w:rsidRPr="00000000">
        <w:rPr>
          <w:i w:val="1"/>
          <w:iCs w:val="1"/>
          <w:rtl w:val="0"/>
        </w:rPr>
        <w:t xml:space="preserve">Self-correction:</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shared_preload_libraries</w:t>
      </w:r>
      <w:r w:rsidDel="00000000" w:rsidR="00000000" w:rsidRPr="00000000">
        <w:rPr>
          <w:rtl w:val="0"/>
        </w:rPr>
        <w:t xml:space="preserve">, a PostgreSQL restart </w:t>
      </w:r>
      <w:r w:rsidDel="00000000" w:rsidR="00000000" w:rsidRPr="00000000">
        <w:rPr>
          <w:b w:val="1"/>
          <w:bCs w:val="1"/>
          <w:rtl w:val="0"/>
        </w:rPr>
        <w:t xml:space="preserve">is</w:t>
      </w:r>
      <w:r w:rsidDel="00000000" w:rsidR="00000000" w:rsidRPr="00000000">
        <w:rPr>
          <w:rtl w:val="0"/>
        </w:rPr>
        <w:t xml:space="preserve"> required. Patroni will usually handle this gracefully by restarting one node at a time to maintain HA. A simple </w:t>
      </w:r>
      <w:r w:rsidDel="00000000" w:rsidR="00000000" w:rsidRPr="00000000">
        <w:rPr>
          <w:rFonts w:ascii="Roboto Mono" w:cs="Roboto Mono" w:eastAsia="Roboto Mono" w:hAnsi="Roboto Mono"/>
          <w:color w:val="188038"/>
          <w:rtl w:val="0"/>
        </w:rPr>
        <w:t xml:space="preserve">reload</w:t>
      </w:r>
      <w:r w:rsidDel="00000000" w:rsidR="00000000" w:rsidRPr="00000000">
        <w:rPr>
          <w:rtl w:val="0"/>
        </w:rPr>
        <w:t xml:space="preserve"> might not be sufficient if Patroni isn't configured to trigger a full PostgreSQL restart on parameter changes that require it. A </w:t>
      </w:r>
      <w:r w:rsidDel="00000000" w:rsidR="00000000" w:rsidRPr="00000000">
        <w:rPr>
          <w:rFonts w:ascii="Roboto Mono" w:cs="Roboto Mono" w:eastAsia="Roboto Mono" w:hAnsi="Roboto Mono"/>
          <w:color w:val="188038"/>
          <w:rtl w:val="0"/>
        </w:rPr>
        <w:t xml:space="preserve">sudo systemctl restart patroni</w:t>
      </w:r>
      <w:r w:rsidDel="00000000" w:rsidR="00000000" w:rsidRPr="00000000">
        <w:rPr>
          <w:rtl w:val="0"/>
        </w:rPr>
        <w:t xml:space="preserve"> on each node (one at a time) is a safer bet to ensure the </w:t>
      </w:r>
      <w:r w:rsidDel="00000000" w:rsidR="00000000" w:rsidRPr="00000000">
        <w:rPr>
          <w:rFonts w:ascii="Roboto Mono" w:cs="Roboto Mono" w:eastAsia="Roboto Mono" w:hAnsi="Roboto Mono"/>
          <w:color w:val="188038"/>
          <w:rtl w:val="0"/>
        </w:rPr>
        <w:t xml:space="preserve">shared_preload_libraries</w:t>
      </w:r>
      <w:r w:rsidDel="00000000" w:rsidR="00000000" w:rsidRPr="00000000">
        <w:rPr>
          <w:rtl w:val="0"/>
        </w:rPr>
        <w:t xml:space="preserve"> change takes effect. Patroni will handle the rolling restart of PostgreSQL.</w:t>
      </w:r>
    </w:p>
    <w:p w:rsidR="00000000" w:rsidDel="00000000" w:rsidP="00000000" w:rsidRDefault="00000000" w:rsidRPr="00000000" w14:paraId="0000064C">
      <w:pPr>
        <w:numPr>
          <w:ilvl w:val="0"/>
          <w:numId w:val="40"/>
        </w:numPr>
        <w:spacing w:after="240" w:before="0" w:beforeAutospacing="0" w:lineRule="auto"/>
        <w:ind w:left="720" w:hanging="360"/>
      </w:pPr>
      <w:r w:rsidDel="00000000" w:rsidR="00000000" w:rsidRPr="00000000">
        <w:rPr>
          <w:b w:val="1"/>
          <w:bCs w:val="1"/>
          <w:rtl w:val="0"/>
        </w:rPr>
        <w:t xml:space="preserve">Verify </w:t>
      </w:r>
      <w:r w:rsidDel="00000000" w:rsidR="00000000" w:rsidRPr="00000000">
        <w:rPr>
          <w:rFonts w:ascii="Roboto Mono" w:cs="Roboto Mono" w:eastAsia="Roboto Mono" w:hAnsi="Roboto Mono"/>
          <w:b w:val="1"/>
          <w:bCs w:val="1"/>
          <w:color w:val="188038"/>
          <w:rtl w:val="0"/>
        </w:rPr>
        <w:t xml:space="preserve">postgresql.conf</w:t>
      </w:r>
      <w:r w:rsidDel="00000000" w:rsidR="00000000" w:rsidRPr="00000000">
        <w:rPr>
          <w:b w:val="1"/>
          <w:bCs w:val="1"/>
          <w:rtl w:val="0"/>
        </w:rPr>
        <w:t xml:space="preserve">:</w:t>
      </w:r>
      <w:r w:rsidDel="00000000" w:rsidR="00000000" w:rsidRPr="00000000">
        <w:rPr>
          <w:rtl w:val="0"/>
        </w:rPr>
        <w:t xml:space="preserve"> After Patroni has reloaded/restarted, check the </w:t>
      </w:r>
      <w:r w:rsidDel="00000000" w:rsidR="00000000" w:rsidRPr="00000000">
        <w:rPr>
          <w:rFonts w:ascii="Roboto Mono" w:cs="Roboto Mono" w:eastAsia="Roboto Mono" w:hAnsi="Roboto Mono"/>
          <w:color w:val="188038"/>
          <w:rtl w:val="0"/>
        </w:rPr>
        <w:t xml:space="preserve">postgresql.conf</w:t>
      </w:r>
      <w:r w:rsidDel="00000000" w:rsidR="00000000" w:rsidRPr="00000000">
        <w:rPr>
          <w:rtl w:val="0"/>
        </w:rPr>
        <w:t xml:space="preserve"> file again to confirm that </w:t>
      </w:r>
      <w:r w:rsidDel="00000000" w:rsidR="00000000" w:rsidRPr="00000000">
        <w:rPr>
          <w:rFonts w:ascii="Roboto Mono" w:cs="Roboto Mono" w:eastAsia="Roboto Mono" w:hAnsi="Roboto Mono"/>
          <w:color w:val="188038"/>
          <w:rtl w:val="0"/>
        </w:rPr>
        <w:t xml:space="preserve">pg_audit</w:t>
      </w:r>
      <w:r w:rsidDel="00000000" w:rsidR="00000000" w:rsidRPr="00000000">
        <w:rPr>
          <w:rtl w:val="0"/>
        </w:rPr>
        <w:t xml:space="preserve"> is now listed under </w:t>
      </w:r>
      <w:r w:rsidDel="00000000" w:rsidR="00000000" w:rsidRPr="00000000">
        <w:rPr>
          <w:rFonts w:ascii="Roboto Mono" w:cs="Roboto Mono" w:eastAsia="Roboto Mono" w:hAnsi="Roboto Mono"/>
          <w:color w:val="188038"/>
          <w:rtl w:val="0"/>
        </w:rPr>
        <w:t xml:space="preserve">shared_preload_libraries</w:t>
      </w:r>
      <w:r w:rsidDel="00000000" w:rsidR="00000000" w:rsidRPr="00000000">
        <w:rPr>
          <w:rtl w:val="0"/>
        </w:rPr>
        <w:t xml:space="preserve"> and that the </w:t>
      </w:r>
      <w:r w:rsidDel="00000000" w:rsidR="00000000" w:rsidRPr="00000000">
        <w:rPr>
          <w:rFonts w:ascii="Roboto Mono" w:cs="Roboto Mono" w:eastAsia="Roboto Mono" w:hAnsi="Roboto Mono"/>
          <w:color w:val="188038"/>
          <w:rtl w:val="0"/>
        </w:rPr>
        <w:t xml:space="preserve">pgaudit.*</w:t>
      </w:r>
      <w:r w:rsidDel="00000000" w:rsidR="00000000" w:rsidRPr="00000000">
        <w:rPr>
          <w:rtl w:val="0"/>
        </w:rPr>
        <w:t xml:space="preserve"> settings are present.</w:t>
      </w:r>
    </w:p>
    <w:p w:rsidR="00000000" w:rsidDel="00000000" w:rsidP="00000000" w:rsidRDefault="00000000" w:rsidRPr="00000000" w14:paraId="0000064D">
      <w:pPr>
        <w:spacing w:after="240" w:before="240" w:lineRule="auto"/>
        <w:ind w:left="720" w:firstLine="0"/>
        <w:rPr/>
      </w:pPr>
      <w:r w:rsidDel="00000000" w:rsidR="00000000" w:rsidRPr="00000000">
        <w:rPr>
          <w:rtl w:val="0"/>
        </w:rPr>
      </w:r>
    </w:p>
    <w:p w:rsidR="00000000" w:rsidDel="00000000" w:rsidP="00000000" w:rsidRDefault="00000000" w:rsidRPr="00000000" w14:paraId="000006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F">
      <w:pPr>
        <w:spacing w:after="240" w:before="240" w:lineRule="auto"/>
        <w:rPr>
          <w:b w:val="1"/>
          <w:bCs w:val="1"/>
        </w:rPr>
      </w:pPr>
      <w:r w:rsidDel="00000000" w:rsidR="00000000" w:rsidRPr="00000000">
        <w:rPr>
          <w:b w:val="1"/>
          <w:bCs w:val="1"/>
          <w:rtl w:val="0"/>
        </w:rPr>
        <w:t xml:space="preserve">III. Verification of pgAudit Log Generation</w:t>
      </w:r>
    </w:p>
    <w:p w:rsidR="00000000" w:rsidDel="00000000" w:rsidP="00000000" w:rsidRDefault="00000000" w:rsidRPr="00000000" w14:paraId="00000650">
      <w:pPr>
        <w:numPr>
          <w:ilvl w:val="0"/>
          <w:numId w:val="1"/>
        </w:numPr>
        <w:spacing w:after="240" w:before="240" w:lineRule="auto"/>
        <w:ind w:left="720" w:hanging="360"/>
      </w:pPr>
      <w:r w:rsidDel="00000000" w:rsidR="00000000" w:rsidRPr="00000000">
        <w:rPr>
          <w:b w:val="1"/>
          <w:bCs w:val="1"/>
          <w:rtl w:val="0"/>
        </w:rPr>
        <w:t xml:space="preserve">Check PostgreSQL logs locally:</w:t>
      </w:r>
      <w:r w:rsidDel="00000000" w:rsidR="00000000" w:rsidRPr="00000000">
        <w:rPr>
          <w:rtl w:val="0"/>
        </w:rPr>
        <w:t xml:space="preserve"> After restarting PostgreSQL, connect to your database and perform some DDL (e.g., </w:t>
      </w:r>
      <w:r w:rsidDel="00000000" w:rsidR="00000000" w:rsidRPr="00000000">
        <w:rPr>
          <w:rFonts w:ascii="Roboto Mono" w:cs="Roboto Mono" w:eastAsia="Roboto Mono" w:hAnsi="Roboto Mono"/>
          <w:color w:val="188038"/>
          <w:rtl w:val="0"/>
        </w:rPr>
        <w:t xml:space="preserve">CREATE TABLE test_audit (id INT);</w:t>
      </w:r>
      <w:r w:rsidDel="00000000" w:rsidR="00000000" w:rsidRPr="00000000">
        <w:rPr>
          <w:rtl w:val="0"/>
        </w:rPr>
        <w:t xml:space="preserve">) and DML (</w:t>
      </w:r>
      <w:r w:rsidDel="00000000" w:rsidR="00000000" w:rsidRPr="00000000">
        <w:rPr>
          <w:rFonts w:ascii="Roboto Mono" w:cs="Roboto Mono" w:eastAsia="Roboto Mono" w:hAnsi="Roboto Mono"/>
          <w:color w:val="188038"/>
          <w:rtl w:val="0"/>
        </w:rPr>
        <w:t xml:space="preserve">INSERT INTO test_audit VALUES (1);</w:t>
      </w:r>
      <w:r w:rsidDel="00000000" w:rsidR="00000000" w:rsidRPr="00000000">
        <w:rPr>
          <w:rtl w:val="0"/>
        </w:rPr>
        <w:t xml:space="preserve">). Then, check the PostgreSQL log files directly:</w:t>
      </w:r>
    </w:p>
    <w:p w:rsidR="00000000" w:rsidDel="00000000" w:rsidP="00000000" w:rsidRDefault="00000000" w:rsidRPr="00000000" w14:paraId="0000065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/var/lib/postgresql/16/data/log/*.internal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whatever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tl w:val="0"/>
        </w:rPr>
      </w:r>
    </w:p>
    <w:p w:rsidR="00000000" w:rsidDel="00000000" w:rsidP="00000000" w:rsidRDefault="00000000" w:rsidRPr="00000000" w14:paraId="00000652">
      <w:pPr>
        <w:numPr>
          <w:ilvl w:val="0"/>
          <w:numId w:val="1"/>
        </w:numPr>
        <w:spacing w:after="240" w:before="240" w:lineRule="auto"/>
        <w:ind w:left="720" w:hanging="360"/>
      </w:pPr>
      <w:r w:rsidDel="00000000" w:rsidR="00000000" w:rsidRPr="00000000">
        <w:rPr>
          <w:rtl w:val="0"/>
        </w:rPr>
        <w:t xml:space="preserve">You should see lines similar to:</w:t>
      </w:r>
    </w:p>
    <w:p w:rsidR="00000000" w:rsidDel="00000000" w:rsidP="00000000" w:rsidRDefault="00000000" w:rsidRPr="00000000" w14:paraId="0000065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AUDIT: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SESSION,1,1,DDL,CREATE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test_audit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r>
    </w:p>
    <w:p w:rsidR="00000000" w:rsidDel="00000000" w:rsidP="00000000" w:rsidRDefault="00000000" w:rsidRPr="00000000" w14:paraId="0000065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AUDIT: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SESSION,2,1,WRITE,INSERT,,,,"INSERT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test_audit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VALUES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p w:rsidR="00000000" w:rsidDel="00000000" w:rsidP="00000000" w:rsidRDefault="00000000" w:rsidRPr="00000000" w14:paraId="00000655">
      <w:pPr>
        <w:numPr>
          <w:ilvl w:val="0"/>
          <w:numId w:val="1"/>
        </w:numPr>
        <w:spacing w:after="240" w:before="240" w:lineRule="auto"/>
        <w:ind w:left="720" w:hanging="360"/>
      </w:pPr>
      <w:r w:rsidDel="00000000" w:rsidR="00000000" w:rsidRPr="00000000">
        <w:rPr>
          <w:rtl w:val="0"/>
        </w:rPr>
        <w:t xml:space="preserve">If you see these, </w:t>
      </w:r>
      <w:r w:rsidDel="00000000" w:rsidR="00000000" w:rsidRPr="00000000">
        <w:rPr>
          <w:rFonts w:ascii="Roboto Mono" w:cs="Roboto Mono" w:eastAsia="Roboto Mono" w:hAnsi="Roboto Mono"/>
          <w:color w:val="188038"/>
          <w:rtl w:val="0"/>
        </w:rPr>
        <w:t xml:space="preserve">pgAudit</w:t>
      </w:r>
      <w:r w:rsidDel="00000000" w:rsidR="00000000" w:rsidRPr="00000000">
        <w:rPr>
          <w:rtl w:val="0"/>
        </w:rPr>
        <w:t xml:space="preserve"> is successfully generating logs.</w:t>
      </w:r>
    </w:p>
    <w:p w:rsidR="00000000" w:rsidDel="00000000" w:rsidP="00000000" w:rsidRDefault="00000000" w:rsidRPr="00000000" w14:paraId="000006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spacing w:after="240" w:before="240" w:lineRule="auto"/>
        <w:rPr>
          <w:b w:val="1"/>
          <w:bCs w:val="1"/>
        </w:rPr>
      </w:pPr>
      <w:r w:rsidDel="00000000" w:rsidR="00000000" w:rsidRPr="00000000">
        <w:rPr>
          <w:b w:val="1"/>
          <w:bCs w:val="1"/>
          <w:rtl w:val="0"/>
        </w:rPr>
        <w:t xml:space="preserve">IV. Rsyslog Configuration for pgAudit Logs (Likely Already Covered)</w:t>
      </w:r>
    </w:p>
    <w:p w:rsidR="00000000" w:rsidDel="00000000" w:rsidP="00000000" w:rsidRDefault="00000000" w:rsidRPr="00000000" w14:paraId="00000658">
      <w:pPr>
        <w:spacing w:after="240" w:before="240" w:lineRule="auto"/>
        <w:rPr/>
      </w:pPr>
      <w:r w:rsidDel="00000000" w:rsidR="00000000" w:rsidRPr="00000000">
        <w:rPr>
          <w:rtl w:val="0"/>
        </w:rPr>
        <w:t xml:space="preserve">Since </w:t>
      </w:r>
      <w:r w:rsidDel="00000000" w:rsidR="00000000" w:rsidRPr="00000000">
        <w:rPr>
          <w:rFonts w:ascii="Roboto Mono" w:cs="Roboto Mono" w:eastAsia="Roboto Mono" w:hAnsi="Roboto Mono"/>
          <w:color w:val="188038"/>
          <w:rtl w:val="0"/>
        </w:rPr>
        <w:t xml:space="preserve">pgAudit</w:t>
      </w:r>
      <w:r w:rsidDel="00000000" w:rsidR="00000000" w:rsidRPr="00000000">
        <w:rPr>
          <w:rtl w:val="0"/>
        </w:rPr>
        <w:t xml:space="preserve"> logs are sent to PostgreSQL's standard logging, and your Rsyslog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 configuration for </w:t>
      </w:r>
      <w:r w:rsidDel="00000000" w:rsidR="00000000" w:rsidRPr="00000000">
        <w:rPr>
          <w:rFonts w:ascii="Roboto Mono" w:cs="Roboto Mono" w:eastAsia="Roboto Mono" w:hAnsi="Roboto Mono"/>
          <w:color w:val="188038"/>
          <w:rtl w:val="0"/>
        </w:rPr>
        <w:t xml:space="preserve">51-postgresql.conf</w:t>
      </w:r>
      <w:r w:rsidDel="00000000" w:rsidR="00000000" w:rsidRPr="00000000">
        <w:rPr>
          <w:rtl w:val="0"/>
        </w:rPr>
        <w:t xml:space="preserve"> is already monitoring </w:t>
      </w:r>
      <w:r w:rsidDel="00000000" w:rsidR="00000000" w:rsidRPr="00000000">
        <w:rPr>
          <w:rFonts w:ascii="Roboto Mono" w:cs="Roboto Mono" w:eastAsia="Roboto Mono" w:hAnsi="Roboto Mono"/>
          <w:color w:val="188038"/>
          <w:rtl w:val="0"/>
        </w:rPr>
        <w:t xml:space="preserve">*.internal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*.audit</w:t>
      </w:r>
      <w:r w:rsidDel="00000000" w:rsidR="00000000" w:rsidRPr="00000000">
        <w:rPr>
          <w:rtl w:val="0"/>
        </w:rPr>
        <w:t xml:space="preserve">) files, these </w:t>
      </w:r>
      <w:r w:rsidDel="00000000" w:rsidR="00000000" w:rsidRPr="00000000">
        <w:rPr>
          <w:rFonts w:ascii="Roboto Mono" w:cs="Roboto Mono" w:eastAsia="Roboto Mono" w:hAnsi="Roboto Mono"/>
          <w:color w:val="188038"/>
          <w:rtl w:val="0"/>
        </w:rPr>
        <w:t xml:space="preserve">pgAudit</w:t>
      </w:r>
      <w:r w:rsidDel="00000000" w:rsidR="00000000" w:rsidRPr="00000000">
        <w:rPr>
          <w:rtl w:val="0"/>
        </w:rPr>
        <w:t xml:space="preserve"> messages </w:t>
      </w:r>
      <w:r w:rsidDel="00000000" w:rsidR="00000000" w:rsidRPr="00000000">
        <w:rPr>
          <w:b w:val="1"/>
          <w:bCs w:val="1"/>
          <w:rtl w:val="0"/>
        </w:rPr>
        <w:t xml:space="preserve">should automatically be picked up and forwarded</w:t>
      </w:r>
      <w:r w:rsidDel="00000000" w:rsidR="00000000" w:rsidRPr="00000000">
        <w:rPr>
          <w:rtl w:val="0"/>
        </w:rPr>
        <w:t xml:space="preserve"> by your existing setup.</w:t>
      </w:r>
    </w:p>
    <w:p w:rsidR="00000000" w:rsidDel="00000000" w:rsidP="00000000" w:rsidRDefault="00000000" w:rsidRPr="00000000" w14:paraId="00000659">
      <w:pPr>
        <w:spacing w:after="240" w:before="240" w:lineRule="auto"/>
        <w:rPr/>
      </w:pPr>
      <w:r w:rsidDel="00000000" w:rsidR="00000000" w:rsidRPr="00000000">
        <w:rPr>
          <w:rtl w:val="0"/>
        </w:rPr>
        <w:t xml:space="preserve">Your current </w:t>
      </w:r>
      <w:r w:rsidDel="00000000" w:rsidR="00000000" w:rsidRPr="00000000">
        <w:rPr>
          <w:rFonts w:ascii="Roboto Mono" w:cs="Roboto Mono" w:eastAsia="Roboto Mono" w:hAnsi="Roboto Mono"/>
          <w:color w:val="188038"/>
          <w:rtl w:val="0"/>
        </w:rPr>
        <w:t xml:space="preserve">51-postgresql.conf</w:t>
      </w:r>
      <w:r w:rsidDel="00000000" w:rsidR="00000000" w:rsidRPr="00000000">
        <w:rPr>
          <w:rtl w:val="0"/>
        </w:rPr>
        <w:t xml:space="preserve"> is:</w:t>
      </w:r>
    </w:p>
    <w:p w:rsidR="00000000" w:rsidDel="00000000" w:rsidP="00000000" w:rsidRDefault="00000000" w:rsidRPr="00000000" w14:paraId="0000065A">
      <w:pPr>
        <w:rPr/>
      </w:pPr>
      <w:r w:rsidDel="00000000" w:rsidR="00000000" w:rsidRPr="00000000">
        <w:rPr>
          <w:rtl w:val="0"/>
        </w:rPr>
        <w:t xml:space="preserve">Code snippet</w:t>
      </w:r>
    </w:p>
    <w:p w:rsidR="00000000" w:rsidDel="00000000" w:rsidP="00000000" w:rsidRDefault="00000000" w:rsidRPr="00000000" w14:paraId="0000065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input(type="imfile"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file="/var/lib/postgresql/16/data/log/*.internal"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tag="alloydb-internal-logs"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ReadMode="2")</w:t>
      </w:r>
      <w:r w:rsidDel="00000000" w:rsidR="00000000" w:rsidRPr="00000000">
        <w:rPr>
          <w:rtl w:val="0"/>
        </w:rPr>
      </w:r>
    </w:p>
    <w:p w:rsidR="00000000" w:rsidDel="00000000" w:rsidP="00000000" w:rsidRDefault="00000000" w:rsidRPr="00000000" w14:paraId="0000065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input(type="imfile"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file="/var/lib/postgresql/16/data/log/*.audit"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tag="alloydb-audit-logs"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ReadMode="2")</w:t>
      </w:r>
      <w:r w:rsidDel="00000000" w:rsidR="00000000" w:rsidRPr="00000000">
        <w:rPr>
          <w:rtl w:val="0"/>
        </w:rPr>
      </w:r>
    </w:p>
    <w:p w:rsidR="00000000" w:rsidDel="00000000" w:rsidP="00000000" w:rsidRDefault="00000000" w:rsidRPr="00000000" w14:paraId="0000065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5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'alloydb-internal-logs'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5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66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6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'alloydb-audit-logs'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6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66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64">
      <w:pPr>
        <w:spacing w:after="240" w:before="240" w:lineRule="auto"/>
        <w:rPr/>
      </w:pPr>
      <w:r w:rsidDel="00000000" w:rsidR="00000000" w:rsidRPr="00000000">
        <w:rPr>
          <w:rtl w:val="0"/>
        </w:rPr>
        <w:t xml:space="preserve">This configuration will send </w:t>
      </w:r>
      <w:r w:rsidDel="00000000" w:rsidR="00000000" w:rsidRPr="00000000">
        <w:rPr>
          <w:i w:val="1"/>
          <w:iCs w:val="1"/>
          <w:rtl w:val="0"/>
        </w:rPr>
        <w:t xml:space="preserve">all</w:t>
      </w:r>
      <w:r w:rsidDel="00000000" w:rsidR="00000000" w:rsidRPr="00000000">
        <w:rPr>
          <w:rtl w:val="0"/>
        </w:rPr>
        <w:t xml:space="preserve"> lines from these files, including the </w:t>
      </w:r>
      <w:r w:rsidDel="00000000" w:rsidR="00000000" w:rsidRPr="00000000">
        <w:rPr>
          <w:rFonts w:ascii="Roboto Mono" w:cs="Roboto Mono" w:eastAsia="Roboto Mono" w:hAnsi="Roboto Mono"/>
          <w:color w:val="188038"/>
          <w:rtl w:val="0"/>
        </w:rPr>
        <w:t xml:space="preserve">pgAudit</w:t>
      </w:r>
      <w:r w:rsidDel="00000000" w:rsidR="00000000" w:rsidRPr="00000000">
        <w:rPr>
          <w:rtl w:val="0"/>
        </w:rPr>
        <w:t xml:space="preserve"> lines, to Logstash.</w:t>
      </w:r>
    </w:p>
    <w:p w:rsidR="00000000" w:rsidDel="00000000" w:rsidP="00000000" w:rsidRDefault="00000000" w:rsidRPr="00000000" w14:paraId="00000665">
      <w:pPr>
        <w:spacing w:after="240" w:before="240" w:lineRule="auto"/>
        <w:rPr>
          <w:b w:val="1"/>
          <w:bCs w:val="1"/>
        </w:rPr>
      </w:pPr>
      <w:r w:rsidDel="00000000" w:rsidR="00000000" w:rsidRPr="00000000">
        <w:rPr>
          <w:b w:val="1"/>
          <w:bCs w:val="1"/>
          <w:rtl w:val="0"/>
        </w:rPr>
        <w:t xml:space="preserve">V. Verification in Elasticsearch/Kibana</w:t>
      </w:r>
    </w:p>
    <w:p w:rsidR="00000000" w:rsidDel="00000000" w:rsidP="00000000" w:rsidRDefault="00000000" w:rsidRPr="00000000" w14:paraId="00000666">
      <w:pPr>
        <w:numPr>
          <w:ilvl w:val="0"/>
          <w:numId w:val="16"/>
        </w:numPr>
        <w:spacing w:after="0" w:afterAutospacing="0" w:before="240" w:lineRule="auto"/>
        <w:ind w:left="720" w:hanging="360"/>
      </w:pPr>
      <w:r w:rsidDel="00000000" w:rsidR="00000000" w:rsidRPr="00000000">
        <w:rPr>
          <w:b w:val="1"/>
          <w:bCs w:val="1"/>
          <w:rtl w:val="0"/>
        </w:rPr>
        <w:t xml:space="preserve">Generate some DDL/DML activity</w:t>
      </w:r>
      <w:r w:rsidDel="00000000" w:rsidR="00000000" w:rsidRPr="00000000">
        <w:rPr>
          <w:rtl w:val="0"/>
        </w:rPr>
        <w:t xml:space="preserve"> on your PostgreSQL instance(s) again.</w:t>
      </w:r>
    </w:p>
    <w:p w:rsidR="00000000" w:rsidDel="00000000" w:rsidP="00000000" w:rsidRDefault="00000000" w:rsidRPr="00000000" w14:paraId="00000667">
      <w:pPr>
        <w:numPr>
          <w:ilvl w:val="0"/>
          <w:numId w:val="16"/>
        </w:numPr>
        <w:spacing w:after="240" w:before="0" w:beforeAutospacing="0" w:lineRule="auto"/>
        <w:ind w:left="720" w:hanging="360"/>
      </w:pPr>
      <w:r w:rsidDel="00000000" w:rsidR="00000000" w:rsidRPr="00000000">
        <w:rPr>
          <w:b w:val="1"/>
          <w:bCs w:val="1"/>
          <w:rtl w:val="0"/>
        </w:rPr>
        <w:t xml:space="preserve">Query Elasticsearch:</w:t>
      </w:r>
      <w:r w:rsidDel="00000000" w:rsidR="00000000" w:rsidRPr="00000000">
        <w:rPr>
          <w:rtl w:val="0"/>
        </w:rPr>
        <w:t xml:space="preserve"> Wait a minute or two, then query Elasticsearch for the </w:t>
      </w:r>
      <w:r w:rsidDel="00000000" w:rsidR="00000000" w:rsidRPr="00000000">
        <w:rPr>
          <w:rFonts w:ascii="Roboto Mono" w:cs="Roboto Mono" w:eastAsia="Roboto Mono" w:hAnsi="Roboto Mono"/>
          <w:color w:val="188038"/>
          <w:rtl w:val="0"/>
        </w:rPr>
        <w:t xml:space="preserve">pgAudit</w:t>
      </w:r>
      <w:r w:rsidDel="00000000" w:rsidR="00000000" w:rsidRPr="00000000">
        <w:rPr>
          <w:rtl w:val="0"/>
        </w:rPr>
        <w:t xml:space="preserve"> messages. Since they're part of the </w:t>
      </w:r>
      <w:r w:rsidDel="00000000" w:rsidR="00000000" w:rsidRPr="00000000">
        <w:rPr>
          <w:rFonts w:ascii="Roboto Mono" w:cs="Roboto Mono" w:eastAsia="Roboto Mono" w:hAnsi="Roboto Mono"/>
          <w:color w:val="188038"/>
          <w:rtl w:val="0"/>
        </w:rPr>
        <w:t xml:space="preserve">alloydb-internal-logs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audit</w:t>
      </w:r>
      <w:r w:rsidDel="00000000" w:rsidR="00000000" w:rsidRPr="00000000">
        <w:rPr>
          <w:rtl w:val="0"/>
        </w:rPr>
        <w:t xml:space="preserve">), you'll search within that context.</w:t>
      </w:r>
    </w:p>
    <w:p w:rsidR="00000000" w:rsidDel="00000000" w:rsidP="00000000" w:rsidRDefault="00000000" w:rsidRPr="00000000" w14:paraId="0000066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"http://localhost:9200/_all/_search?pretty"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application/json'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tl w:val="0"/>
        </w:rPr>
      </w:r>
    </w:p>
    <w:p w:rsidR="00000000" w:rsidDel="00000000" w:rsidP="00000000" w:rsidRDefault="00000000" w:rsidRPr="00000000" w14:paraId="0000066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6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6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6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6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"program.keyword":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"alloydb-internal-logs"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6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"match_phrase":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"AUDIT: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SESSION"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6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7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7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7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7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jq</w:t>
      </w:r>
      <w:r w:rsidDel="00000000" w:rsidR="00000000" w:rsidRPr="00000000">
        <w:rPr>
          <w:rtl w:val="0"/>
        </w:rPr>
      </w:r>
    </w:p>
    <w:p w:rsidR="00000000" w:rsidDel="00000000" w:rsidP="00000000" w:rsidRDefault="00000000" w:rsidRPr="00000000" w14:paraId="00000674">
      <w:pPr>
        <w:numPr>
          <w:ilvl w:val="0"/>
          <w:numId w:val="16"/>
        </w:numPr>
        <w:spacing w:after="240" w:before="240" w:lineRule="auto"/>
        <w:ind w:left="720" w:hanging="360"/>
      </w:pPr>
      <w:r w:rsidDel="00000000" w:rsidR="00000000" w:rsidRPr="00000000">
        <w:rPr>
          <w:rtl w:val="0"/>
        </w:rPr>
        <w:t xml:space="preserve">Or, if you see them coming through the </w:t>
      </w:r>
      <w:r w:rsidDel="00000000" w:rsidR="00000000" w:rsidRPr="00000000">
        <w:rPr>
          <w:rFonts w:ascii="Roboto Mono" w:cs="Roboto Mono" w:eastAsia="Roboto Mono" w:hAnsi="Roboto Mono"/>
          <w:color w:val="188038"/>
          <w:rtl w:val="0"/>
        </w:rPr>
        <w:t xml:space="preserve">alloydb-audit-logs</w:t>
      </w:r>
      <w:r w:rsidDel="00000000" w:rsidR="00000000" w:rsidRPr="00000000">
        <w:rPr>
          <w:rtl w:val="0"/>
        </w:rPr>
        <w:t xml:space="preserve"> tag:</w:t>
      </w:r>
    </w:p>
    <w:p w:rsidR="00000000" w:rsidDel="00000000" w:rsidP="00000000" w:rsidRDefault="00000000" w:rsidRPr="00000000" w14:paraId="0000067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"http://localhost:9200/_all/_search?pretty"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application/json'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tl w:val="0"/>
        </w:rPr>
      </w:r>
    </w:p>
    <w:p w:rsidR="00000000" w:rsidDel="00000000" w:rsidP="00000000" w:rsidRDefault="00000000" w:rsidRPr="00000000" w14:paraId="0000067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7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7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7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7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"program.keyword":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"alloydb-audit-logs"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7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"match_phrase":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"AUDIT: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SESSION"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7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7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7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8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jq</w:t>
      </w:r>
      <w:r w:rsidDel="00000000" w:rsidR="00000000" w:rsidRPr="00000000">
        <w:rPr>
          <w:rtl w:val="0"/>
        </w:rPr>
      </w:r>
    </w:p>
    <w:p w:rsidR="00000000" w:rsidDel="00000000" w:rsidP="00000000" w:rsidRDefault="00000000" w:rsidRPr="00000000" w14:paraId="00000681">
      <w:pPr>
        <w:numPr>
          <w:ilvl w:val="0"/>
          <w:numId w:val="16"/>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682">
      <w:pPr>
        <w:spacing w:after="240" w:before="240" w:lineRule="auto"/>
        <w:rPr>
          <w:b w:val="1"/>
          <w:bCs w:val="1"/>
        </w:rPr>
      </w:pPr>
      <w:r w:rsidDel="00000000" w:rsidR="00000000" w:rsidRPr="00000000">
        <w:rPr>
          <w:b w:val="1"/>
          <w:bCs w:val="1"/>
          <w:rtl w:val="0"/>
        </w:rPr>
        <w:t xml:space="preserve">VI. Optional: Parsing pgAudit Logs in Logstash</w:t>
      </w:r>
    </w:p>
    <w:p w:rsidR="00000000" w:rsidDel="00000000" w:rsidP="00000000" w:rsidRDefault="00000000" w:rsidRPr="00000000" w14:paraId="00000683">
      <w:pPr>
        <w:spacing w:after="240" w:before="240" w:lineRule="auto"/>
        <w:rPr/>
      </w:pPr>
      <w:r w:rsidDel="00000000" w:rsidR="00000000" w:rsidRPr="00000000">
        <w:rPr>
          <w:rtl w:val="0"/>
        </w:rPr>
        <w:t xml:space="preserve">Currently, the </w:t>
      </w:r>
      <w:r w:rsidDel="00000000" w:rsidR="00000000" w:rsidRPr="00000000">
        <w:rPr>
          <w:rFonts w:ascii="Roboto Mono" w:cs="Roboto Mono" w:eastAsia="Roboto Mono" w:hAnsi="Roboto Mono"/>
          <w:color w:val="188038"/>
          <w:rtl w:val="0"/>
        </w:rPr>
        <w:t xml:space="preserve">pgAudit</w:t>
      </w:r>
      <w:r w:rsidDel="00000000" w:rsidR="00000000" w:rsidRPr="00000000">
        <w:rPr>
          <w:rtl w:val="0"/>
        </w:rPr>
        <w:t xml:space="preserve"> messages will appear as a single string within the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field in Elasticsearch. For better analysis (e.g., filtering by </w:t>
      </w:r>
      <w:r w:rsidDel="00000000" w:rsidR="00000000" w:rsidRPr="00000000">
        <w:rPr>
          <w:rFonts w:ascii="Roboto Mono" w:cs="Roboto Mono" w:eastAsia="Roboto Mono" w:hAnsi="Roboto Mono"/>
          <w:color w:val="188038"/>
          <w:rtl w:val="0"/>
        </w:rPr>
        <w:t xml:space="preserve">DDL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DML</w:t>
      </w:r>
      <w:r w:rsidDel="00000000" w:rsidR="00000000" w:rsidRPr="00000000">
        <w:rPr>
          <w:rtl w:val="0"/>
        </w:rPr>
        <w:t xml:space="preserve">, by user, by object), you'll want to parse this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field in Logstash.</w:t>
      </w:r>
    </w:p>
    <w:p w:rsidR="00000000" w:rsidDel="00000000" w:rsidP="00000000" w:rsidRDefault="00000000" w:rsidRPr="00000000" w14:paraId="00000684">
      <w:pPr>
        <w:spacing w:after="240" w:before="240" w:lineRule="auto"/>
        <w:rPr/>
      </w:pPr>
      <w:r w:rsidDel="00000000" w:rsidR="00000000" w:rsidRPr="00000000">
        <w:rPr>
          <w:rtl w:val="0"/>
        </w:rPr>
        <w:t xml:space="preserve">This typically involves a </w:t>
      </w:r>
      <w:r w:rsidDel="00000000" w:rsidR="00000000" w:rsidRPr="00000000">
        <w:rPr>
          <w:rFonts w:ascii="Roboto Mono" w:cs="Roboto Mono" w:eastAsia="Roboto Mono" w:hAnsi="Roboto Mono"/>
          <w:color w:val="188038"/>
          <w:rtl w:val="0"/>
        </w:rPr>
        <w:t xml:space="preserve">grok</w:t>
      </w:r>
      <w:r w:rsidDel="00000000" w:rsidR="00000000" w:rsidRPr="00000000">
        <w:rPr>
          <w:rtl w:val="0"/>
        </w:rPr>
        <w:t xml:space="preserve"> filter followed by potentially a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dissect</w:t>
      </w:r>
      <w:r w:rsidDel="00000000" w:rsidR="00000000" w:rsidRPr="00000000">
        <w:rPr>
          <w:rtl w:val="0"/>
        </w:rPr>
        <w:t xml:space="preserve"> filter, as </w:t>
      </w:r>
      <w:r w:rsidDel="00000000" w:rsidR="00000000" w:rsidRPr="00000000">
        <w:rPr>
          <w:rFonts w:ascii="Roboto Mono" w:cs="Roboto Mono" w:eastAsia="Roboto Mono" w:hAnsi="Roboto Mono"/>
          <w:color w:val="188038"/>
          <w:rtl w:val="0"/>
        </w:rPr>
        <w:t xml:space="preserve">pgAudit</w:t>
      </w:r>
      <w:r w:rsidDel="00000000" w:rsidR="00000000" w:rsidRPr="00000000">
        <w:rPr>
          <w:rtl w:val="0"/>
        </w:rPr>
        <w:t xml:space="preserve"> uses a comma-separated format after the initial </w:t>
      </w:r>
      <w:r w:rsidDel="00000000" w:rsidR="00000000" w:rsidRPr="00000000">
        <w:rPr>
          <w:rFonts w:ascii="Roboto Mono" w:cs="Roboto Mono" w:eastAsia="Roboto Mono" w:hAnsi="Roboto Mono"/>
          <w:color w:val="188038"/>
          <w:rtl w:val="0"/>
        </w:rPr>
        <w:t xml:space="preserve">AUDIT: SESSION, ...</w:t>
      </w:r>
      <w:r w:rsidDel="00000000" w:rsidR="00000000" w:rsidRPr="00000000">
        <w:rPr>
          <w:rtl w:val="0"/>
        </w:rPr>
        <w:t xml:space="preserve"> part.</w:t>
      </w:r>
    </w:p>
    <w:p w:rsidR="00000000" w:rsidDel="00000000" w:rsidP="00000000" w:rsidRDefault="00000000" w:rsidRPr="00000000" w14:paraId="00000685">
      <w:pPr>
        <w:spacing w:after="240" w:before="240" w:lineRule="auto"/>
        <w:rPr>
          <w:b w:val="1"/>
          <w:bCs w:val="1"/>
        </w:rPr>
      </w:pPr>
      <w:r w:rsidDel="00000000" w:rsidR="00000000" w:rsidRPr="00000000">
        <w:rPr>
          <w:b w:val="1"/>
          <w:bCs w:val="1"/>
          <w:rtl w:val="0"/>
        </w:rPr>
        <w:t xml:space="preserve">Example Logstash Filter (add to your Logstash config in </w:t>
      </w:r>
      <w:r w:rsidDel="00000000" w:rsidR="00000000" w:rsidRPr="00000000">
        <w:rPr>
          <w:rFonts w:ascii="Roboto Mono" w:cs="Roboto Mono" w:eastAsia="Roboto Mono" w:hAnsi="Roboto Mono"/>
          <w:b w:val="1"/>
          <w:bCs w:val="1"/>
          <w:color w:val="188038"/>
          <w:rtl w:val="0"/>
        </w:rPr>
        <w:t xml:space="preserve">filter { ... }</w:t>
      </w:r>
      <w:r w:rsidDel="00000000" w:rsidR="00000000" w:rsidRPr="00000000">
        <w:rPr>
          <w:b w:val="1"/>
          <w:bCs w:val="1"/>
          <w:rtl w:val="0"/>
        </w:rPr>
        <w:t xml:space="preserve"> section):</w:t>
      </w:r>
    </w:p>
    <w:p w:rsidR="00000000" w:rsidDel="00000000" w:rsidP="00000000" w:rsidRDefault="00000000" w:rsidRPr="00000000" w14:paraId="00000686">
      <w:pPr>
        <w:rPr/>
      </w:pPr>
      <w:r w:rsidDel="00000000" w:rsidR="00000000" w:rsidRPr="00000000">
        <w:rPr>
          <w:rtl w:val="0"/>
        </w:rPr>
        <w:t xml:space="preserve">Code snippet</w:t>
      </w:r>
    </w:p>
    <w:p w:rsidR="00000000" w:rsidDel="00000000" w:rsidP="00000000" w:rsidRDefault="00000000" w:rsidRPr="00000000" w14:paraId="0000068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8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"alloydb-internal-logs"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"alloydb-audit-logs"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8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initial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pgAudit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prefix</w:t>
      </w:r>
      <w:r w:rsidDel="00000000" w:rsidR="00000000" w:rsidRPr="00000000">
        <w:rPr>
          <w:rtl w:val="0"/>
        </w:rPr>
      </w:r>
    </w:p>
    <w:p w:rsidR="00000000" w:rsidDel="00000000" w:rsidP="00000000" w:rsidRDefault="00000000" w:rsidRPr="00000000" w14:paraId="0000068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grok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8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"^AUDIT: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SSION|OBJECT),(?&lt;pgaudit_session_id&gt;\d+),(?&lt;pgaudit_statement_id&gt;\d+),(?&lt;pgaudit_class&gt;(DDL|READ|WRITE|FUNCTION|ROLE|MISC)),(?&lt;pgaudit_command&gt;.*?),(?&lt;pgaudit_object_type&gt;.*?),(?&lt;pgaudit_object_name&gt;.*?),(?&lt;pgaudit_statement_tex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8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easy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identification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parsing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fails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succeeds</w:t>
      </w:r>
      <w:r w:rsidDel="00000000" w:rsidR="00000000" w:rsidRPr="00000000">
        <w:rPr>
          <w:rtl w:val="0"/>
        </w:rPr>
      </w:r>
    </w:p>
    <w:p w:rsidR="00000000" w:rsidDel="00000000" w:rsidP="00000000" w:rsidRDefault="00000000" w:rsidRPr="00000000" w14:paraId="0000068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add_tag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"pgaudit_parsed"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8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tag_on_failure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"_pgaudit_grok_parse_failure"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8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9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additional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parsing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enabled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pgaudit.log_parameter</w:t>
      </w:r>
      <w:r w:rsidDel="00000000" w:rsidR="00000000" w:rsidRPr="00000000">
        <w:rPr>
          <w:rtl w:val="0"/>
        </w:rPr>
      </w:r>
    </w:p>
    <w:p w:rsidR="00000000" w:rsidDel="00000000" w:rsidP="00000000" w:rsidRDefault="00000000" w:rsidRPr="00000000" w14:paraId="0000069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example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focuses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DDL/DML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part.</w:t>
      </w:r>
      <w:r w:rsidDel="00000000" w:rsidR="00000000" w:rsidRPr="00000000">
        <w:rPr>
          <w:rtl w:val="0"/>
        </w:rPr>
      </w:r>
    </w:p>
    <w:p w:rsidR="00000000" w:rsidDel="00000000" w:rsidP="00000000" w:rsidRDefault="00000000" w:rsidRPr="00000000" w14:paraId="0000069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9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94">
      <w:pPr>
        <w:spacing w:after="240" w:before="240" w:lineRule="auto"/>
        <w:rPr/>
      </w:pPr>
      <w:r w:rsidDel="00000000" w:rsidR="00000000" w:rsidRPr="00000000">
        <w:rPr>
          <w:rtl w:val="0"/>
        </w:rPr>
        <w:t xml:space="preserve"></w:t>
      </w:r>
      <w:r w:rsidDel="00000000" w:rsidR="00000000" w:rsidRPr="00000000">
        <w:rPr>
          <w:b w:val="1"/>
          <w:bCs w:val="1"/>
          <w:rtl w:val="0"/>
        </w:rPr>
        <w:t xml:space="preserve">Important:</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grok</w:t>
      </w:r>
      <w:r w:rsidDel="00000000" w:rsidR="00000000" w:rsidRPr="00000000">
        <w:rPr>
          <w:rtl w:val="0"/>
        </w:rPr>
        <w:t xml:space="preserve"> pattern might need adjustment based on the exact </w:t>
      </w:r>
      <w:r w:rsidDel="00000000" w:rsidR="00000000" w:rsidRPr="00000000">
        <w:rPr>
          <w:rFonts w:ascii="Roboto Mono" w:cs="Roboto Mono" w:eastAsia="Roboto Mono" w:hAnsi="Roboto Mono"/>
          <w:color w:val="188038"/>
          <w:rtl w:val="0"/>
        </w:rPr>
        <w:t xml:space="preserve">pgAudit</w:t>
      </w:r>
      <w:r w:rsidDel="00000000" w:rsidR="00000000" w:rsidRPr="00000000">
        <w:rPr>
          <w:rtl w:val="0"/>
        </w:rPr>
        <w:t xml:space="preserve"> version and what </w:t>
      </w:r>
      <w:r w:rsidDel="00000000" w:rsidR="00000000" w:rsidRPr="00000000">
        <w:rPr>
          <w:rFonts w:ascii="Roboto Mono" w:cs="Roboto Mono" w:eastAsia="Roboto Mono" w:hAnsi="Roboto Mono"/>
          <w:color w:val="188038"/>
          <w:rtl w:val="0"/>
        </w:rPr>
        <w:t xml:space="preserve">pgaudit.log</w:t>
      </w:r>
      <w:r w:rsidDel="00000000" w:rsidR="00000000" w:rsidRPr="00000000">
        <w:rPr>
          <w:rtl w:val="0"/>
        </w:rPr>
        <w:t xml:space="preserve"> options you choose. Test it thoroughly!</w:t>
      </w:r>
    </w:p>
    <w:p w:rsidR="00000000" w:rsidDel="00000000" w:rsidP="00000000" w:rsidRDefault="00000000" w:rsidRPr="00000000" w14:paraId="0000069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ksspv6dbmtv" w:id="101"/>
      <w:bookmarkEnd w:id="1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etcd cluster wide filtering</w:t>
      </w:r>
      <w:r w:rsidDel="00000000" w:rsidR="00000000" w:rsidRPr="00000000">
        <w:rPr>
          <w:rtl w:val="0"/>
        </w:rPr>
      </w:r>
    </w:p>
    <w:p w:rsidR="00000000" w:rsidDel="00000000" w:rsidP="00000000" w:rsidRDefault="00000000" w:rsidRPr="00000000" w14:paraId="00000697">
      <w:pPr>
        <w:pStyle w:val="Heading3"/>
        <w:keepNext w:val="0"/>
        <w:keepLines w:val="0"/>
        <w:spacing w:before="280" w:lineRule="auto"/>
        <w:rPr>
          <w:rFonts w:ascii="Roboto" w:cs="Roboto" w:eastAsia="Roboto" w:hAnsi="Roboto"/>
          <w:color w:val="000000"/>
          <w:sz w:val="22"/>
          <w:szCs w:val="22"/>
        </w:rPr>
      </w:pPr>
      <w:bookmarkStart w:colFirst="0" w:colLast="0" w:name="_tiwqh1jajik" w:id="102"/>
      <w:bookmarkEnd w:id="102"/>
      <w:r w:rsidDel="00000000" w:rsidR="00000000" w:rsidRPr="00000000">
        <w:rPr>
          <w:b w:val="1"/>
          <w:bCs w:val="1"/>
          <w:color w:val="000000"/>
          <w:sz w:val="26"/>
          <w:szCs w:val="26"/>
          <w:rtl w:val="0"/>
        </w:rPr>
        <w:t xml:space="preserve">Problem Statement: </w:t>
      </w:r>
      <w:r w:rsidDel="00000000" w:rsidR="00000000" w:rsidRPr="00000000">
        <w:rPr>
          <w:rFonts w:ascii="Roboto" w:cs="Roboto" w:eastAsia="Roboto" w:hAnsi="Roboto"/>
          <w:color w:val="000000"/>
          <w:sz w:val="22"/>
          <w:szCs w:val="22"/>
          <w:rtl w:val="0"/>
        </w:rPr>
        <w:t xml:space="preserve">Is there a way to query instances of a clustered service e.g. An etcd cluster e1 has 3 etcd services but in prod scenario there can be e2, e3, e4 also based on customer requirements. Is there a way to filter in logs from all instances of e1?</w:t>
      </w:r>
    </w:p>
    <w:p w:rsidR="00000000" w:rsidDel="00000000" w:rsidP="00000000" w:rsidRDefault="00000000" w:rsidRPr="00000000" w14:paraId="00000698">
      <w:pPr>
        <w:pStyle w:val="Heading3"/>
        <w:keepNext w:val="0"/>
        <w:keepLines w:val="0"/>
        <w:spacing w:before="280" w:lineRule="auto"/>
        <w:rPr>
          <w:color w:val="000000"/>
          <w:sz w:val="24"/>
          <w:szCs w:val="24"/>
        </w:rPr>
      </w:pPr>
      <w:bookmarkStart w:colFirst="0" w:colLast="0" w:name="_y9ojxlyigqts" w:id="103"/>
      <w:bookmarkEnd w:id="103"/>
      <w:r w:rsidDel="00000000" w:rsidR="00000000" w:rsidRPr="00000000">
        <w:rPr>
          <w:color w:val="000000"/>
          <w:sz w:val="22"/>
          <w:szCs w:val="22"/>
          <w:rtl w:val="0"/>
        </w:rPr>
        <w:t xml:space="preserve">My understanding: Our architecture has three etcd nodes, possibly within a single cluster. We need to retrieve all etcd logs associated with the cluster name so that we can access the logs from all three etcd nodes within that cluster.</w:t>
      </w:r>
      <w:r w:rsidDel="00000000" w:rsidR="00000000" w:rsidRPr="00000000">
        <w:rPr>
          <w:color w:val="000000"/>
          <w:sz w:val="24"/>
          <w:szCs w:val="24"/>
          <w:rtl w:val="0"/>
        </w:rPr>
        <w:br w:type="textWrapping"/>
      </w:r>
    </w:p>
    <w:p w:rsidR="00000000" w:rsidDel="00000000" w:rsidP="00000000" w:rsidRDefault="00000000" w:rsidRPr="00000000" w14:paraId="00000699">
      <w:pPr>
        <w:pStyle w:val="Heading3"/>
        <w:keepNext w:val="0"/>
        <w:keepLines w:val="0"/>
        <w:spacing w:before="280" w:line="240" w:lineRule="auto"/>
        <w:rPr>
          <w:rFonts w:ascii="Courier New" w:cs="Courier New" w:eastAsia="Courier New" w:hAnsi="Courier New"/>
          <w:color w:val="000000"/>
          <w:sz w:val="18"/>
          <w:szCs w:val="18"/>
        </w:rPr>
      </w:pPr>
      <w:bookmarkStart w:colFirst="0" w:colLast="0" w:name="_v2m3k921n9tt" w:id="104"/>
      <w:bookmarkEnd w:id="104"/>
      <w:r w:rsidDel="00000000" w:rsidR="00000000" w:rsidRPr="00000000">
        <w:rPr>
          <w:b w:val="1"/>
          <w:bCs w:val="1"/>
          <w:color w:val="000000"/>
          <w:sz w:val="26"/>
          <w:szCs w:val="26"/>
          <w:rtl w:val="0"/>
        </w:rPr>
        <w:t xml:space="preserve">  Our ETCD current configuration:</w:t>
        <w:br w:type="textWrapping"/>
      </w:r>
      <w:r w:rsidDel="00000000" w:rsidR="00000000" w:rsidRPr="00000000">
        <w:rPr>
          <w:rFonts w:ascii="Courier New" w:cs="Courier New" w:eastAsia="Courier New" w:hAnsi="Courier New"/>
          <w:color w:val="000000"/>
          <w:sz w:val="18"/>
          <w:szCs w:val="18"/>
          <w:rtl w:val="0"/>
        </w:rPr>
        <w:t xml:space="preserve">DB Node1:</w:t>
      </w:r>
    </w:p>
    <w:p w:rsidR="00000000" w:rsidDel="00000000" w:rsidP="00000000" w:rsidRDefault="00000000" w:rsidRPr="00000000" w14:paraId="0000069A">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104"/>
      <w:bookmarkEnd w:id="104"/>
      <w:r w:rsidDel="00000000" w:rsidR="00000000" w:rsidRPr="00000000">
        <w:rPr>
          <w:rFonts w:ascii="Courier New" w:cs="Courier New" w:eastAsia="Courier New" w:hAnsi="Courier New"/>
          <w:color w:val="000000"/>
          <w:sz w:val="18"/>
          <w:szCs w:val="18"/>
          <w:rtl w:val="0"/>
        </w:rPr>
        <w:t xml:space="preserve">ETCD_NAME=resilient-db1</w:t>
      </w:r>
    </w:p>
    <w:p w:rsidR="00000000" w:rsidDel="00000000" w:rsidP="00000000" w:rsidRDefault="00000000" w:rsidRPr="00000000" w14:paraId="0000069B">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104"/>
      <w:bookmarkEnd w:id="104"/>
      <w:r w:rsidDel="00000000" w:rsidR="00000000" w:rsidRPr="00000000">
        <w:rPr>
          <w:rFonts w:ascii="Courier New" w:cs="Courier New" w:eastAsia="Courier New" w:hAnsi="Courier New"/>
          <w:color w:val="000000"/>
          <w:sz w:val="18"/>
          <w:szCs w:val="18"/>
          <w:rtl w:val="0"/>
        </w:rPr>
        <w:t xml:space="preserve">ETCD_DATA_DIR=/var/lib/etcd/data</w:t>
      </w:r>
    </w:p>
    <w:p w:rsidR="00000000" w:rsidDel="00000000" w:rsidP="00000000" w:rsidRDefault="00000000" w:rsidRPr="00000000" w14:paraId="0000069C">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104"/>
      <w:bookmarkEnd w:id="104"/>
      <w:r w:rsidDel="00000000" w:rsidR="00000000" w:rsidRPr="00000000">
        <w:rPr>
          <w:rFonts w:ascii="Courier New" w:cs="Courier New" w:eastAsia="Courier New" w:hAnsi="Courier New"/>
          <w:color w:val="000000"/>
          <w:sz w:val="18"/>
          <w:szCs w:val="18"/>
          <w:rtl w:val="0"/>
        </w:rPr>
        <w:t xml:space="preserve">ETCD_LISTEN_PEER_URLS=https://10.1.0.2:2380,https://127.0.0.1:2380</w:t>
      </w:r>
    </w:p>
    <w:p w:rsidR="00000000" w:rsidDel="00000000" w:rsidP="00000000" w:rsidRDefault="00000000" w:rsidRPr="00000000" w14:paraId="0000069D">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104"/>
      <w:bookmarkEnd w:id="104"/>
      <w:r w:rsidDel="00000000" w:rsidR="00000000" w:rsidRPr="00000000">
        <w:rPr>
          <w:rFonts w:ascii="Courier New" w:cs="Courier New" w:eastAsia="Courier New" w:hAnsi="Courier New"/>
          <w:color w:val="000000"/>
          <w:sz w:val="18"/>
          <w:szCs w:val="18"/>
          <w:rtl w:val="0"/>
        </w:rPr>
        <w:t xml:space="preserve">ETCD_LISTEN_CLIENT_URLS=https://10.1.0.2:2379,https://127.0.0.1:2379</w:t>
      </w:r>
    </w:p>
    <w:p w:rsidR="00000000" w:rsidDel="00000000" w:rsidP="00000000" w:rsidRDefault="00000000" w:rsidRPr="00000000" w14:paraId="0000069E">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104"/>
      <w:bookmarkEnd w:id="104"/>
      <w:r w:rsidDel="00000000" w:rsidR="00000000" w:rsidRPr="00000000">
        <w:rPr>
          <w:rFonts w:ascii="Courier New" w:cs="Courier New" w:eastAsia="Courier New" w:hAnsi="Courier New"/>
          <w:color w:val="000000"/>
          <w:sz w:val="18"/>
          <w:szCs w:val="18"/>
          <w:rtl w:val="0"/>
        </w:rPr>
        <w:t xml:space="preserve">ETCD_INITIAL_ADVERTISE_PEER_URLS=https://10.1.0.2:2380</w:t>
      </w:r>
    </w:p>
    <w:p w:rsidR="00000000" w:rsidDel="00000000" w:rsidP="00000000" w:rsidRDefault="00000000" w:rsidRPr="00000000" w14:paraId="0000069F">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104"/>
      <w:bookmarkEnd w:id="104"/>
      <w:r w:rsidDel="00000000" w:rsidR="00000000" w:rsidRPr="00000000">
        <w:rPr>
          <w:rFonts w:ascii="Courier New" w:cs="Courier New" w:eastAsia="Courier New" w:hAnsi="Courier New"/>
          <w:color w:val="000000"/>
          <w:sz w:val="18"/>
          <w:szCs w:val="18"/>
          <w:rtl w:val="0"/>
        </w:rPr>
        <w:t xml:space="preserve">ETCD_ADVERTISE_CLIENT_URLS=https://10.1.0.2:2379</w:t>
      </w:r>
    </w:p>
    <w:p w:rsidR="00000000" w:rsidDel="00000000" w:rsidP="00000000" w:rsidRDefault="00000000" w:rsidRPr="00000000" w14:paraId="000006A0">
      <w:pPr>
        <w:pStyle w:val="Heading3"/>
        <w:keepNext w:val="0"/>
        <w:keepLines w:val="0"/>
        <w:spacing w:after="240" w:before="240" w:line="240" w:lineRule="auto"/>
        <w:rPr>
          <w:rFonts w:ascii="Courier New" w:cs="Courier New" w:eastAsia="Courier New" w:hAnsi="Courier New"/>
          <w:color w:val="c5221f"/>
          <w:sz w:val="18"/>
          <w:szCs w:val="18"/>
        </w:rPr>
      </w:pPr>
      <w:bookmarkStart w:colFirst="0" w:colLast="0" w:name="_v2m3k921n9tt" w:id="104"/>
      <w:bookmarkEnd w:id="104"/>
      <w:r w:rsidDel="00000000" w:rsidR="00000000" w:rsidRPr="00000000">
        <w:rPr>
          <w:rFonts w:ascii="Courier New" w:cs="Courier New" w:eastAsia="Courier New" w:hAnsi="Courier New"/>
          <w:color w:val="c5221f"/>
          <w:sz w:val="18"/>
          <w:szCs w:val="18"/>
          <w:rtl w:val="0"/>
        </w:rPr>
        <w:t xml:space="preserve"># Configure the initial cluster</w:t>
      </w:r>
    </w:p>
    <w:p w:rsidR="00000000" w:rsidDel="00000000" w:rsidP="00000000" w:rsidRDefault="00000000" w:rsidRPr="00000000" w14:paraId="000006A1">
      <w:pPr>
        <w:pStyle w:val="Heading3"/>
        <w:keepNext w:val="0"/>
        <w:keepLines w:val="0"/>
        <w:spacing w:after="240" w:before="240" w:line="240" w:lineRule="auto"/>
        <w:rPr>
          <w:rFonts w:ascii="Courier New" w:cs="Courier New" w:eastAsia="Courier New" w:hAnsi="Courier New"/>
          <w:color w:val="c5221f"/>
          <w:sz w:val="18"/>
          <w:szCs w:val="18"/>
        </w:rPr>
      </w:pPr>
      <w:bookmarkStart w:colFirst="0" w:colLast="0" w:name="_v2m3k921n9tt" w:id="104"/>
      <w:bookmarkEnd w:id="104"/>
      <w:r w:rsidDel="00000000" w:rsidR="00000000" w:rsidRPr="00000000">
        <w:rPr>
          <w:rFonts w:ascii="Courier New" w:cs="Courier New" w:eastAsia="Courier New" w:hAnsi="Courier New"/>
          <w:color w:val="c5221f"/>
          <w:sz w:val="18"/>
          <w:szCs w:val="18"/>
          <w:rtl w:val="0"/>
        </w:rPr>
        <w:t xml:space="preserve">ETCD_INITIAL_CLUSTER=resilient-db1=https://10.1.0.2:2380,resilient-db2=https://10.1.0.4:2380,resilient-db3=https://10.1.0.3:2380</w:t>
      </w:r>
    </w:p>
    <w:p w:rsidR="00000000" w:rsidDel="00000000" w:rsidP="00000000" w:rsidRDefault="00000000" w:rsidRPr="00000000" w14:paraId="000006A2">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104"/>
      <w:bookmarkEnd w:id="104"/>
      <w:r w:rsidDel="00000000" w:rsidR="00000000" w:rsidRPr="00000000">
        <w:rPr>
          <w:rFonts w:ascii="Courier New" w:cs="Courier New" w:eastAsia="Courier New" w:hAnsi="Courier New"/>
          <w:color w:val="000000"/>
          <w:sz w:val="18"/>
          <w:szCs w:val="18"/>
          <w:rtl w:val="0"/>
        </w:rPr>
        <w:t xml:space="preserve"># Configure the initial cluster state</w:t>
      </w:r>
    </w:p>
    <w:p w:rsidR="00000000" w:rsidDel="00000000" w:rsidP="00000000" w:rsidRDefault="00000000" w:rsidRPr="00000000" w14:paraId="000006A3">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104"/>
      <w:bookmarkEnd w:id="104"/>
      <w:r w:rsidDel="00000000" w:rsidR="00000000" w:rsidRPr="00000000">
        <w:rPr>
          <w:rFonts w:ascii="Courier New" w:cs="Courier New" w:eastAsia="Courier New" w:hAnsi="Courier New"/>
          <w:color w:val="000000"/>
          <w:sz w:val="18"/>
          <w:szCs w:val="18"/>
          <w:rtl w:val="0"/>
        </w:rPr>
        <w:t xml:space="preserve">ETCD_INITIAL_CLUSTER_STATE=new</w:t>
      </w:r>
    </w:p>
    <w:p w:rsidR="00000000" w:rsidDel="00000000" w:rsidP="00000000" w:rsidRDefault="00000000" w:rsidRPr="00000000" w14:paraId="000006A4">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104"/>
      <w:bookmarkEnd w:id="104"/>
      <w:r w:rsidDel="00000000" w:rsidR="00000000" w:rsidRPr="00000000">
        <w:rPr>
          <w:rFonts w:ascii="Courier New" w:cs="Courier New" w:eastAsia="Courier New" w:hAnsi="Courier New"/>
          <w:color w:val="000000"/>
          <w:sz w:val="18"/>
          <w:szCs w:val="18"/>
          <w:rtl w:val="0"/>
        </w:rPr>
        <w:t xml:space="preserve"># Configure the initial cluster token</w:t>
      </w:r>
    </w:p>
    <w:p w:rsidR="00000000" w:rsidDel="00000000" w:rsidP="00000000" w:rsidRDefault="00000000" w:rsidRPr="00000000" w14:paraId="000006A5">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104"/>
      <w:bookmarkEnd w:id="104"/>
      <w:r w:rsidDel="00000000" w:rsidR="00000000" w:rsidRPr="00000000">
        <w:rPr>
          <w:rFonts w:ascii="Courier New" w:cs="Courier New" w:eastAsia="Courier New" w:hAnsi="Courier New"/>
          <w:color w:val="000000"/>
          <w:sz w:val="18"/>
          <w:szCs w:val="18"/>
          <w:rtl w:val="0"/>
        </w:rPr>
        <w:t xml:space="preserve">ETCD_INITIAL_CLUSTER_TOKEN=resilient</w:t>
      </w:r>
    </w:p>
    <w:p w:rsidR="00000000" w:rsidDel="00000000" w:rsidP="00000000" w:rsidRDefault="00000000" w:rsidRPr="00000000" w14:paraId="000006A6">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104"/>
      <w:bookmarkEnd w:id="104"/>
      <w:r w:rsidDel="00000000" w:rsidR="00000000" w:rsidRPr="00000000">
        <w:rPr>
          <w:rFonts w:ascii="Courier New" w:cs="Courier New" w:eastAsia="Courier New" w:hAnsi="Courier New"/>
          <w:color w:val="000000"/>
          <w:sz w:val="18"/>
          <w:szCs w:val="18"/>
          <w:rtl w:val="0"/>
        </w:rPr>
        <w:t xml:space="preserve"># Configure v2 API</w:t>
      </w:r>
    </w:p>
    <w:p w:rsidR="00000000" w:rsidDel="00000000" w:rsidP="00000000" w:rsidRDefault="00000000" w:rsidRPr="00000000" w14:paraId="000006A7">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104"/>
      <w:bookmarkEnd w:id="104"/>
      <w:r w:rsidDel="00000000" w:rsidR="00000000" w:rsidRPr="00000000">
        <w:rPr>
          <w:rFonts w:ascii="Courier New" w:cs="Courier New" w:eastAsia="Courier New" w:hAnsi="Courier New"/>
          <w:color w:val="000000"/>
          <w:sz w:val="18"/>
          <w:szCs w:val="18"/>
          <w:rtl w:val="0"/>
        </w:rPr>
        <w:t xml:space="preserve">ETCD_ENABLE_V2=true</w:t>
      </w:r>
    </w:p>
    <w:p w:rsidR="00000000" w:rsidDel="00000000" w:rsidP="00000000" w:rsidRDefault="00000000" w:rsidRPr="00000000" w14:paraId="000006A8">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104"/>
      <w:bookmarkEnd w:id="104"/>
      <w:r w:rsidDel="00000000" w:rsidR="00000000" w:rsidRPr="00000000">
        <w:rPr>
          <w:rFonts w:ascii="Courier New" w:cs="Courier New" w:eastAsia="Courier New" w:hAnsi="Courier New"/>
          <w:color w:val="000000"/>
          <w:sz w:val="18"/>
          <w:szCs w:val="18"/>
          <w:rtl w:val="0"/>
        </w:rPr>
        <w:br w:type="textWrapping"/>
      </w:r>
    </w:p>
    <w:p w:rsidR="00000000" w:rsidDel="00000000" w:rsidP="00000000" w:rsidRDefault="00000000" w:rsidRPr="00000000" w14:paraId="000006A9">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104"/>
      <w:bookmarkEnd w:id="104"/>
      <w:r w:rsidDel="00000000" w:rsidR="00000000" w:rsidRPr="00000000">
        <w:rPr>
          <w:rFonts w:ascii="Courier New" w:cs="Courier New" w:eastAsia="Courier New" w:hAnsi="Courier New"/>
          <w:color w:val="000000"/>
          <w:sz w:val="18"/>
          <w:szCs w:val="18"/>
          <w:rtl w:val="0"/>
        </w:rPr>
        <w:t xml:space="preserve"># TLS Configuration (shared across all nodes)</w:t>
      </w:r>
    </w:p>
    <w:p w:rsidR="00000000" w:rsidDel="00000000" w:rsidP="00000000" w:rsidRDefault="00000000" w:rsidRPr="00000000" w14:paraId="000006AA">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104"/>
      <w:bookmarkEnd w:id="104"/>
      <w:r w:rsidDel="00000000" w:rsidR="00000000" w:rsidRPr="00000000">
        <w:rPr>
          <w:rFonts w:ascii="Courier New" w:cs="Courier New" w:eastAsia="Courier New" w:hAnsi="Courier New"/>
          <w:color w:val="000000"/>
          <w:sz w:val="18"/>
          <w:szCs w:val="18"/>
          <w:rtl w:val="0"/>
        </w:rPr>
        <w:t xml:space="preserve">ETCD_TRUSTED_CA_FILE=/var/lib/etcd/ssl/rootca.crt</w:t>
      </w:r>
    </w:p>
    <w:p w:rsidR="00000000" w:rsidDel="00000000" w:rsidP="00000000" w:rsidRDefault="00000000" w:rsidRPr="00000000" w14:paraId="000006AB">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104"/>
      <w:bookmarkEnd w:id="104"/>
      <w:r w:rsidDel="00000000" w:rsidR="00000000" w:rsidRPr="00000000">
        <w:rPr>
          <w:rFonts w:ascii="Courier New" w:cs="Courier New" w:eastAsia="Courier New" w:hAnsi="Courier New"/>
          <w:color w:val="000000"/>
          <w:sz w:val="18"/>
          <w:szCs w:val="18"/>
          <w:rtl w:val="0"/>
        </w:rPr>
        <w:t xml:space="preserve">ETCD_CERT_FILE=/var/lib/etcd/ssl/etcd.crt</w:t>
      </w:r>
    </w:p>
    <w:p w:rsidR="00000000" w:rsidDel="00000000" w:rsidP="00000000" w:rsidRDefault="00000000" w:rsidRPr="00000000" w14:paraId="000006AC">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104"/>
      <w:bookmarkEnd w:id="104"/>
      <w:r w:rsidDel="00000000" w:rsidR="00000000" w:rsidRPr="00000000">
        <w:rPr>
          <w:rFonts w:ascii="Courier New" w:cs="Courier New" w:eastAsia="Courier New" w:hAnsi="Courier New"/>
          <w:color w:val="000000"/>
          <w:sz w:val="18"/>
          <w:szCs w:val="18"/>
          <w:rtl w:val="0"/>
        </w:rPr>
        <w:t xml:space="preserve">ETCD_KEY_FILE=/var/lib/etcd/ssl/etcd.key</w:t>
        <w:br w:type="textWrapping"/>
      </w:r>
    </w:p>
    <w:p w:rsidR="00000000" w:rsidDel="00000000" w:rsidP="00000000" w:rsidRDefault="00000000" w:rsidRPr="00000000" w14:paraId="000006AD">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104"/>
      <w:bookmarkEnd w:id="104"/>
      <w:r w:rsidDel="00000000" w:rsidR="00000000" w:rsidRPr="00000000">
        <w:rPr>
          <w:rFonts w:ascii="Courier New" w:cs="Courier New" w:eastAsia="Courier New" w:hAnsi="Courier New"/>
          <w:color w:val="000000"/>
          <w:sz w:val="18"/>
          <w:szCs w:val="18"/>
          <w:rtl w:val="0"/>
        </w:rPr>
        <w:t xml:space="preserve">ETCD_PEER_TRUSTED_CA_FILE=/var/lib/etcd/ssl/rootca.crt</w:t>
      </w:r>
    </w:p>
    <w:p w:rsidR="00000000" w:rsidDel="00000000" w:rsidP="00000000" w:rsidRDefault="00000000" w:rsidRPr="00000000" w14:paraId="000006AE">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v2m3k921n9tt" w:id="104"/>
      <w:bookmarkEnd w:id="104"/>
      <w:r w:rsidDel="00000000" w:rsidR="00000000" w:rsidRPr="00000000">
        <w:rPr>
          <w:rFonts w:ascii="Courier New" w:cs="Courier New" w:eastAsia="Courier New" w:hAnsi="Courier New"/>
          <w:color w:val="000000"/>
          <w:sz w:val="18"/>
          <w:szCs w:val="18"/>
          <w:rtl w:val="0"/>
        </w:rPr>
        <w:t xml:space="preserve">ETCD_PEER_CERT_FILE=/var/lib/etcd/ssl/etcd.crt</w:t>
      </w:r>
    </w:p>
    <w:p w:rsidR="00000000" w:rsidDel="00000000" w:rsidP="00000000" w:rsidRDefault="00000000" w:rsidRPr="00000000" w14:paraId="000006AF">
      <w:pPr>
        <w:pStyle w:val="Heading3"/>
        <w:keepNext w:val="0"/>
        <w:keepLines w:val="0"/>
        <w:spacing w:after="240" w:before="240" w:line="240" w:lineRule="auto"/>
        <w:rPr>
          <w:rFonts w:ascii="Courier New" w:cs="Courier New" w:eastAsia="Courier New" w:hAnsi="Courier New"/>
          <w:color w:val="000000"/>
          <w:sz w:val="18"/>
          <w:szCs w:val="18"/>
        </w:rPr>
      </w:pPr>
      <w:bookmarkStart w:colFirst="0" w:colLast="0" w:name="_7uic92zcc8nu" w:id="105"/>
      <w:bookmarkEnd w:id="105"/>
      <w:r w:rsidDel="00000000" w:rsidR="00000000" w:rsidRPr="00000000">
        <w:rPr>
          <w:rFonts w:ascii="Courier New" w:cs="Courier New" w:eastAsia="Courier New" w:hAnsi="Courier New"/>
          <w:color w:val="000000"/>
          <w:sz w:val="18"/>
          <w:szCs w:val="18"/>
          <w:rtl w:val="0"/>
        </w:rPr>
        <w:t xml:space="preserve">ETCD_PEER_KEY_FILE=/var/lib/etcd/ssl/etcd.key</w:t>
      </w:r>
    </w:p>
    <w:p w:rsidR="00000000" w:rsidDel="00000000" w:rsidP="00000000" w:rsidRDefault="00000000" w:rsidRPr="00000000" w14:paraId="000006B0">
      <w:pPr>
        <w:pStyle w:val="Heading3"/>
        <w:keepNext w:val="0"/>
        <w:keepLines w:val="0"/>
        <w:spacing w:before="280" w:lineRule="auto"/>
        <w:rPr>
          <w:b w:val="1"/>
          <w:bCs w:val="1"/>
          <w:color w:val="000000"/>
          <w:sz w:val="26"/>
          <w:szCs w:val="26"/>
        </w:rPr>
      </w:pPr>
      <w:bookmarkStart w:colFirst="0" w:colLast="0" w:name="_bq9gkyeunqfc" w:id="106"/>
      <w:bookmarkEnd w:id="106"/>
      <w:r w:rsidDel="00000000" w:rsidR="00000000" w:rsidRPr="00000000">
        <w:rPr>
          <w:rtl w:val="0"/>
        </w:rPr>
      </w:r>
    </w:p>
    <w:p w:rsidR="00000000" w:rsidDel="00000000" w:rsidP="00000000" w:rsidRDefault="00000000" w:rsidRPr="00000000" w14:paraId="000006B1">
      <w:pPr>
        <w:pStyle w:val="Heading3"/>
        <w:keepNext w:val="0"/>
        <w:keepLines w:val="0"/>
        <w:spacing w:before="280" w:lineRule="auto"/>
        <w:rPr>
          <w:b w:val="1"/>
          <w:bCs w:val="1"/>
          <w:color w:val="000000"/>
          <w:sz w:val="26"/>
          <w:szCs w:val="26"/>
        </w:rPr>
      </w:pPr>
      <w:bookmarkStart w:colFirst="0" w:colLast="0" w:name="_myhft5gm1856" w:id="107"/>
      <w:bookmarkEnd w:id="107"/>
      <w:r w:rsidDel="00000000" w:rsidR="00000000" w:rsidRPr="00000000">
        <w:rPr>
          <w:b w:val="1"/>
          <w:bCs w:val="1"/>
          <w:color w:val="000000"/>
          <w:sz w:val="26"/>
          <w:szCs w:val="26"/>
          <w:rtl w:val="0"/>
        </w:rPr>
        <w:t xml:space="preserve">Enrich Logs in Logstash with a </w:t>
      </w:r>
      <w:r w:rsidDel="00000000" w:rsidR="00000000" w:rsidRPr="00000000">
        <w:rPr>
          <w:rFonts w:ascii="Roboto Mono" w:cs="Roboto Mono" w:eastAsia="Roboto Mono" w:hAnsi="Roboto Mono"/>
          <w:b w:val="1"/>
          <w:bCs w:val="1"/>
          <w:color w:val="188038"/>
          <w:sz w:val="26"/>
          <w:szCs w:val="26"/>
          <w:rtl w:val="0"/>
        </w:rPr>
        <w:t xml:space="preserve">cluster_name</w:t>
      </w:r>
      <w:r w:rsidDel="00000000" w:rsidR="00000000" w:rsidRPr="00000000">
        <w:rPr>
          <w:b w:val="1"/>
          <w:bCs w:val="1"/>
          <w:color w:val="000000"/>
          <w:sz w:val="26"/>
          <w:szCs w:val="26"/>
          <w:rtl w:val="0"/>
        </w:rPr>
        <w:t xml:space="preserve"> Field</w:t>
      </w:r>
    </w:p>
    <w:p w:rsidR="00000000" w:rsidDel="00000000" w:rsidP="00000000" w:rsidRDefault="00000000" w:rsidRPr="00000000" w14:paraId="000006B2">
      <w:pPr>
        <w:spacing w:after="240" w:before="240" w:lineRule="auto"/>
        <w:rPr>
          <w:b w:val="1"/>
          <w:bCs w:val="1"/>
        </w:rPr>
      </w:pPr>
      <w:r w:rsidDel="00000000" w:rsidR="00000000" w:rsidRPr="00000000">
        <w:rPr>
          <w:rtl w:val="0"/>
        </w:rPr>
        <w:t xml:space="preserve">To directly address your manager's question for a truly flexible and scalable solution (e.g., distinguishing </w:t>
      </w:r>
      <w:r w:rsidDel="00000000" w:rsidR="00000000" w:rsidRPr="00000000">
        <w:rPr>
          <w:rFonts w:ascii="Roboto Mono" w:cs="Roboto Mono" w:eastAsia="Roboto Mono" w:hAnsi="Roboto Mono"/>
          <w:color w:val="188038"/>
          <w:rtl w:val="0"/>
        </w:rPr>
        <w:t xml:space="preserve">e1</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e2</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e3</w:t>
      </w:r>
      <w:r w:rsidDel="00000000" w:rsidR="00000000" w:rsidRPr="00000000">
        <w:rPr>
          <w:rtl w:val="0"/>
        </w:rPr>
        <w:t xml:space="preserve"> clusters), you need to </w:t>
      </w:r>
      <w:r w:rsidDel="00000000" w:rsidR="00000000" w:rsidRPr="00000000">
        <w:rPr>
          <w:b w:val="1"/>
          <w:bCs w:val="1"/>
          <w:rtl w:val="0"/>
        </w:rPr>
        <w:t xml:space="preserve">add a new, explicit field to your logs in Logstash that identifies the cluster name.</w:t>
      </w:r>
    </w:p>
    <w:p w:rsidR="00000000" w:rsidDel="00000000" w:rsidP="00000000" w:rsidRDefault="00000000" w:rsidRPr="00000000" w14:paraId="000006B3">
      <w:pPr>
        <w:spacing w:after="240" w:before="240" w:lineRule="auto"/>
        <w:rPr/>
      </w:pPr>
      <w:r w:rsidDel="00000000" w:rsidR="00000000" w:rsidRPr="00000000">
        <w:rPr>
          <w:rtl w:val="0"/>
        </w:rPr>
        <w:t xml:space="preserve">You've already seen that </w:t>
      </w:r>
      <w:r w:rsidDel="00000000" w:rsidR="00000000" w:rsidRPr="00000000">
        <w:rPr>
          <w:rFonts w:ascii="Roboto Mono" w:cs="Roboto Mono" w:eastAsia="Roboto Mono" w:hAnsi="Roboto Mono"/>
          <w:color w:val="188038"/>
          <w:rtl w:val="0"/>
        </w:rPr>
        <w:t xml:space="preserve">ETCD_INITIAL_CLUSTER_TOKEN=resilient</w:t>
      </w:r>
      <w:r w:rsidDel="00000000" w:rsidR="00000000" w:rsidRPr="00000000">
        <w:rPr>
          <w:rtl w:val="0"/>
        </w:rPr>
        <w:t xml:space="preserve"> is defined in your etcd configuration. While it doesn't appear in </w:t>
      </w:r>
      <w:r w:rsidDel="00000000" w:rsidR="00000000" w:rsidRPr="00000000">
        <w:rPr>
          <w:i w:val="1"/>
          <w:iCs w:val="1"/>
          <w:rtl w:val="0"/>
        </w:rPr>
        <w:t xml:space="preserve">every</w:t>
      </w:r>
      <w:r w:rsidDel="00000000" w:rsidR="00000000" w:rsidRPr="00000000">
        <w:rPr>
          <w:rtl w:val="0"/>
        </w:rPr>
        <w:t xml:space="preserve"> log message, you can infer the cluster name based on the </w:t>
      </w:r>
      <w:r w:rsidDel="00000000" w:rsidR="00000000" w:rsidRPr="00000000">
        <w:rPr>
          <w:rFonts w:ascii="Roboto Mono" w:cs="Roboto Mono" w:eastAsia="Roboto Mono" w:hAnsi="Roboto Mono"/>
          <w:color w:val="188038"/>
          <w:rtl w:val="0"/>
        </w:rPr>
        <w:t xml:space="preserve">logsource</w:t>
      </w:r>
      <w:r w:rsidDel="00000000" w:rsidR="00000000" w:rsidRPr="00000000">
        <w:rPr>
          <w:rtl w:val="0"/>
        </w:rPr>
        <w:t xml:space="preserve">.</w:t>
      </w:r>
    </w:p>
    <w:p w:rsidR="00000000" w:rsidDel="00000000" w:rsidP="00000000" w:rsidRDefault="00000000" w:rsidRPr="00000000" w14:paraId="000006B4">
      <w:pPr>
        <w:spacing w:after="240" w:before="240" w:lineRule="auto"/>
        <w:rPr/>
      </w:pPr>
      <w:r w:rsidDel="00000000" w:rsidR="00000000" w:rsidRPr="00000000">
        <w:rPr>
          <w:rtl w:val="0"/>
        </w:rPr>
        <w:t xml:space="preserve">Here's how to implement the Logstash filter that creates a </w:t>
      </w:r>
      <w:r w:rsidDel="00000000" w:rsidR="00000000" w:rsidRPr="00000000">
        <w:rPr>
          <w:rFonts w:ascii="Roboto Mono" w:cs="Roboto Mono" w:eastAsia="Roboto Mono" w:hAnsi="Roboto Mono"/>
          <w:color w:val="188038"/>
          <w:rtl w:val="0"/>
        </w:rPr>
        <w:t xml:space="preserve">etcd_cluster_name</w:t>
      </w:r>
      <w:r w:rsidDel="00000000" w:rsidR="00000000" w:rsidRPr="00000000">
        <w:rPr>
          <w:rtl w:val="0"/>
        </w:rPr>
        <w:t xml:space="preserve"> field:</w:t>
      </w:r>
    </w:p>
    <w:p w:rsidR="00000000" w:rsidDel="00000000" w:rsidP="00000000" w:rsidRDefault="00000000" w:rsidRPr="00000000" w14:paraId="000006B5">
      <w:pPr>
        <w:spacing w:after="240" w:before="240" w:lineRule="auto"/>
        <w:rPr>
          <w:b w:val="1"/>
          <w:bCs w:val="1"/>
        </w:rPr>
      </w:pPr>
      <w:r w:rsidDel="00000000" w:rsidR="00000000" w:rsidRPr="00000000">
        <w:rPr>
          <w:b w:val="1"/>
          <w:bCs w:val="1"/>
          <w:rtl w:val="0"/>
        </w:rPr>
        <w:t xml:space="preserve">On your Logstash server (</w:t>
      </w:r>
      <w:r w:rsidDel="00000000" w:rsidR="00000000" w:rsidRPr="00000000">
        <w:rPr>
          <w:rFonts w:ascii="Roboto Mono" w:cs="Roboto Mono" w:eastAsia="Roboto Mono" w:hAnsi="Roboto Mono"/>
          <w:b w:val="1"/>
          <w:bCs w:val="1"/>
          <w:color w:val="188038"/>
          <w:rtl w:val="0"/>
        </w:rPr>
        <w:t xml:space="preserve">resilient-external1</w:t>
      </w:r>
      <w:r w:rsidDel="00000000" w:rsidR="00000000" w:rsidRPr="00000000">
        <w:rPr>
          <w:b w:val="1"/>
          <w:bCs w:val="1"/>
          <w:rtl w:val="0"/>
        </w:rPr>
        <w:t xml:space="preserve">):</w:t>
      </w:r>
    </w:p>
    <w:p w:rsidR="00000000" w:rsidDel="00000000" w:rsidP="00000000" w:rsidRDefault="00000000" w:rsidRPr="00000000" w14:paraId="000006B6">
      <w:pPr>
        <w:numPr>
          <w:ilvl w:val="0"/>
          <w:numId w:val="53"/>
        </w:numPr>
        <w:spacing w:after="240" w:before="240" w:lineRule="auto"/>
        <w:ind w:left="720" w:hanging="360"/>
      </w:pPr>
      <w:r w:rsidDel="00000000" w:rsidR="00000000" w:rsidRPr="00000000">
        <w:rPr>
          <w:b w:val="1"/>
          <w:bCs w:val="1"/>
          <w:rtl w:val="0"/>
        </w:rPr>
        <w:t xml:space="preserve">Edit your Logstash configuration file.</w:t>
      </w:r>
      <w:r w:rsidDel="00000000" w:rsidR="00000000" w:rsidRPr="00000000">
        <w:rPr>
          <w:rtl w:val="0"/>
        </w:rPr>
        <w:t xml:space="preserve"> This might be in </w:t>
      </w:r>
      <w:r w:rsidDel="00000000" w:rsidR="00000000" w:rsidRPr="00000000">
        <w:rPr>
          <w:rFonts w:ascii="Roboto Mono" w:cs="Roboto Mono" w:eastAsia="Roboto Mono" w:hAnsi="Roboto Mono"/>
          <w:color w:val="188038"/>
          <w:rtl w:val="0"/>
        </w:rPr>
        <w:t xml:space="preserve">/etc/logstash/conf.d/</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02-enrichment.conf</w:t>
      </w:r>
      <w:r w:rsidDel="00000000" w:rsidR="00000000" w:rsidRPr="00000000">
        <w:rPr>
          <w:rtl w:val="0"/>
        </w:rPr>
        <w:t xml:space="preserve"> or a similar file that processes your syslog input).</w:t>
      </w:r>
    </w:p>
    <w:p w:rsidR="00000000" w:rsidDel="00000000" w:rsidP="00000000" w:rsidRDefault="00000000" w:rsidRPr="00000000" w14:paraId="000006B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/etc/logstash/conf.d/logstash.conf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Replace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actual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r>
    </w:p>
    <w:p w:rsidR="00000000" w:rsidDel="00000000" w:rsidP="00000000" w:rsidRDefault="00000000" w:rsidRPr="00000000" w14:paraId="000006B8">
      <w:pPr>
        <w:numPr>
          <w:ilvl w:val="0"/>
          <w:numId w:val="53"/>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Add the following </w:t>
      </w:r>
      <w:r w:rsidDel="00000000" w:rsidR="00000000" w:rsidRPr="00000000">
        <w:rPr>
          <w:rFonts w:ascii="Roboto Mono" w:cs="Roboto Mono" w:eastAsia="Roboto Mono" w:hAnsi="Roboto Mono"/>
          <w:b w:val="1"/>
          <w:bCs w:val="1"/>
          <w:color w:val="188038"/>
          <w:rtl w:val="0"/>
        </w:rPr>
        <w:t xml:space="preserve">filter</w:t>
      </w:r>
      <w:r w:rsidDel="00000000" w:rsidR="00000000" w:rsidRPr="00000000">
        <w:rPr>
          <w:b w:val="1"/>
          <w:bCs w:val="1"/>
          <w:rtl w:val="0"/>
        </w:rPr>
        <w:t xml:space="preserve"> block:</w:t>
      </w:r>
      <w:r w:rsidDel="00000000" w:rsidR="00000000" w:rsidRPr="00000000">
        <w:rPr>
          <w:rtl w:val="0"/>
        </w:rPr>
      </w:r>
    </w:p>
    <w:p w:rsidR="00000000" w:rsidDel="00000000" w:rsidP="00000000" w:rsidRDefault="00000000" w:rsidRPr="00000000" w14:paraId="000006B9">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input {</w:t>
      </w:r>
    </w:p>
    <w:p w:rsidR="00000000" w:rsidDel="00000000" w:rsidP="00000000" w:rsidRDefault="00000000" w:rsidRPr="00000000" w14:paraId="000006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Your existing input configuration (e.g., syslog, filebeat)</w:t>
      </w:r>
    </w:p>
    <w:p w:rsidR="00000000" w:rsidDel="00000000" w:rsidP="00000000" w:rsidRDefault="00000000" w:rsidRPr="00000000" w14:paraId="000006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syslog {</w:t>
      </w:r>
    </w:p>
    <w:p w:rsidR="00000000" w:rsidDel="00000000" w:rsidP="00000000" w:rsidRDefault="00000000" w:rsidRPr="00000000" w14:paraId="000006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 =&gt; 514</w:t>
      </w:r>
    </w:p>
    <w:p w:rsidR="00000000" w:rsidDel="00000000" w:rsidP="00000000" w:rsidRDefault="00000000" w:rsidRPr="00000000" w14:paraId="000006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other syslog options</w:t>
      </w:r>
    </w:p>
    <w:p w:rsidR="00000000" w:rsidDel="00000000" w:rsidP="00000000" w:rsidRDefault="00000000" w:rsidRPr="00000000" w14:paraId="000006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C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filter {</w:t>
      </w:r>
    </w:p>
    <w:p w:rsidR="00000000" w:rsidDel="00000000" w:rsidP="00000000" w:rsidRDefault="00000000" w:rsidRPr="00000000" w14:paraId="000006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[program] == "etcd" {</w:t>
      </w:r>
    </w:p>
    <w:p w:rsidR="00000000" w:rsidDel="00000000" w:rsidP="00000000" w:rsidRDefault="00000000" w:rsidRPr="00000000" w14:paraId="000006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Option 1: Directly assign the cluster name based on logsource pattern</w:t>
      </w:r>
    </w:p>
    <w:p w:rsidR="00000000" w:rsidDel="00000000" w:rsidP="00000000" w:rsidRDefault="00000000" w:rsidRPr="00000000" w14:paraId="000006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This assumes all "resilient-db" logsources belong to the "resilient" cluster.</w:t>
      </w:r>
    </w:p>
    <w:p w:rsidR="00000000" w:rsidDel="00000000" w:rsidP="00000000" w:rsidRDefault="00000000" w:rsidRPr="00000000" w14:paraId="000006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[logsource] =~ /^resilient-db/ {</w:t>
      </w:r>
    </w:p>
    <w:p w:rsidR="00000000" w:rsidDel="00000000" w:rsidP="00000000" w:rsidRDefault="00000000" w:rsidRPr="00000000" w14:paraId="000006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mutate {</w:t>
      </w:r>
    </w:p>
    <w:p w:rsidR="00000000" w:rsidDel="00000000" w:rsidP="00000000" w:rsidRDefault="00000000" w:rsidRPr="00000000" w14:paraId="000006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add_field =&gt; { "etcd_cluster_name" =&gt; "resilient" }</w:t>
      </w:r>
    </w:p>
    <w:p w:rsidR="00000000" w:rsidDel="00000000" w:rsidP="00000000" w:rsidRDefault="00000000" w:rsidRPr="00000000" w14:paraId="000006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You would add more 'else if' blocks for other clusters (e.g., if you had "customerA-etcd-1" for "customerA" cluster)</w:t>
      </w:r>
    </w:p>
    <w:p w:rsidR="00000000" w:rsidDel="00000000" w:rsidP="00000000" w:rsidRDefault="00000000" w:rsidRPr="00000000" w14:paraId="000006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else if [logsource] =~ /^customerA-etcd/ {</w:t>
      </w:r>
    </w:p>
    <w:p w:rsidR="00000000" w:rsidDel="00000000" w:rsidP="00000000" w:rsidRDefault="00000000" w:rsidRPr="00000000" w14:paraId="000006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mutate {</w:t>
      </w:r>
    </w:p>
    <w:p w:rsidR="00000000" w:rsidDel="00000000" w:rsidP="00000000" w:rsidRDefault="00000000" w:rsidRPr="00000000" w14:paraId="000006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add_field =&gt; { "etcd_cluster_name" =&gt; "customerA" }</w:t>
      </w:r>
    </w:p>
    <w:p w:rsidR="00000000" w:rsidDel="00000000" w:rsidP="00000000" w:rsidRDefault="00000000" w:rsidRPr="00000000" w14:paraId="000006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6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6D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Option 2: Extract the etcd name and use it, or map it to a cluster token (more flexible if you have dynamic naming)</w:t>
      </w:r>
    </w:p>
    <w:p w:rsidR="00000000" w:rsidDel="00000000" w:rsidP="00000000" w:rsidRDefault="00000000" w:rsidRPr="00000000" w14:paraId="000006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This requires the ETCD_NAME or ETCD_INITIAL_CLUSTER_TOKEN to be present in the log message.</w:t>
      </w:r>
    </w:p>
    <w:p w:rsidR="00000000" w:rsidDel="00000000" w:rsidP="00000000" w:rsidRDefault="00000000" w:rsidRPr="00000000" w14:paraId="000006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If your etcd logs contain the ETCD_NAME, you could extract it.</w:t>
      </w:r>
    </w:p>
    <w:p w:rsidR="00000000" w:rsidDel="00000000" w:rsidP="00000000" w:rsidRDefault="00000000" w:rsidRPr="00000000" w14:paraId="000006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For example, if your message was like: "etcd[12345]: resilient-db1: ... "</w:t>
      </w:r>
    </w:p>
    <w:p w:rsidR="00000000" w:rsidDel="00000000" w:rsidP="00000000" w:rsidRDefault="00000000" w:rsidRPr="00000000" w14:paraId="000006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grok {</w:t>
      </w:r>
    </w:p>
    <w:p w:rsidR="00000000" w:rsidDel="00000000" w:rsidP="00000000" w:rsidRDefault="00000000" w:rsidRPr="00000000" w14:paraId="000006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match =&gt; { "message" =&gt; "%{GREEDYDATA:etcd_log_prefix}: %{DATA:etcd_node_name}: %{GREEDYDATA:etcd_log_message}" }</w:t>
      </w:r>
    </w:p>
    <w:p w:rsidR="00000000" w:rsidDel="00000000" w:rsidP="00000000" w:rsidRDefault="00000000" w:rsidRPr="00000000" w14:paraId="000006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6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if [etcd_node_name] =~ /^resilient-db/ {</w:t>
      </w:r>
    </w:p>
    <w:p w:rsidR="00000000" w:rsidDel="00000000" w:rsidP="00000000" w:rsidRDefault="00000000" w:rsidRPr="00000000" w14:paraId="000006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mutate {</w:t>
      </w:r>
    </w:p>
    <w:p w:rsidR="00000000" w:rsidDel="00000000" w:rsidP="00000000" w:rsidRDefault="00000000" w:rsidRPr="00000000" w14:paraId="000006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add_field =&gt; { "etcd_cluster_token" =&gt; "resilient" }</w:t>
      </w:r>
    </w:p>
    <w:p w:rsidR="00000000" w:rsidDel="00000000" w:rsidP="00000000" w:rsidRDefault="00000000" w:rsidRPr="00000000" w14:paraId="000006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6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6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Option 3: If you can somehow get the ETCD_INITIAL_CLUSTER_TOKEN into the log message (less common)</w:t>
      </w:r>
    </w:p>
    <w:p w:rsidR="00000000" w:rsidDel="00000000" w:rsidP="00000000" w:rsidRDefault="00000000" w:rsidRPr="00000000" w14:paraId="000006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grok {</w:t>
      </w:r>
    </w:p>
    <w:p w:rsidR="00000000" w:rsidDel="00000000" w:rsidP="00000000" w:rsidRDefault="00000000" w:rsidRPr="00000000" w14:paraId="000006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match =&gt; { "message" =&gt; ".*ETCD_INITIAL_CLUSTER_TOKEN=(?&lt;etcd_cluster_token&gt;[^ ]+).*" }</w:t>
      </w:r>
    </w:p>
    <w:p w:rsidR="00000000" w:rsidDel="00000000" w:rsidP="00000000" w:rsidRDefault="00000000" w:rsidRPr="00000000" w14:paraId="000006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6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E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 {</w:t>
      </w:r>
    </w:p>
    <w:p w:rsidR="00000000" w:rsidDel="00000000" w:rsidP="00000000" w:rsidRDefault="00000000" w:rsidRPr="00000000" w14:paraId="000006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Your existing output configuration (e.g., elasticsearch)</w:t>
      </w:r>
    </w:p>
    <w:p w:rsidR="00000000" w:rsidDel="00000000" w:rsidP="00000000" w:rsidRDefault="00000000" w:rsidRPr="00000000" w14:paraId="000006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elasticsearch {</w:t>
      </w:r>
    </w:p>
    <w:p w:rsidR="00000000" w:rsidDel="00000000" w:rsidP="00000000" w:rsidRDefault="00000000" w:rsidRPr="00000000" w14:paraId="000006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hosts =&gt; ["localhost:9200"]</w:t>
      </w:r>
    </w:p>
    <w:p w:rsidR="00000000" w:rsidDel="00000000" w:rsidP="00000000" w:rsidRDefault="00000000" w:rsidRPr="00000000" w14:paraId="000006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=&gt; "logstash-syslog-%{+YYYY.MM.dd}"</w:t>
      </w:r>
    </w:p>
    <w:p w:rsidR="00000000" w:rsidDel="00000000" w:rsidP="00000000" w:rsidRDefault="00000000" w:rsidRPr="00000000" w14:paraId="000006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other elasticsearch options</w:t>
      </w:r>
    </w:p>
    <w:p w:rsidR="00000000" w:rsidDel="00000000" w:rsidP="00000000" w:rsidRDefault="00000000" w:rsidRPr="00000000" w14:paraId="000006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E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EE">
      <w:pPr>
        <w:numPr>
          <w:ilvl w:val="0"/>
          <w:numId w:val="53"/>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Save the Logstash configuration file.</w:t>
      </w:r>
    </w:p>
    <w:p w:rsidR="00000000" w:rsidDel="00000000" w:rsidP="00000000" w:rsidRDefault="00000000" w:rsidRPr="00000000" w14:paraId="000006EF">
      <w:pPr>
        <w:numPr>
          <w:ilvl w:val="0"/>
          <w:numId w:val="53"/>
        </w:numPr>
        <w:spacing w:after="240" w:before="0" w:beforeAutospacing="0" w:lineRule="auto"/>
        <w:ind w:left="720" w:hanging="360"/>
      </w:pPr>
      <w:r w:rsidDel="00000000" w:rsidR="00000000" w:rsidRPr="00000000">
        <w:rPr>
          <w:b w:val="1"/>
          <w:bCs w:val="1"/>
          <w:rtl w:val="0"/>
        </w:rPr>
        <w:t xml:space="preserve">Test the Logstash configuration (optional but highly recommended):</w:t>
      </w:r>
      <w:r w:rsidDel="00000000" w:rsidR="00000000" w:rsidRPr="00000000">
        <w:rPr>
          <w:rtl w:val="0"/>
        </w:rPr>
      </w:r>
    </w:p>
    <w:p w:rsidR="00000000" w:rsidDel="00000000" w:rsidP="00000000" w:rsidRDefault="00000000" w:rsidRPr="00000000" w14:paraId="000006F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/usr/share/logstash/bin/logstash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--path.settings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/etc/logstash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--config.test_and_exit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/etc/logstash/conf.d/logstash.conf</w:t>
      </w:r>
      <w:r w:rsidDel="00000000" w:rsidR="00000000" w:rsidRPr="00000000">
        <w:rPr>
          <w:rtl w:val="0"/>
        </w:rPr>
      </w:r>
    </w:p>
    <w:p w:rsidR="00000000" w:rsidDel="00000000" w:rsidP="00000000" w:rsidRDefault="00000000" w:rsidRPr="00000000" w14:paraId="000006F1">
      <w:pPr>
        <w:numPr>
          <w:ilvl w:val="0"/>
          <w:numId w:val="53"/>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Restart Logstash service:</w:t>
      </w:r>
      <w:r w:rsidDel="00000000" w:rsidR="00000000" w:rsidRPr="00000000">
        <w:rPr>
          <w:rtl w:val="0"/>
        </w:rPr>
      </w:r>
    </w:p>
    <w:p w:rsidR="00000000" w:rsidDel="00000000" w:rsidP="00000000" w:rsidRDefault="00000000" w:rsidRPr="00000000" w14:paraId="000006F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tl w:val="0"/>
        </w:rPr>
      </w:r>
    </w:p>
    <w:p w:rsidR="00000000" w:rsidDel="00000000" w:rsidP="00000000" w:rsidRDefault="00000000" w:rsidRPr="00000000" w14:paraId="000006F3">
      <w:pPr>
        <w:pStyle w:val="Heading3"/>
        <w:keepNext w:val="0"/>
        <w:keepLines w:val="0"/>
        <w:spacing w:before="280" w:lineRule="auto"/>
        <w:rPr>
          <w:b w:val="1"/>
          <w:bCs w:val="1"/>
          <w:color w:val="000000"/>
          <w:sz w:val="26"/>
          <w:szCs w:val="26"/>
        </w:rPr>
      </w:pPr>
      <w:bookmarkStart w:colFirst="0" w:colLast="0" w:name="_24nmuhh4lfen" w:id="108"/>
      <w:bookmarkEnd w:id="108"/>
      <w:r w:rsidDel="00000000" w:rsidR="00000000" w:rsidRPr="00000000">
        <w:rPr>
          <w:rtl w:val="0"/>
        </w:rPr>
        <w:t xml:space="preserve"></w:t>
      </w:r>
      <w:r w:rsidDel="00000000" w:rsidR="00000000" w:rsidRPr="00000000">
        <w:rPr>
          <w:b w:val="1"/>
          <w:bCs w:val="1"/>
          <w:color w:val="000000"/>
          <w:sz w:val="26"/>
          <w:szCs w:val="26"/>
          <w:rtl w:val="0"/>
        </w:rPr>
        <w:t xml:space="preserve">How to Query Once Logstash is Updated:</w:t>
      </w:r>
    </w:p>
    <w:p w:rsidR="00000000" w:rsidDel="00000000" w:rsidP="00000000" w:rsidRDefault="00000000" w:rsidRPr="00000000" w14:paraId="000006F4">
      <w:pPr>
        <w:spacing w:after="240" w:before="240" w:lineRule="auto"/>
        <w:rPr/>
      </w:pPr>
      <w:r w:rsidDel="00000000" w:rsidR="00000000" w:rsidRPr="00000000">
        <w:rPr>
          <w:rtl w:val="0"/>
        </w:rPr>
        <w:t xml:space="preserve">After Logstash has been restarted and new </w:t>
      </w:r>
      <w:r w:rsidDel="00000000" w:rsidR="00000000" w:rsidRPr="00000000">
        <w:rPr>
          <w:rFonts w:ascii="Roboto Mono" w:cs="Roboto Mono" w:eastAsia="Roboto Mono" w:hAnsi="Roboto Mono"/>
          <w:color w:val="188038"/>
          <w:rtl w:val="0"/>
        </w:rPr>
        <w:t xml:space="preserve">etcd</w:t>
      </w:r>
      <w:r w:rsidDel="00000000" w:rsidR="00000000" w:rsidRPr="00000000">
        <w:rPr>
          <w:rtl w:val="0"/>
        </w:rPr>
        <w:t xml:space="preserve"> logs flow through it, they will be enriched with the </w:t>
      </w:r>
      <w:r w:rsidDel="00000000" w:rsidR="00000000" w:rsidRPr="00000000">
        <w:rPr>
          <w:rFonts w:ascii="Roboto Mono" w:cs="Roboto Mono" w:eastAsia="Roboto Mono" w:hAnsi="Roboto Mono"/>
          <w:color w:val="188038"/>
          <w:rtl w:val="0"/>
        </w:rPr>
        <w:t xml:space="preserve">etcd_cluster_name</w:t>
      </w:r>
      <w:r w:rsidDel="00000000" w:rsidR="00000000" w:rsidRPr="00000000">
        <w:rPr>
          <w:rtl w:val="0"/>
        </w:rPr>
        <w:t xml:space="preserve"> field.</w:t>
      </w:r>
    </w:p>
    <w:p w:rsidR="00000000" w:rsidDel="00000000" w:rsidP="00000000" w:rsidRDefault="00000000" w:rsidRPr="00000000" w14:paraId="000006F5">
      <w:pPr>
        <w:numPr>
          <w:ilvl w:val="0"/>
          <w:numId w:val="56"/>
        </w:numPr>
        <w:spacing w:after="0" w:afterAutospacing="0" w:before="240" w:lineRule="auto"/>
        <w:ind w:left="720" w:hanging="360"/>
      </w:pPr>
      <w:r w:rsidDel="00000000" w:rsidR="00000000" w:rsidRPr="00000000">
        <w:rPr>
          <w:b w:val="1"/>
          <w:bCs w:val="1"/>
          <w:rtl w:val="0"/>
        </w:rPr>
        <w:t xml:space="preserve">Generate some new </w:t>
      </w:r>
      <w:r w:rsidDel="00000000" w:rsidR="00000000" w:rsidRPr="00000000">
        <w:rPr>
          <w:rFonts w:ascii="Roboto Mono" w:cs="Roboto Mono" w:eastAsia="Roboto Mono" w:hAnsi="Roboto Mono"/>
          <w:b w:val="1"/>
          <w:bCs w:val="1"/>
          <w:color w:val="188038"/>
          <w:rtl w:val="0"/>
        </w:rPr>
        <w:t xml:space="preserve">etcd</w:t>
      </w:r>
      <w:r w:rsidDel="00000000" w:rsidR="00000000" w:rsidRPr="00000000">
        <w:rPr>
          <w:b w:val="1"/>
          <w:bCs w:val="1"/>
          <w:rtl w:val="0"/>
        </w:rPr>
        <w:t xml:space="preserve"> logs</w:t>
      </w:r>
      <w:r w:rsidDel="00000000" w:rsidR="00000000" w:rsidRPr="00000000">
        <w:rPr>
          <w:rtl w:val="0"/>
        </w:rPr>
        <w:t xml:space="preserve"> on your DB nodes (just let them run normally, or restart them if you want fresh startup logs).</w:t>
      </w:r>
    </w:p>
    <w:p w:rsidR="00000000" w:rsidDel="00000000" w:rsidP="00000000" w:rsidRDefault="00000000" w:rsidRPr="00000000" w14:paraId="000006F6">
      <w:pPr>
        <w:numPr>
          <w:ilvl w:val="0"/>
          <w:numId w:val="56"/>
        </w:numPr>
        <w:spacing w:after="240" w:before="0" w:beforeAutospacing="0" w:lineRule="auto"/>
        <w:ind w:left="720" w:hanging="360"/>
      </w:pPr>
      <w:r w:rsidDel="00000000" w:rsidR="00000000" w:rsidRPr="00000000">
        <w:rPr>
          <w:b w:val="1"/>
          <w:bCs w:val="1"/>
          <w:rtl w:val="0"/>
        </w:rPr>
        <w:t xml:space="preserve">Query Elasticsearch:</w:t>
        <w:br w:type="textWrapping"/>
      </w:r>
      <w:r w:rsidDel="00000000" w:rsidR="00000000" w:rsidRPr="00000000">
        <w:rPr>
          <w:rtl w:val="0"/>
        </w:rPr>
        <w:t xml:space="preserve">Bash</w:t>
      </w:r>
    </w:p>
    <w:p w:rsidR="00000000" w:rsidDel="00000000" w:rsidP="00000000" w:rsidRDefault="00000000" w:rsidRPr="00000000" w14:paraId="000006F7">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curl -s -X GET "http://localhost:9200/_all/_search?pretty" -H 'Content-Type: application/json' -d'</w:t>
      </w:r>
    </w:p>
    <w:p w:rsidR="00000000" w:rsidDel="00000000" w:rsidP="00000000" w:rsidRDefault="00000000" w:rsidRPr="00000000" w14:paraId="000006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"query": {</w:t>
      </w:r>
    </w:p>
    <w:p w:rsidR="00000000" w:rsidDel="00000000" w:rsidP="00000000" w:rsidRDefault="00000000" w:rsidRPr="00000000" w14:paraId="000006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"bool": {</w:t>
      </w:r>
    </w:p>
    <w:p w:rsidR="00000000" w:rsidDel="00000000" w:rsidP="00000000" w:rsidRDefault="00000000" w:rsidRPr="00000000" w14:paraId="000006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"must": [</w:t>
      </w:r>
    </w:p>
    <w:p w:rsidR="00000000" w:rsidDel="00000000" w:rsidP="00000000" w:rsidRDefault="00000000" w:rsidRPr="00000000" w14:paraId="000006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"term": {</w:t>
      </w:r>
    </w:p>
    <w:p w:rsidR="00000000" w:rsidDel="00000000" w:rsidP="00000000" w:rsidRDefault="00000000" w:rsidRPr="00000000" w14:paraId="000006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"program.keyword": "etcd"</w:t>
      </w:r>
    </w:p>
    <w:p w:rsidR="00000000" w:rsidDel="00000000" w:rsidP="00000000" w:rsidRDefault="00000000" w:rsidRPr="00000000" w14:paraId="000006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7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7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7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"term": {</w:t>
      </w:r>
    </w:p>
    <w:p w:rsidR="00000000" w:rsidDel="00000000" w:rsidP="00000000" w:rsidRDefault="00000000" w:rsidRPr="00000000" w14:paraId="000007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"etcd_cluster_name.keyword": "resilient" </w:t>
      </w:r>
    </w:p>
    <w:p w:rsidR="00000000" w:rsidDel="00000000" w:rsidP="00000000" w:rsidRDefault="00000000" w:rsidRPr="00000000" w14:paraId="000007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7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7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7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7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7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jq</w:t>
      </w:r>
    </w:p>
    <w:p w:rsidR="00000000" w:rsidDel="00000000" w:rsidP="00000000" w:rsidRDefault="00000000" w:rsidRPr="00000000" w14:paraId="0000070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0B">
      <w:pPr>
        <w:numPr>
          <w:ilvl w:val="0"/>
          <w:numId w:val="56"/>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Expected Output:</w:t>
      </w:r>
      <w:r w:rsidDel="00000000" w:rsidR="00000000" w:rsidRPr="00000000">
        <w:rPr>
          <w:rtl w:val="0"/>
        </w:rPr>
        <w:t xml:space="preserve"> You will get </w:t>
      </w:r>
      <w:r w:rsidDel="00000000" w:rsidR="00000000" w:rsidRPr="00000000">
        <w:rPr>
          <w:i w:val="1"/>
          <w:iCs w:val="1"/>
          <w:rtl w:val="0"/>
        </w:rPr>
        <w:t xml:space="preserve">all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etcd</w:t>
      </w:r>
      <w:r w:rsidDel="00000000" w:rsidR="00000000" w:rsidRPr="00000000">
        <w:rPr>
          <w:rtl w:val="0"/>
        </w:rPr>
        <w:t xml:space="preserve"> logs from your </w:t>
      </w:r>
      <w:r w:rsidDel="00000000" w:rsidR="00000000" w:rsidRPr="00000000">
        <w:rPr>
          <w:rFonts w:ascii="Roboto Mono" w:cs="Roboto Mono" w:eastAsia="Roboto Mono" w:hAnsi="Roboto Mono"/>
          <w:color w:val="188038"/>
          <w:rtl w:val="0"/>
        </w:rPr>
        <w:t xml:space="preserve">resilient</w:t>
      </w:r>
      <w:r w:rsidDel="00000000" w:rsidR="00000000" w:rsidRPr="00000000">
        <w:rPr>
          <w:rtl w:val="0"/>
        </w:rPr>
        <w:t xml:space="preserve"> cluster (currently </w:t>
      </w:r>
      <w:r w:rsidDel="00000000" w:rsidR="00000000" w:rsidRPr="00000000">
        <w:rPr>
          <w:rFonts w:ascii="Roboto Mono" w:cs="Roboto Mono" w:eastAsia="Roboto Mono" w:hAnsi="Roboto Mono"/>
          <w:color w:val="188038"/>
          <w:rtl w:val="0"/>
        </w:rPr>
        <w:t xml:space="preserve">resilient-db1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resilient-db2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resilient-db3</w:t>
      </w:r>
      <w:r w:rsidDel="00000000" w:rsidR="00000000" w:rsidRPr="00000000">
        <w:rPr>
          <w:rtl w:val="0"/>
        </w:rPr>
        <w:t xml:space="preserve">) with the new </w:t>
      </w:r>
      <w:r w:rsidDel="00000000" w:rsidR="00000000" w:rsidRPr="00000000">
        <w:rPr>
          <w:rFonts w:ascii="Roboto Mono" w:cs="Roboto Mono" w:eastAsia="Roboto Mono" w:hAnsi="Roboto Mono"/>
          <w:color w:val="188038"/>
          <w:rtl w:val="0"/>
        </w:rPr>
        <w:t xml:space="preserve">etcd_cluster_name: "resilient"</w:t>
      </w:r>
      <w:r w:rsidDel="00000000" w:rsidR="00000000" w:rsidRPr="00000000">
        <w:rPr>
          <w:rtl w:val="0"/>
        </w:rPr>
        <w:t xml:space="preserve"> field in their </w:t>
      </w:r>
      <w:r w:rsidDel="00000000" w:rsidR="00000000" w:rsidRPr="00000000">
        <w:rPr>
          <w:rFonts w:ascii="Roboto Mono" w:cs="Roboto Mono" w:eastAsia="Roboto Mono" w:hAnsi="Roboto Mono"/>
          <w:color w:val="188038"/>
          <w:rtl w:val="0"/>
        </w:rPr>
        <w:t xml:space="preserve">_source</w:t>
      </w:r>
      <w:r w:rsidDel="00000000" w:rsidR="00000000" w:rsidRPr="00000000">
        <w:rPr>
          <w:rtl w:val="0"/>
        </w:rPr>
        <w:t xml:space="preserve">. This directly answers your manager's question for a scalable, explicit way to filter by cluster.</w:t>
      </w:r>
    </w:p>
    <w:p w:rsidR="00000000" w:rsidDel="00000000" w:rsidP="00000000" w:rsidRDefault="00000000" w:rsidRPr="00000000" w14:paraId="0000070C">
      <w:pPr>
        <w:spacing w:after="240" w:before="240" w:lineRule="auto"/>
        <w:rPr/>
      </w:pPr>
      <w:r w:rsidDel="00000000" w:rsidR="00000000" w:rsidRPr="00000000">
        <w:rPr>
          <w:rtl w:val="0"/>
        </w:rPr>
        <w:t xml:space="preserve">OutPUT: </w:t>
      </w:r>
      <w:hyperlink r:id="rId44">
        <w:r w:rsidDel="00000000" w:rsidR="00000000" w:rsidRPr="00000000">
          <w:rPr>
            <w:color w:val="1155cc"/>
            <w:u w:val="single"/>
            <w:rtl w:val="0"/>
          </w:rPr>
          <w:t xml:space="preserve">https://screenshot.googleplex.com/PM3sEZR86wTCXrV</w:t>
        </w:r>
      </w:hyperlink>
      <w:r w:rsidDel="00000000" w:rsidR="00000000" w:rsidRPr="00000000">
        <w:rPr>
          <w:rtl w:val="0"/>
        </w:rPr>
      </w:r>
    </w:p>
    <w:p w:rsidR="00000000" w:rsidDel="00000000" w:rsidP="00000000" w:rsidRDefault="00000000" w:rsidRPr="00000000" w14:paraId="0000070D">
      <w:pPr>
        <w:spacing w:after="240" w:before="240" w:lineRule="auto"/>
        <w:rPr/>
      </w:pPr>
      <w:r w:rsidDel="00000000" w:rsidR="00000000" w:rsidRPr="00000000">
        <w:rPr>
          <w:rtl w:val="0"/>
        </w:rPr>
      </w:r>
    </w:p>
    <w:p w:rsidR="00000000" w:rsidDel="00000000" w:rsidP="00000000" w:rsidRDefault="00000000" w:rsidRPr="00000000" w14:paraId="0000070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0o4nt2uk6m2" w:id="109"/>
      <w:bookmarkEnd w:id="1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Scalable HA Deployment</w:t>
      </w:r>
      <w:r w:rsidDel="00000000" w:rsidR="00000000" w:rsidRPr="00000000">
        <w:rPr>
          <w:rtl w:val="0"/>
        </w:rPr>
      </w:r>
    </w:p>
    <w:p w:rsidR="00000000" w:rsidDel="00000000" w:rsidP="00000000" w:rsidRDefault="00000000" w:rsidRPr="00000000" w14:paraId="0000071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uj8vjgbijl8" w:id="110"/>
      <w:bookmarkEnd w:id="1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ELK - Scalable</w:t>
      </w:r>
      <w:r w:rsidDel="00000000" w:rsidR="00000000" w:rsidRPr="00000000">
        <w:rPr>
          <w:rtl w:val="0"/>
        </w:rPr>
      </w:r>
    </w:p>
    <w:p w:rsidR="00000000" w:rsidDel="00000000" w:rsidP="00000000" w:rsidRDefault="00000000" w:rsidRPr="00000000" w14:paraId="00000712">
      <w:pPr>
        <w:pStyle w:val="Heading3"/>
        <w:keepNext w:val="0"/>
        <w:keepLines w:val="0"/>
        <w:spacing w:before="280" w:lineRule="auto"/>
        <w:rPr>
          <w:b w:val="1"/>
          <w:bCs w:val="1"/>
          <w:color w:val="000000"/>
          <w:sz w:val="26"/>
          <w:szCs w:val="26"/>
        </w:rPr>
      </w:pPr>
      <w:bookmarkStart w:colFirst="0" w:colLast="0" w:name="_879va3rf7abs" w:id="111"/>
      <w:bookmarkEnd w:id="111"/>
      <w:r w:rsidDel="00000000" w:rsidR="00000000" w:rsidRPr="00000000">
        <w:rPr>
          <w:b w:val="1"/>
          <w:bCs w:val="1"/>
          <w:color w:val="000000"/>
          <w:sz w:val="26"/>
          <w:szCs w:val="26"/>
          <w:rtl w:val="0"/>
        </w:rPr>
        <w:t xml:space="preserve">Observability: Setting up ELK Stack for Log Management</w:t>
      </w:r>
    </w:p>
    <w:p w:rsidR="00000000" w:rsidDel="00000000" w:rsidP="00000000" w:rsidRDefault="00000000" w:rsidRPr="00000000" w14:paraId="00000713">
      <w:pPr>
        <w:spacing w:after="240" w:before="240" w:lineRule="auto"/>
        <w:rPr/>
      </w:pPr>
      <w:r w:rsidDel="00000000" w:rsidR="00000000" w:rsidRPr="00000000">
        <w:rPr>
          <w:rtl w:val="0"/>
        </w:rPr>
        <w:t xml:space="preserve">This guide outlines the steps to set up Elasticsearch and Logstash for centralized log management, including configuring rsyslog to forward specific logs.</w:t>
      </w:r>
    </w:p>
    <w:p w:rsidR="00000000" w:rsidDel="00000000" w:rsidP="00000000" w:rsidRDefault="00000000" w:rsidRPr="00000000" w14:paraId="00000714">
      <w:pPr>
        <w:spacing w:after="240" w:before="240" w:lineRule="auto"/>
        <w:rPr>
          <w:b w:val="1"/>
          <w:bCs w:val="1"/>
        </w:rPr>
      </w:pPr>
      <w:r w:rsidDel="00000000" w:rsidR="00000000" w:rsidRPr="00000000">
        <w:rPr>
          <w:b w:val="1"/>
          <w:bCs w:val="1"/>
          <w:rtl w:val="0"/>
        </w:rPr>
        <w:t xml:space="preserve">Plan:</w:t>
      </w:r>
    </w:p>
    <w:p w:rsidR="00000000" w:rsidDel="00000000" w:rsidP="00000000" w:rsidRDefault="00000000" w:rsidRPr="00000000" w14:paraId="00000715">
      <w:pPr>
        <w:numPr>
          <w:ilvl w:val="0"/>
          <w:numId w:val="58"/>
        </w:numPr>
        <w:spacing w:after="0" w:afterAutospacing="0" w:before="240" w:lineRule="auto"/>
        <w:ind w:left="720" w:hanging="360"/>
      </w:pPr>
      <w:r w:rsidDel="00000000" w:rsidR="00000000" w:rsidRPr="00000000">
        <w:rPr>
          <w:b w:val="1"/>
          <w:bCs w:val="1"/>
          <w:rtl w:val="0"/>
        </w:rPr>
        <w:t xml:space="preserve">Analyze the Scalable Architecture Requirements:</w:t>
      </w:r>
    </w:p>
    <w:p w:rsidR="00000000" w:rsidDel="00000000" w:rsidP="00000000" w:rsidRDefault="00000000" w:rsidRPr="00000000" w14:paraId="00000716">
      <w:pPr>
        <w:numPr>
          <w:ilvl w:val="1"/>
          <w:numId w:val="58"/>
        </w:numPr>
        <w:spacing w:after="0" w:afterAutospacing="0" w:before="0" w:beforeAutospacing="0" w:lineRule="auto"/>
        <w:ind w:left="1440" w:hanging="360"/>
      </w:pPr>
      <w:r w:rsidDel="00000000" w:rsidR="00000000" w:rsidRPr="00000000">
        <w:rPr>
          <w:b w:val="1"/>
          <w:bCs w:val="1"/>
          <w:rtl w:val="0"/>
        </w:rPr>
        <w:t xml:space="preserve">rsyslog on HA proxy nodes: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scalable-haproxy1</w:t>
      </w:r>
      <w:r w:rsidDel="00000000" w:rsidR="00000000" w:rsidRPr="00000000">
        <w:rPr>
          <w:rtl w:val="0"/>
        </w:rPr>
        <w:t xml:space="preserve"> (10.1.0.5) and </w:t>
      </w:r>
      <w:r w:rsidDel="00000000" w:rsidR="00000000" w:rsidRPr="00000000">
        <w:rPr>
          <w:rFonts w:ascii="Roboto Mono" w:cs="Roboto Mono" w:eastAsia="Roboto Mono" w:hAnsi="Roboto Mono"/>
          <w:color w:val="188038"/>
          <w:rtl w:val="0"/>
        </w:rPr>
        <w:t xml:space="preserve">scalable-haproxy2</w:t>
      </w:r>
      <w:r w:rsidDel="00000000" w:rsidR="00000000" w:rsidRPr="00000000">
        <w:rPr>
          <w:rtl w:val="0"/>
        </w:rPr>
        <w:t xml:space="preserve"> (10.1.0.3). These will run </w:t>
      </w:r>
      <w:r w:rsidDel="00000000" w:rsidR="00000000" w:rsidRPr="00000000">
        <w:rPr>
          <w:rFonts w:ascii="Roboto Mono" w:cs="Roboto Mono" w:eastAsia="Roboto Mono" w:hAnsi="Roboto Mono"/>
          <w:color w:val="188038"/>
          <w:rtl w:val="0"/>
        </w:rPr>
        <w:t xml:space="preserve">keepalived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haproxy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pgbouncer</w:t>
      </w:r>
      <w:r w:rsidDel="00000000" w:rsidR="00000000" w:rsidRPr="00000000">
        <w:rPr>
          <w:rtl w:val="0"/>
        </w:rPr>
        <w:t xml:space="preserve">.</w:t>
      </w:r>
    </w:p>
    <w:p w:rsidR="00000000" w:rsidDel="00000000" w:rsidP="00000000" w:rsidRDefault="00000000" w:rsidRPr="00000000" w14:paraId="00000717">
      <w:pPr>
        <w:numPr>
          <w:ilvl w:val="1"/>
          <w:numId w:val="58"/>
        </w:numPr>
        <w:spacing w:after="0" w:afterAutospacing="0" w:before="0" w:beforeAutospacing="0" w:lineRule="auto"/>
        <w:ind w:left="1440" w:hanging="360"/>
      </w:pPr>
      <w:r w:rsidDel="00000000" w:rsidR="00000000" w:rsidRPr="00000000">
        <w:rPr>
          <w:b w:val="1"/>
          <w:bCs w:val="1"/>
          <w:rtl w:val="0"/>
        </w:rPr>
        <w:t xml:space="preserve">rsyslog on all DBs: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scalable-db1</w:t>
      </w:r>
      <w:r w:rsidDel="00000000" w:rsidR="00000000" w:rsidRPr="00000000">
        <w:rPr>
          <w:rtl w:val="0"/>
        </w:rPr>
        <w:t xml:space="preserve"> (10.1.0.6),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 (10.1.0.7), </w:t>
      </w:r>
      <w:r w:rsidDel="00000000" w:rsidR="00000000" w:rsidRPr="00000000">
        <w:rPr>
          <w:rFonts w:ascii="Roboto Mono" w:cs="Roboto Mono" w:eastAsia="Roboto Mono" w:hAnsi="Roboto Mono"/>
          <w:color w:val="188038"/>
          <w:rtl w:val="0"/>
        </w:rPr>
        <w:t xml:space="preserve">scalable-db3</w:t>
      </w:r>
      <w:r w:rsidDel="00000000" w:rsidR="00000000" w:rsidRPr="00000000">
        <w:rPr>
          <w:rtl w:val="0"/>
        </w:rPr>
        <w:t xml:space="preserve"> (10.1.0.2). These will run </w:t>
      </w:r>
      <w:r w:rsidDel="00000000" w:rsidR="00000000" w:rsidRPr="00000000">
        <w:rPr>
          <w:rFonts w:ascii="Roboto Mono" w:cs="Roboto Mono" w:eastAsia="Roboto Mono" w:hAnsi="Roboto Mono"/>
          <w:color w:val="188038"/>
          <w:rtl w:val="0"/>
        </w:rPr>
        <w:t xml:space="preserve">alloydb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patroni</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pgbackrest</w:t>
      </w:r>
      <w:r w:rsidDel="00000000" w:rsidR="00000000" w:rsidRPr="00000000">
        <w:rPr>
          <w:rtl w:val="0"/>
        </w:rPr>
        <w:t xml:space="preserve">.</w:t>
      </w:r>
    </w:p>
    <w:p w:rsidR="00000000" w:rsidDel="00000000" w:rsidP="00000000" w:rsidRDefault="00000000" w:rsidRPr="00000000" w14:paraId="00000718">
      <w:pPr>
        <w:numPr>
          <w:ilvl w:val="1"/>
          <w:numId w:val="58"/>
        </w:numPr>
        <w:spacing w:after="240" w:before="0" w:beforeAutospacing="0" w:lineRule="auto"/>
        <w:ind w:left="1440" w:hanging="360"/>
      </w:pPr>
      <w:r w:rsidDel="00000000" w:rsidR="00000000" w:rsidRPr="00000000">
        <w:rPr>
          <w:b w:val="1"/>
          <w:bCs w:val="1"/>
          <w:rtl w:val="0"/>
        </w:rPr>
        <w:t xml:space="preserve">Elasticsearch, Logstash on external VM: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scalable-external1</w:t>
      </w:r>
      <w:r w:rsidDel="00000000" w:rsidR="00000000" w:rsidRPr="00000000">
        <w:rPr>
          <w:rtl w:val="0"/>
        </w:rPr>
        <w:t xml:space="preserve"> (10.1.0.4). This will be the ELK server.</w:t>
      </w:r>
    </w:p>
    <w:p w:rsidR="00000000" w:rsidDel="00000000" w:rsidP="00000000" w:rsidRDefault="00000000" w:rsidRPr="00000000" w14:paraId="00000719">
      <w:pPr>
        <w:spacing w:after="240" w:before="240" w:lineRule="auto"/>
        <w:rPr/>
      </w:pPr>
      <w:r w:rsidDel="00000000" w:rsidR="00000000" w:rsidRPr="00000000">
        <w:rPr>
          <w:rtl w:val="0"/>
        </w:rPr>
      </w:r>
    </w:p>
    <w:p w:rsidR="00000000" w:rsidDel="00000000" w:rsidP="00000000" w:rsidRDefault="00000000" w:rsidRPr="00000000" w14:paraId="0000071A">
      <w:pPr>
        <w:pStyle w:val="Heading4"/>
        <w:keepNext w:val="0"/>
        <w:keepLines w:val="0"/>
        <w:spacing w:after="40" w:before="240" w:lineRule="auto"/>
        <w:rPr>
          <w:b w:val="1"/>
          <w:bCs w:val="1"/>
          <w:color w:val="000000"/>
          <w:sz w:val="22"/>
          <w:szCs w:val="22"/>
        </w:rPr>
      </w:pPr>
      <w:bookmarkStart w:colFirst="0" w:colLast="0" w:name="_r30ghwhdvmw4" w:id="112"/>
      <w:bookmarkEnd w:id="112"/>
      <w:r w:rsidDel="00000000" w:rsidR="00000000" w:rsidRPr="00000000">
        <w:rPr>
          <w:b w:val="1"/>
          <w:bCs w:val="1"/>
          <w:color w:val="000000"/>
          <w:sz w:val="22"/>
          <w:szCs w:val="22"/>
          <w:rtl w:val="0"/>
        </w:rPr>
        <w:t xml:space="preserve">1. Prerequisites (on </w:t>
      </w:r>
      <w:r w:rsidDel="00000000" w:rsidR="00000000" w:rsidRPr="00000000">
        <w:rPr>
          <w:rFonts w:ascii="Roboto Mono" w:cs="Roboto Mono" w:eastAsia="Roboto Mono" w:hAnsi="Roboto Mono"/>
          <w:b w:val="1"/>
          <w:bCs w:val="1"/>
          <w:color w:val="188038"/>
          <w:sz w:val="22"/>
          <w:szCs w:val="22"/>
          <w:rtl w:val="0"/>
        </w:rPr>
        <w:t xml:space="preserve">scalable-external1</w:t>
      </w:r>
      <w:r w:rsidDel="00000000" w:rsidR="00000000" w:rsidRPr="00000000">
        <w:rPr>
          <w:b w:val="1"/>
          <w:bCs w:val="1"/>
          <w:color w:val="000000"/>
          <w:sz w:val="22"/>
          <w:szCs w:val="22"/>
          <w:rtl w:val="0"/>
        </w:rPr>
        <w:t xml:space="preserve"> vm)</w:t>
      </w:r>
    </w:p>
    <w:p w:rsidR="00000000" w:rsidDel="00000000" w:rsidP="00000000" w:rsidRDefault="00000000" w:rsidRPr="00000000" w14:paraId="0000071B">
      <w:pPr>
        <w:spacing w:after="240" w:before="240" w:lineRule="auto"/>
        <w:rPr/>
      </w:pPr>
      <w:r w:rsidDel="00000000" w:rsidR="00000000" w:rsidRPr="00000000">
        <w:rPr>
          <w:rtl w:val="0"/>
        </w:rPr>
        <w:t xml:space="preserve">Java Development Kit (JDK): Elasticsearch and Logstash require Java. Kibana includes its own Node.js binary.</w:t>
      </w:r>
    </w:p>
    <w:p w:rsidR="00000000" w:rsidDel="00000000" w:rsidP="00000000" w:rsidRDefault="00000000" w:rsidRPr="00000000" w14:paraId="0000071C">
      <w:pPr>
        <w:rPr/>
      </w:pPr>
      <w:r w:rsidDel="00000000" w:rsidR="00000000" w:rsidRPr="00000000">
        <w:rPr>
          <w:rtl w:val="0"/>
        </w:rPr>
        <w:t xml:space="preserve">Bash</w:t>
      </w:r>
    </w:p>
    <w:p w:rsidR="00000000" w:rsidDel="00000000" w:rsidP="00000000" w:rsidRDefault="00000000" w:rsidRPr="00000000" w14:paraId="0000071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java-11-openjdk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java-11-openjdk-devel</w:t>
      </w:r>
      <w:r w:rsidDel="00000000" w:rsidR="00000000" w:rsidRPr="00000000">
        <w:rPr>
          <w:rtl w:val="0"/>
        </w:rPr>
      </w:r>
    </w:p>
    <w:p w:rsidR="00000000" w:rsidDel="00000000" w:rsidP="00000000" w:rsidRDefault="00000000" w:rsidRPr="00000000" w14:paraId="0000071E">
      <w:pPr>
        <w:spacing w:after="240" w:before="240" w:lineRule="auto"/>
        <w:rPr/>
      </w:pPr>
      <w:r w:rsidDel="00000000" w:rsidR="00000000" w:rsidRPr="00000000">
        <w:rPr>
          <w:rtl w:val="0"/>
        </w:rPr>
        <w:t xml:space="preserve">Verify Java Installation:</w:t>
      </w:r>
    </w:p>
    <w:p w:rsidR="00000000" w:rsidDel="00000000" w:rsidP="00000000" w:rsidRDefault="00000000" w:rsidRPr="00000000" w14:paraId="0000071F">
      <w:pPr>
        <w:rPr/>
      </w:pPr>
      <w:r w:rsidDel="00000000" w:rsidR="00000000" w:rsidRPr="00000000">
        <w:rPr>
          <w:rtl w:val="0"/>
        </w:rPr>
        <w:t xml:space="preserve">Bash</w:t>
      </w:r>
    </w:p>
    <w:p w:rsidR="00000000" w:rsidDel="00000000" w:rsidP="00000000" w:rsidRDefault="00000000" w:rsidRPr="00000000" w14:paraId="0000072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java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-version</w:t>
      </w:r>
      <w:r w:rsidDel="00000000" w:rsidR="00000000" w:rsidRPr="00000000">
        <w:rPr>
          <w:rtl w:val="0"/>
        </w:rPr>
      </w:r>
    </w:p>
    <w:p w:rsidR="00000000" w:rsidDel="00000000" w:rsidP="00000000" w:rsidRDefault="00000000" w:rsidRPr="00000000" w14:paraId="00000721">
      <w:pPr>
        <w:spacing w:after="240" w:before="240" w:lineRule="auto"/>
        <w:rPr/>
      </w:pPr>
      <w:r w:rsidDel="00000000" w:rsidR="00000000" w:rsidRPr="00000000">
        <w:rPr>
          <w:rtl w:val="0"/>
        </w:rPr>
        <w:t xml:space="preserve">Wget, nano (if not already installed):</w:t>
      </w:r>
    </w:p>
    <w:p w:rsidR="00000000" w:rsidDel="00000000" w:rsidP="00000000" w:rsidRDefault="00000000" w:rsidRPr="00000000" w14:paraId="00000722">
      <w:pPr>
        <w:rPr/>
      </w:pPr>
      <w:r w:rsidDel="00000000" w:rsidR="00000000" w:rsidRPr="00000000">
        <w:rPr>
          <w:rtl w:val="0"/>
        </w:rPr>
        <w:t xml:space="preserve">Bash</w:t>
      </w:r>
    </w:p>
    <w:p w:rsidR="00000000" w:rsidDel="00000000" w:rsidP="00000000" w:rsidRDefault="00000000" w:rsidRPr="00000000" w14:paraId="0000072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nano</w:t>
      </w:r>
      <w:r w:rsidDel="00000000" w:rsidR="00000000" w:rsidRPr="00000000">
        <w:rPr>
          <w:rtl w:val="0"/>
        </w:rPr>
      </w:r>
    </w:p>
    <w:p w:rsidR="00000000" w:rsidDel="00000000" w:rsidP="00000000" w:rsidRDefault="00000000" w:rsidRPr="00000000" w14:paraId="00000724">
      <w:pPr>
        <w:pStyle w:val="Heading4"/>
        <w:keepNext w:val="0"/>
        <w:keepLines w:val="0"/>
        <w:spacing w:after="40" w:before="240" w:lineRule="auto"/>
        <w:rPr>
          <w:b w:val="1"/>
          <w:bCs w:val="1"/>
          <w:color w:val="000000"/>
          <w:sz w:val="22"/>
          <w:szCs w:val="22"/>
        </w:rPr>
      </w:pPr>
      <w:bookmarkStart w:colFirst="0" w:colLast="0" w:name="_m8i10nrqvrhy" w:id="113"/>
      <w:bookmarkEnd w:id="113"/>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2. Download RPMs (on </w:t>
      </w:r>
      <w:r w:rsidDel="00000000" w:rsidR="00000000" w:rsidRPr="00000000">
        <w:rPr>
          <w:rFonts w:ascii="Roboto Mono" w:cs="Roboto Mono" w:eastAsia="Roboto Mono" w:hAnsi="Roboto Mono"/>
          <w:b w:val="1"/>
          <w:bCs w:val="1"/>
          <w:color w:val="188038"/>
          <w:sz w:val="22"/>
          <w:szCs w:val="22"/>
          <w:rtl w:val="0"/>
        </w:rPr>
        <w:t xml:space="preserve">scalable-external1</w:t>
      </w:r>
      <w:r w:rsidDel="00000000" w:rsidR="00000000" w:rsidRPr="00000000">
        <w:rPr>
          <w:b w:val="1"/>
          <w:bCs w:val="1"/>
          <w:color w:val="000000"/>
          <w:sz w:val="22"/>
          <w:szCs w:val="22"/>
          <w:rtl w:val="0"/>
        </w:rPr>
        <w:t xml:space="preserve"> vm)</w:t>
      </w:r>
    </w:p>
    <w:p w:rsidR="00000000" w:rsidDel="00000000" w:rsidP="00000000" w:rsidRDefault="00000000" w:rsidRPr="00000000" w14:paraId="00000725">
      <w:pPr>
        <w:spacing w:after="240" w:before="240" w:lineRule="auto"/>
        <w:rPr/>
      </w:pPr>
      <w:r w:rsidDel="00000000" w:rsidR="00000000" w:rsidRPr="00000000">
        <w:rPr>
          <w:rtl w:val="0"/>
        </w:rPr>
        <w:t xml:space="preserve">Navigate to the </w:t>
      </w:r>
      <w:r w:rsidDel="00000000" w:rsidR="00000000" w:rsidRPr="00000000">
        <w:rPr>
          <w:rFonts w:ascii="Roboto Mono" w:cs="Roboto Mono" w:eastAsia="Roboto Mono" w:hAnsi="Roboto Mono"/>
          <w:color w:val="188038"/>
          <w:rtl w:val="0"/>
        </w:rPr>
        <w:t xml:space="preserve">/tmp</w:t>
      </w:r>
      <w:r w:rsidDel="00000000" w:rsidR="00000000" w:rsidRPr="00000000">
        <w:rPr>
          <w:rtl w:val="0"/>
        </w:rPr>
        <w:t xml:space="preserve"> directory and download the Logstash RPM package.</w:t>
      </w:r>
    </w:p>
    <w:p w:rsidR="00000000" w:rsidDel="00000000" w:rsidP="00000000" w:rsidRDefault="00000000" w:rsidRPr="00000000" w14:paraId="00000726">
      <w:pPr>
        <w:rPr/>
      </w:pPr>
      <w:r w:rsidDel="00000000" w:rsidR="00000000" w:rsidRPr="00000000">
        <w:rPr>
          <w:rtl w:val="0"/>
        </w:rPr>
        <w:t xml:space="preserve">Bash</w:t>
      </w:r>
    </w:p>
    <w:p w:rsidR="00000000" w:rsidDel="00000000" w:rsidP="00000000" w:rsidRDefault="00000000" w:rsidRPr="00000000" w14:paraId="0000072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/tmp</w:t>
      </w:r>
      <w:r w:rsidDel="00000000" w:rsidR="00000000" w:rsidRPr="00000000">
        <w:rPr>
          <w:rtl w:val="0"/>
        </w:rPr>
      </w:r>
    </w:p>
    <w:p w:rsidR="00000000" w:rsidDel="00000000" w:rsidP="00000000" w:rsidRDefault="00000000" w:rsidRPr="00000000" w14:paraId="0000072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https://artifacts.elastic.co/downloads/logstash/logstash-7.17.25-x86_64.rpm</w:t>
      </w:r>
      <w:r w:rsidDel="00000000" w:rsidR="00000000" w:rsidRPr="00000000">
        <w:rPr>
          <w:rtl w:val="0"/>
        </w:rPr>
      </w:r>
    </w:p>
    <w:p w:rsidR="00000000" w:rsidDel="00000000" w:rsidP="00000000" w:rsidRDefault="00000000" w:rsidRPr="00000000" w14:paraId="0000072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https://artifacts.elastic.co/downloads/elasticsearch/elasticsearch-7.17.25-x86_64.rpm</w:t>
      </w:r>
      <w:r w:rsidDel="00000000" w:rsidR="00000000" w:rsidRPr="00000000">
        <w:rPr>
          <w:rtl w:val="0"/>
        </w:rPr>
      </w:r>
    </w:p>
    <w:p w:rsidR="00000000" w:rsidDel="00000000" w:rsidP="00000000" w:rsidRDefault="00000000" w:rsidRPr="00000000" w14:paraId="0000072A">
      <w:pPr>
        <w:pStyle w:val="Heading4"/>
        <w:keepNext w:val="0"/>
        <w:keepLines w:val="0"/>
        <w:spacing w:after="40" w:before="240" w:lineRule="auto"/>
        <w:rPr>
          <w:b w:val="1"/>
          <w:bCs w:val="1"/>
          <w:color w:val="000000"/>
          <w:sz w:val="22"/>
          <w:szCs w:val="22"/>
        </w:rPr>
      </w:pPr>
      <w:bookmarkStart w:colFirst="0" w:colLast="0" w:name="_k9se9v595dwa" w:id="114"/>
      <w:bookmarkEnd w:id="114"/>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3. Install RPMs (on </w:t>
      </w:r>
      <w:r w:rsidDel="00000000" w:rsidR="00000000" w:rsidRPr="00000000">
        <w:rPr>
          <w:rFonts w:ascii="Roboto Mono" w:cs="Roboto Mono" w:eastAsia="Roboto Mono" w:hAnsi="Roboto Mono"/>
          <w:b w:val="1"/>
          <w:bCs w:val="1"/>
          <w:color w:val="188038"/>
          <w:sz w:val="22"/>
          <w:szCs w:val="22"/>
          <w:rtl w:val="0"/>
        </w:rPr>
        <w:t xml:space="preserve">scalable-external1</w:t>
      </w:r>
      <w:r w:rsidDel="00000000" w:rsidR="00000000" w:rsidRPr="00000000">
        <w:rPr>
          <w:b w:val="1"/>
          <w:bCs w:val="1"/>
          <w:color w:val="000000"/>
          <w:sz w:val="22"/>
          <w:szCs w:val="22"/>
          <w:rtl w:val="0"/>
        </w:rPr>
        <w:t xml:space="preserve"> vm)</w:t>
      </w:r>
    </w:p>
    <w:p w:rsidR="00000000" w:rsidDel="00000000" w:rsidP="00000000" w:rsidRDefault="00000000" w:rsidRPr="00000000" w14:paraId="0000072B">
      <w:pPr>
        <w:spacing w:after="240" w:before="240" w:lineRule="auto"/>
        <w:rPr/>
      </w:pPr>
      <w:r w:rsidDel="00000000" w:rsidR="00000000" w:rsidRPr="00000000">
        <w:rPr>
          <w:rtl w:val="0"/>
        </w:rPr>
        <w:t xml:space="preserve">Install the downloaded RPM packages. This process will also create default users and groups for each service. Logstash:</w:t>
      </w:r>
    </w:p>
    <w:p w:rsidR="00000000" w:rsidDel="00000000" w:rsidP="00000000" w:rsidRDefault="00000000" w:rsidRPr="00000000" w14:paraId="0000072C">
      <w:pPr>
        <w:rPr/>
      </w:pPr>
      <w:r w:rsidDel="00000000" w:rsidR="00000000" w:rsidRPr="00000000">
        <w:rPr>
          <w:rtl w:val="0"/>
        </w:rPr>
        <w:t xml:space="preserve">Bash</w:t>
      </w:r>
    </w:p>
    <w:p w:rsidR="00000000" w:rsidDel="00000000" w:rsidP="00000000" w:rsidRDefault="00000000" w:rsidRPr="00000000" w14:paraId="0000072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./logstash-7.17.25-x86_64.rpm</w:t>
      </w:r>
      <w:r w:rsidDel="00000000" w:rsidR="00000000" w:rsidRPr="00000000">
        <w:rPr>
          <w:rtl w:val="0"/>
        </w:rPr>
      </w:r>
    </w:p>
    <w:p w:rsidR="00000000" w:rsidDel="00000000" w:rsidP="00000000" w:rsidRDefault="00000000" w:rsidRPr="00000000" w14:paraId="0000072E">
      <w:pPr>
        <w:spacing w:after="240" w:before="240" w:lineRule="auto"/>
        <w:rPr/>
      </w:pPr>
      <w:r w:rsidDel="00000000" w:rsidR="00000000" w:rsidRPr="00000000">
        <w:rPr>
          <w:rtl w:val="0"/>
        </w:rPr>
        <w:t xml:space="preserve">Elasticsearch:</w:t>
      </w:r>
    </w:p>
    <w:p w:rsidR="00000000" w:rsidDel="00000000" w:rsidP="00000000" w:rsidRDefault="00000000" w:rsidRPr="00000000" w14:paraId="0000072F">
      <w:pPr>
        <w:rPr/>
      </w:pPr>
      <w:r w:rsidDel="00000000" w:rsidR="00000000" w:rsidRPr="00000000">
        <w:rPr>
          <w:rtl w:val="0"/>
        </w:rPr>
        <w:t xml:space="preserve">Bash</w:t>
      </w:r>
    </w:p>
    <w:p w:rsidR="00000000" w:rsidDel="00000000" w:rsidP="00000000" w:rsidRDefault="00000000" w:rsidRPr="00000000" w14:paraId="0000073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./elasticsearch-7.17.25-x86_64.rpm</w:t>
      </w:r>
      <w:r w:rsidDel="00000000" w:rsidR="00000000" w:rsidRPr="00000000">
        <w:rPr>
          <w:rtl w:val="0"/>
        </w:rPr>
      </w:r>
    </w:p>
    <w:p w:rsidR="00000000" w:rsidDel="00000000" w:rsidP="00000000" w:rsidRDefault="00000000" w:rsidRPr="00000000" w14:paraId="00000731">
      <w:pPr>
        <w:pStyle w:val="Heading4"/>
        <w:keepNext w:val="0"/>
        <w:keepLines w:val="0"/>
        <w:spacing w:after="40" w:before="240" w:lineRule="auto"/>
        <w:rPr>
          <w:b w:val="1"/>
          <w:bCs w:val="1"/>
          <w:color w:val="000000"/>
          <w:sz w:val="22"/>
          <w:szCs w:val="22"/>
        </w:rPr>
      </w:pPr>
      <w:bookmarkStart w:colFirst="0" w:colLast="0" w:name="_knmzdmrhd1n4" w:id="115"/>
      <w:bookmarkEnd w:id="115"/>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4. Configure Logstash Pipeline (on </w:t>
      </w:r>
      <w:r w:rsidDel="00000000" w:rsidR="00000000" w:rsidRPr="00000000">
        <w:rPr>
          <w:rFonts w:ascii="Roboto Mono" w:cs="Roboto Mono" w:eastAsia="Roboto Mono" w:hAnsi="Roboto Mono"/>
          <w:b w:val="1"/>
          <w:bCs w:val="1"/>
          <w:color w:val="188038"/>
          <w:sz w:val="22"/>
          <w:szCs w:val="22"/>
          <w:rtl w:val="0"/>
        </w:rPr>
        <w:t xml:space="preserve">scalable-external1</w:t>
      </w:r>
      <w:r w:rsidDel="00000000" w:rsidR="00000000" w:rsidRPr="00000000">
        <w:rPr>
          <w:b w:val="1"/>
          <w:bCs w:val="1"/>
          <w:color w:val="000000"/>
          <w:sz w:val="22"/>
          <w:szCs w:val="22"/>
          <w:rtl w:val="0"/>
        </w:rPr>
        <w:t xml:space="preserve"> vm)</w:t>
      </w:r>
    </w:p>
    <w:p w:rsidR="00000000" w:rsidDel="00000000" w:rsidP="00000000" w:rsidRDefault="00000000" w:rsidRPr="00000000" w14:paraId="00000732">
      <w:pPr>
        <w:spacing w:after="240" w:before="240" w:lineRule="auto"/>
        <w:rPr/>
      </w:pPr>
      <w:r w:rsidDel="00000000" w:rsidR="00000000" w:rsidRPr="00000000">
        <w:rPr>
          <w:rtl w:val="0"/>
        </w:rPr>
        <w:t xml:space="preserve">Create a configuration file for the input (syslog) and output (Elasticsearch).</w:t>
      </w:r>
    </w:p>
    <w:p w:rsidR="00000000" w:rsidDel="00000000" w:rsidP="00000000" w:rsidRDefault="00000000" w:rsidRPr="00000000" w14:paraId="00000733">
      <w:pPr>
        <w:rPr/>
      </w:pPr>
      <w:r w:rsidDel="00000000" w:rsidR="00000000" w:rsidRPr="00000000">
        <w:rPr>
          <w:rtl w:val="0"/>
        </w:rPr>
        <w:t xml:space="preserve">Bash</w:t>
      </w:r>
    </w:p>
    <w:p w:rsidR="00000000" w:rsidDel="00000000" w:rsidP="00000000" w:rsidRDefault="00000000" w:rsidRPr="00000000" w14:paraId="0000073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/etc/logstash/conf.d/logstash.conf</w:t>
      </w:r>
      <w:r w:rsidDel="00000000" w:rsidR="00000000" w:rsidRPr="00000000">
        <w:rPr>
          <w:rtl w:val="0"/>
        </w:rPr>
      </w:r>
    </w:p>
    <w:p w:rsidR="00000000" w:rsidDel="00000000" w:rsidP="00000000" w:rsidRDefault="00000000" w:rsidRPr="00000000" w14:paraId="00000735">
      <w:pPr>
        <w:spacing w:after="240" w:before="240" w:lineRule="auto"/>
        <w:rPr/>
      </w:pPr>
      <w:r w:rsidDel="00000000" w:rsidR="00000000" w:rsidRPr="00000000">
        <w:rPr>
          <w:rtl w:val="0"/>
        </w:rPr>
        <w:t xml:space="preserve">Add the following content to the file:</w:t>
      </w:r>
    </w:p>
    <w:p w:rsidR="00000000" w:rsidDel="00000000" w:rsidP="00000000" w:rsidRDefault="00000000" w:rsidRPr="00000000" w14:paraId="0000073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input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5044</w:t>
      </w:r>
      <w:r w:rsidDel="00000000" w:rsidR="00000000" w:rsidRPr="00000000">
        <w:rPr>
          <w:rtl w:val="0"/>
        </w:rPr>
      </w:r>
    </w:p>
    <w:p w:rsidR="00000000" w:rsidDel="00000000" w:rsidP="00000000" w:rsidRDefault="00000000" w:rsidRPr="00000000" w14:paraId="000007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3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3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3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output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elasticsearch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hosts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["http://localhost:9200"]</w:t>
      </w:r>
      <w:r w:rsidDel="00000000" w:rsidR="00000000" w:rsidRPr="00000000">
        <w:rPr>
          <w:rtl w:val="0"/>
        </w:rPr>
      </w:r>
    </w:p>
    <w:p w:rsidR="00000000" w:rsidDel="00000000" w:rsidP="00000000" w:rsidRDefault="00000000" w:rsidRPr="00000000" w14:paraId="000007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index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"logstash-syslog-%{+YYYY.MM.dd}"</w:t>
      </w:r>
      <w:r w:rsidDel="00000000" w:rsidR="00000000" w:rsidRPr="00000000">
        <w:rPr>
          <w:rtl w:val="0"/>
        </w:rPr>
      </w:r>
    </w:p>
    <w:p w:rsidR="00000000" w:rsidDel="00000000" w:rsidP="00000000" w:rsidRDefault="00000000" w:rsidRPr="00000000" w14:paraId="000007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4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42">
      <w:pPr>
        <w:spacing w:after="240" w:before="240" w:lineRule="auto"/>
        <w:rPr/>
      </w:pPr>
      <w:r w:rsidDel="00000000" w:rsidR="00000000" w:rsidRPr="00000000">
        <w:rPr>
          <w:rtl w:val="0"/>
        </w:rPr>
        <w:t xml:space="preserve">Optional: Adjust the Logstash JVM heap size in </w:t>
      </w:r>
      <w:r w:rsidDel="00000000" w:rsidR="00000000" w:rsidRPr="00000000">
        <w:rPr>
          <w:rFonts w:ascii="Roboto Mono" w:cs="Roboto Mono" w:eastAsia="Roboto Mono" w:hAnsi="Roboto Mono"/>
          <w:color w:val="188038"/>
          <w:rtl w:val="0"/>
        </w:rPr>
        <w:t xml:space="preserve">/etc/logstash/jvm.options</w:t>
      </w:r>
      <w:r w:rsidDel="00000000" w:rsidR="00000000" w:rsidRPr="00000000">
        <w:rPr>
          <w:rtl w:val="0"/>
        </w:rPr>
        <w:t xml:space="preserve">.</w:t>
      </w:r>
    </w:p>
    <w:p w:rsidR="00000000" w:rsidDel="00000000" w:rsidP="00000000" w:rsidRDefault="00000000" w:rsidRPr="00000000" w14:paraId="00000743">
      <w:pPr>
        <w:pStyle w:val="Heading4"/>
        <w:keepNext w:val="0"/>
        <w:keepLines w:val="0"/>
        <w:spacing w:after="40" w:before="240" w:lineRule="auto"/>
        <w:rPr>
          <w:b w:val="1"/>
          <w:bCs w:val="1"/>
          <w:color w:val="000000"/>
          <w:sz w:val="22"/>
          <w:szCs w:val="22"/>
        </w:rPr>
      </w:pPr>
      <w:bookmarkStart w:colFirst="0" w:colLast="0" w:name="_19m1uqi64qlg" w:id="116"/>
      <w:bookmarkEnd w:id="116"/>
      <w:r w:rsidDel="00000000" w:rsidR="00000000" w:rsidRPr="00000000">
        <w:rPr>
          <w:b w:val="1"/>
          <w:bCs w:val="1"/>
          <w:color w:val="000000"/>
          <w:sz w:val="22"/>
          <w:szCs w:val="22"/>
          <w:rtl w:val="0"/>
        </w:rPr>
        <w:t xml:space="preserve">5. Firewall Configuration (on </w:t>
      </w:r>
      <w:r w:rsidDel="00000000" w:rsidR="00000000" w:rsidRPr="00000000">
        <w:rPr>
          <w:rFonts w:ascii="Roboto Mono" w:cs="Roboto Mono" w:eastAsia="Roboto Mono" w:hAnsi="Roboto Mono"/>
          <w:b w:val="1"/>
          <w:bCs w:val="1"/>
          <w:color w:val="188038"/>
          <w:sz w:val="22"/>
          <w:szCs w:val="22"/>
          <w:rtl w:val="0"/>
        </w:rPr>
        <w:t xml:space="preserve">scalable-external1</w:t>
      </w:r>
      <w:r w:rsidDel="00000000" w:rsidR="00000000" w:rsidRPr="00000000">
        <w:rPr>
          <w:b w:val="1"/>
          <w:bCs w:val="1"/>
          <w:color w:val="000000"/>
          <w:sz w:val="22"/>
          <w:szCs w:val="22"/>
          <w:rtl w:val="0"/>
        </w:rPr>
        <w:t xml:space="preserve"> vm)</w:t>
      </w:r>
    </w:p>
    <w:p w:rsidR="00000000" w:rsidDel="00000000" w:rsidP="00000000" w:rsidRDefault="00000000" w:rsidRPr="00000000" w14:paraId="00000744">
      <w:pPr>
        <w:spacing w:after="240" w:before="240" w:lineRule="auto"/>
        <w:rPr/>
      </w:pPr>
      <w:r w:rsidDel="00000000" w:rsidR="00000000" w:rsidRPr="00000000">
        <w:rPr>
          <w:rtl w:val="0"/>
        </w:rPr>
        <w:t xml:space="preserve">Open the default ports in the firewall for Logstash and Elasticsearch. Logstash Syslog Input (Port 5044):</w:t>
      </w:r>
    </w:p>
    <w:p w:rsidR="00000000" w:rsidDel="00000000" w:rsidP="00000000" w:rsidRDefault="00000000" w:rsidRPr="00000000" w14:paraId="00000745">
      <w:pPr>
        <w:rPr/>
      </w:pPr>
      <w:r w:rsidDel="00000000" w:rsidR="00000000" w:rsidRPr="00000000">
        <w:rPr>
          <w:rtl w:val="0"/>
        </w:rPr>
        <w:t xml:space="preserve">Bash</w:t>
      </w:r>
    </w:p>
    <w:p w:rsidR="00000000" w:rsidDel="00000000" w:rsidP="00000000" w:rsidRDefault="00000000" w:rsidRPr="00000000" w14:paraId="00000746">
      <w:pPr>
        <w:rPr>
          <w:rFonts w:ascii="Roboto Mono" w:cs="Roboto Mono" w:eastAsia="Roboto Mono" w:hAnsi="Roboto Mono"/>
          <w:sz w:val="14"/>
          <w:szCs w:val="14"/>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--permanent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--add-port=5044/tcp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sz w:val="14"/>
          <w:szCs w:val="14"/>
          <w:rtl w:val="0"/>
        </w:rPr>
        <w:t xml:space="preserve">#</w:t>
      </w:r>
      <w:r w:rsidDel="00000000" w:rsidR="00000000" w:rsidRPr="00000000">
        <w:rPr>
          <w:rFonts w:ascii="Roboto Mono" w:cs="Roboto Mono" w:eastAsia="Roboto Mono" w:hAnsi="Roboto Mono"/>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Logstash</w:t>
      </w:r>
      <w:r w:rsidDel="00000000" w:rsidR="00000000" w:rsidRPr="00000000">
        <w:rPr>
          <w:rFonts w:ascii="Roboto Mono" w:cs="Roboto Mono" w:eastAsia="Roboto Mono" w:hAnsi="Roboto Mono"/>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Syslog</w:t>
      </w:r>
      <w:r w:rsidDel="00000000" w:rsidR="00000000" w:rsidRPr="00000000">
        <w:rPr>
          <w:rFonts w:ascii="Roboto Mono" w:cs="Roboto Mono" w:eastAsia="Roboto Mono" w:hAnsi="Roboto Mono"/>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Input</w:t>
      </w:r>
      <w:r w:rsidDel="00000000" w:rsidR="00000000" w:rsidRPr="00000000">
        <w:rPr>
          <w:rtl w:val="0"/>
        </w:rPr>
      </w:r>
    </w:p>
    <w:p w:rsidR="00000000" w:rsidDel="00000000" w:rsidP="00000000" w:rsidRDefault="00000000" w:rsidRPr="00000000" w14:paraId="0000074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--reload</w:t>
      </w:r>
      <w:r w:rsidDel="00000000" w:rsidR="00000000" w:rsidRPr="00000000">
        <w:rPr>
          <w:rtl w:val="0"/>
        </w:rPr>
      </w:r>
    </w:p>
    <w:p w:rsidR="00000000" w:rsidDel="00000000" w:rsidP="00000000" w:rsidRDefault="00000000" w:rsidRPr="00000000" w14:paraId="00000748">
      <w:pPr>
        <w:spacing w:after="240" w:before="240" w:lineRule="auto"/>
        <w:rPr/>
      </w:pPr>
      <w:r w:rsidDel="00000000" w:rsidR="00000000" w:rsidRPr="00000000">
        <w:rPr>
          <w:rtl w:val="0"/>
        </w:rPr>
        <w:t xml:space="preserve">Elasticsearch (Port 9200):</w:t>
      </w:r>
    </w:p>
    <w:p w:rsidR="00000000" w:rsidDel="00000000" w:rsidP="00000000" w:rsidRDefault="00000000" w:rsidRPr="00000000" w14:paraId="00000749">
      <w:pPr>
        <w:rPr/>
      </w:pPr>
      <w:r w:rsidDel="00000000" w:rsidR="00000000" w:rsidRPr="00000000">
        <w:rPr>
          <w:rtl w:val="0"/>
        </w:rPr>
        <w:t xml:space="preserve">Bash</w:t>
      </w:r>
    </w:p>
    <w:p w:rsidR="00000000" w:rsidDel="00000000" w:rsidP="00000000" w:rsidRDefault="00000000" w:rsidRPr="00000000" w14:paraId="0000074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--permanent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--add-port=9200/tcp</w:t>
      </w:r>
      <w:r w:rsidDel="00000000" w:rsidR="00000000" w:rsidRPr="00000000">
        <w:rPr>
          <w:rtl w:val="0"/>
        </w:rPr>
      </w:r>
    </w:p>
    <w:p w:rsidR="00000000" w:rsidDel="00000000" w:rsidP="00000000" w:rsidRDefault="00000000" w:rsidRPr="00000000" w14:paraId="0000074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--reload</w:t>
      </w:r>
      <w:r w:rsidDel="00000000" w:rsidR="00000000" w:rsidRPr="00000000">
        <w:rPr>
          <w:rtl w:val="0"/>
        </w:rPr>
      </w:r>
    </w:p>
    <w:p w:rsidR="00000000" w:rsidDel="00000000" w:rsidP="00000000" w:rsidRDefault="00000000" w:rsidRPr="00000000" w14:paraId="0000074C">
      <w:pPr>
        <w:pStyle w:val="Heading4"/>
        <w:keepNext w:val="0"/>
        <w:keepLines w:val="0"/>
        <w:spacing w:after="40" w:before="240" w:lineRule="auto"/>
        <w:rPr>
          <w:b w:val="1"/>
          <w:bCs w:val="1"/>
          <w:color w:val="000000"/>
          <w:sz w:val="22"/>
          <w:szCs w:val="22"/>
        </w:rPr>
      </w:pPr>
      <w:bookmarkStart w:colFirst="0" w:colLast="0" w:name="_1h17bbz1lfnp" w:id="117"/>
      <w:bookmarkEnd w:id="117"/>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6. Enable and Start Services (on </w:t>
      </w:r>
      <w:r w:rsidDel="00000000" w:rsidR="00000000" w:rsidRPr="00000000">
        <w:rPr>
          <w:rFonts w:ascii="Roboto Mono" w:cs="Roboto Mono" w:eastAsia="Roboto Mono" w:hAnsi="Roboto Mono"/>
          <w:b w:val="1"/>
          <w:bCs w:val="1"/>
          <w:color w:val="188038"/>
          <w:sz w:val="22"/>
          <w:szCs w:val="22"/>
          <w:rtl w:val="0"/>
        </w:rPr>
        <w:t xml:space="preserve">scalable-external1</w:t>
      </w:r>
      <w:r w:rsidDel="00000000" w:rsidR="00000000" w:rsidRPr="00000000">
        <w:rPr>
          <w:b w:val="1"/>
          <w:bCs w:val="1"/>
          <w:color w:val="000000"/>
          <w:sz w:val="22"/>
          <w:szCs w:val="22"/>
          <w:rtl w:val="0"/>
        </w:rPr>
        <w:t xml:space="preserve"> vm)</w:t>
      </w:r>
    </w:p>
    <w:p w:rsidR="00000000" w:rsidDel="00000000" w:rsidP="00000000" w:rsidRDefault="00000000" w:rsidRPr="00000000" w14:paraId="0000074D">
      <w:pPr>
        <w:spacing w:after="240" w:before="240" w:lineRule="auto"/>
        <w:rPr/>
      </w:pPr>
      <w:r w:rsidDel="00000000" w:rsidR="00000000" w:rsidRPr="00000000">
        <w:rPr>
          <w:rtl w:val="0"/>
        </w:rPr>
        <w:t xml:space="preserve">Reload systemd daemon, then enable and start Elasticsearch and Logstash services to ensure they begin on boot.</w:t>
      </w:r>
    </w:p>
    <w:p w:rsidR="00000000" w:rsidDel="00000000" w:rsidP="00000000" w:rsidRDefault="00000000" w:rsidRPr="00000000" w14:paraId="0000074E">
      <w:pPr>
        <w:rPr/>
      </w:pPr>
      <w:r w:rsidDel="00000000" w:rsidR="00000000" w:rsidRPr="00000000">
        <w:rPr>
          <w:rtl w:val="0"/>
        </w:rPr>
        <w:t xml:space="preserve">Bash</w:t>
      </w:r>
    </w:p>
    <w:p w:rsidR="00000000" w:rsidDel="00000000" w:rsidP="00000000" w:rsidRDefault="00000000" w:rsidRPr="00000000" w14:paraId="0000074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daemon-reload</w:t>
      </w:r>
      <w:r w:rsidDel="00000000" w:rsidR="00000000" w:rsidRPr="00000000">
        <w:rPr>
          <w:rtl w:val="0"/>
        </w:rPr>
      </w:r>
    </w:p>
    <w:p w:rsidR="00000000" w:rsidDel="00000000" w:rsidP="00000000" w:rsidRDefault="00000000" w:rsidRPr="00000000" w14:paraId="0000075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5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Elasticsearch</w:t>
      </w:r>
      <w:r w:rsidDel="00000000" w:rsidR="00000000" w:rsidRPr="00000000">
        <w:rPr>
          <w:rtl w:val="0"/>
        </w:rPr>
      </w:r>
    </w:p>
    <w:p w:rsidR="00000000" w:rsidDel="00000000" w:rsidP="00000000" w:rsidRDefault="00000000" w:rsidRPr="00000000" w14:paraId="0000075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elasticsearch.service</w:t>
      </w:r>
      <w:r w:rsidDel="00000000" w:rsidR="00000000" w:rsidRPr="00000000">
        <w:rPr>
          <w:rtl w:val="0"/>
        </w:rPr>
      </w:r>
    </w:p>
    <w:p w:rsidR="00000000" w:rsidDel="00000000" w:rsidP="00000000" w:rsidRDefault="00000000" w:rsidRPr="00000000" w14:paraId="0000075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elasticsearch.service</w:t>
      </w:r>
      <w:r w:rsidDel="00000000" w:rsidR="00000000" w:rsidRPr="00000000">
        <w:rPr>
          <w:rtl w:val="0"/>
        </w:rPr>
      </w:r>
    </w:p>
    <w:p w:rsidR="00000000" w:rsidDel="00000000" w:rsidP="00000000" w:rsidRDefault="00000000" w:rsidRPr="00000000" w14:paraId="0000075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elasticsearch.service</w:t>
      </w:r>
      <w:r w:rsidDel="00000000" w:rsidR="00000000" w:rsidRPr="00000000">
        <w:rPr>
          <w:rtl w:val="0"/>
        </w:rPr>
      </w:r>
    </w:p>
    <w:p w:rsidR="00000000" w:rsidDel="00000000" w:rsidP="00000000" w:rsidRDefault="00000000" w:rsidRPr="00000000" w14:paraId="0000075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5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tl w:val="0"/>
        </w:rPr>
      </w:r>
    </w:p>
    <w:p w:rsidR="00000000" w:rsidDel="00000000" w:rsidP="00000000" w:rsidRDefault="00000000" w:rsidRPr="00000000" w14:paraId="0000075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logstash.service</w:t>
      </w:r>
      <w:r w:rsidDel="00000000" w:rsidR="00000000" w:rsidRPr="00000000">
        <w:rPr>
          <w:rtl w:val="0"/>
        </w:rPr>
      </w:r>
    </w:p>
    <w:p w:rsidR="00000000" w:rsidDel="00000000" w:rsidP="00000000" w:rsidRDefault="00000000" w:rsidRPr="00000000" w14:paraId="0000075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logstash.service</w:t>
      </w:r>
      <w:r w:rsidDel="00000000" w:rsidR="00000000" w:rsidRPr="00000000">
        <w:rPr>
          <w:rtl w:val="0"/>
        </w:rPr>
      </w:r>
    </w:p>
    <w:p w:rsidR="00000000" w:rsidDel="00000000" w:rsidP="00000000" w:rsidRDefault="00000000" w:rsidRPr="00000000" w14:paraId="0000075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logstash.service</w:t>
      </w:r>
      <w:r w:rsidDel="00000000" w:rsidR="00000000" w:rsidRPr="00000000">
        <w:rPr>
          <w:rtl w:val="0"/>
        </w:rPr>
      </w:r>
    </w:p>
    <w:p w:rsidR="00000000" w:rsidDel="00000000" w:rsidP="00000000" w:rsidRDefault="00000000" w:rsidRPr="00000000" w14:paraId="0000075A">
      <w:pPr>
        <w:pStyle w:val="Heading4"/>
        <w:keepNext w:val="0"/>
        <w:keepLines w:val="0"/>
        <w:spacing w:after="40" w:before="240" w:lineRule="auto"/>
        <w:rPr>
          <w:b w:val="1"/>
          <w:bCs w:val="1"/>
          <w:color w:val="000000"/>
          <w:sz w:val="22"/>
          <w:szCs w:val="22"/>
        </w:rPr>
      </w:pPr>
      <w:bookmarkStart w:colFirst="0" w:colLast="0" w:name="_kpvly2apok3t" w:id="118"/>
      <w:bookmarkEnd w:id="118"/>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7. Verify ELK Stack Connectivity (on </w:t>
      </w:r>
      <w:r w:rsidDel="00000000" w:rsidR="00000000" w:rsidRPr="00000000">
        <w:rPr>
          <w:rFonts w:ascii="Roboto Mono" w:cs="Roboto Mono" w:eastAsia="Roboto Mono" w:hAnsi="Roboto Mono"/>
          <w:b w:val="1"/>
          <w:bCs w:val="1"/>
          <w:color w:val="188038"/>
          <w:sz w:val="22"/>
          <w:szCs w:val="22"/>
          <w:rtl w:val="0"/>
        </w:rPr>
        <w:t xml:space="preserve">scalable-external1</w:t>
      </w:r>
      <w:r w:rsidDel="00000000" w:rsidR="00000000" w:rsidRPr="00000000">
        <w:rPr>
          <w:b w:val="1"/>
          <w:bCs w:val="1"/>
          <w:color w:val="000000"/>
          <w:sz w:val="22"/>
          <w:szCs w:val="22"/>
          <w:rtl w:val="0"/>
        </w:rPr>
        <w:t xml:space="preserve"> vm)</w:t>
      </w:r>
    </w:p>
    <w:p w:rsidR="00000000" w:rsidDel="00000000" w:rsidP="00000000" w:rsidRDefault="00000000" w:rsidRPr="00000000" w14:paraId="0000075B">
      <w:pPr>
        <w:spacing w:after="240" w:before="240" w:lineRule="auto"/>
        <w:rPr/>
      </w:pPr>
      <w:r w:rsidDel="00000000" w:rsidR="00000000" w:rsidRPr="00000000">
        <w:rPr>
          <w:rtl w:val="0"/>
        </w:rPr>
        <w:t xml:space="preserve">Check Elasticsearch Status:</w:t>
      </w:r>
    </w:p>
    <w:p w:rsidR="00000000" w:rsidDel="00000000" w:rsidP="00000000" w:rsidRDefault="00000000" w:rsidRPr="00000000" w14:paraId="0000075C">
      <w:pPr>
        <w:rPr/>
      </w:pPr>
      <w:r w:rsidDel="00000000" w:rsidR="00000000" w:rsidRPr="00000000">
        <w:rPr>
          <w:rtl w:val="0"/>
        </w:rPr>
        <w:t xml:space="preserve">Bash</w:t>
      </w:r>
    </w:p>
    <w:p w:rsidR="00000000" w:rsidDel="00000000" w:rsidP="00000000" w:rsidRDefault="00000000" w:rsidRPr="00000000" w14:paraId="0000075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http://localhost:9200</w:t>
      </w:r>
      <w:r w:rsidDel="00000000" w:rsidR="00000000" w:rsidRPr="00000000">
        <w:rPr>
          <w:rtl w:val="0"/>
        </w:rPr>
      </w:r>
    </w:p>
    <w:p w:rsidR="00000000" w:rsidDel="00000000" w:rsidP="00000000" w:rsidRDefault="00000000" w:rsidRPr="00000000" w14:paraId="0000075E">
      <w:pPr>
        <w:spacing w:after="240" w:before="240" w:lineRule="auto"/>
        <w:rPr/>
      </w:pPr>
      <w:r w:rsidDel="00000000" w:rsidR="00000000" w:rsidRPr="00000000">
        <w:rPr>
          <w:rtl w:val="0"/>
        </w:rPr>
        <w:t xml:space="preserve">Confirm Logstash is running and connected to Elasticsearch: Keep monitoring Logstash logs for any errors.</w:t>
      </w:r>
    </w:p>
    <w:p w:rsidR="00000000" w:rsidDel="00000000" w:rsidP="00000000" w:rsidRDefault="00000000" w:rsidRPr="00000000" w14:paraId="0000075F">
      <w:pPr>
        <w:rPr/>
      </w:pPr>
      <w:r w:rsidDel="00000000" w:rsidR="00000000" w:rsidRPr="00000000">
        <w:rPr>
          <w:rtl w:val="0"/>
        </w:rPr>
        <w:t xml:space="preserve">Bash</w:t>
      </w:r>
    </w:p>
    <w:p w:rsidR="00000000" w:rsidDel="00000000" w:rsidP="00000000" w:rsidRDefault="00000000" w:rsidRPr="00000000" w14:paraId="0000076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761">
      <w:pPr>
        <w:spacing w:after="240" w:before="240" w:lineRule="auto"/>
        <w:rPr/>
      </w:pPr>
      <w:r w:rsidDel="00000000" w:rsidR="00000000" w:rsidRPr="00000000">
        <w:rPr>
          <w:rtl w:val="0"/>
        </w:rPr>
        <w:t xml:space="preserve">It should remain quiet unless new syslog messages are processed.</w:t>
      </w:r>
    </w:p>
    <w:p w:rsidR="00000000" w:rsidDel="00000000" w:rsidP="00000000" w:rsidRDefault="00000000" w:rsidRPr="00000000" w14:paraId="00000762">
      <w:pPr>
        <w:pStyle w:val="Heading4"/>
        <w:keepNext w:val="0"/>
        <w:keepLines w:val="0"/>
        <w:spacing w:after="40" w:before="240" w:lineRule="auto"/>
        <w:rPr>
          <w:b w:val="1"/>
          <w:bCs w:val="1"/>
          <w:color w:val="000000"/>
          <w:sz w:val="22"/>
          <w:szCs w:val="22"/>
        </w:rPr>
      </w:pPr>
      <w:bookmarkStart w:colFirst="0" w:colLast="0" w:name="_2ugho5117ctt" w:id="119"/>
      <w:bookmarkEnd w:id="119"/>
      <w:r w:rsidDel="00000000" w:rsidR="00000000" w:rsidRPr="00000000">
        <w:rPr>
          <w:b w:val="1"/>
          <w:bCs w:val="1"/>
          <w:color w:val="000000"/>
          <w:sz w:val="22"/>
          <w:szCs w:val="22"/>
          <w:rtl w:val="0"/>
        </w:rPr>
        <w:t xml:space="preserve">8. Send a Test Syslog Message (on </w:t>
      </w:r>
      <w:r w:rsidDel="00000000" w:rsidR="00000000" w:rsidRPr="00000000">
        <w:rPr>
          <w:rFonts w:ascii="Roboto Mono" w:cs="Roboto Mono" w:eastAsia="Roboto Mono" w:hAnsi="Roboto Mono"/>
          <w:b w:val="1"/>
          <w:bCs w:val="1"/>
          <w:color w:val="188038"/>
          <w:sz w:val="22"/>
          <w:szCs w:val="22"/>
          <w:rtl w:val="0"/>
        </w:rPr>
        <w:t xml:space="preserve">scalable-db1</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scalable-haproxy1</w:t>
      </w:r>
      <w:r w:rsidDel="00000000" w:rsidR="00000000" w:rsidRPr="00000000">
        <w:rPr>
          <w:b w:val="1"/>
          <w:bCs w:val="1"/>
          <w:color w:val="000000"/>
          <w:sz w:val="22"/>
          <w:szCs w:val="22"/>
          <w:rtl w:val="0"/>
        </w:rPr>
        <w:t xml:space="preserve">, or any other client vm)</w:t>
      </w:r>
    </w:p>
    <w:p w:rsidR="00000000" w:rsidDel="00000000" w:rsidP="00000000" w:rsidRDefault="00000000" w:rsidRPr="00000000" w14:paraId="00000763">
      <w:pPr>
        <w:spacing w:after="240" w:before="240" w:lineRule="auto"/>
        <w:rPr/>
      </w:pPr>
      <w:r w:rsidDel="00000000" w:rsidR="00000000" w:rsidRPr="00000000">
        <w:rPr>
          <w:rtl w:val="0"/>
        </w:rPr>
        <w:t xml:space="preserve">Send a test syslog message to Logstash to verify the input configuration.</w:t>
      </w:r>
    </w:p>
    <w:p w:rsidR="00000000" w:rsidDel="00000000" w:rsidP="00000000" w:rsidRDefault="00000000" w:rsidRPr="00000000" w14:paraId="00000764">
      <w:pPr>
        <w:rPr/>
      </w:pPr>
      <w:r w:rsidDel="00000000" w:rsidR="00000000" w:rsidRPr="00000000">
        <w:rPr>
          <w:rtl w:val="0"/>
        </w:rPr>
        <w:t xml:space="preserve">Bash</w:t>
      </w:r>
    </w:p>
    <w:p w:rsidR="00000000" w:rsidDel="00000000" w:rsidP="00000000" w:rsidRDefault="00000000" w:rsidRPr="00000000" w14:paraId="0000076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echo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"&lt;34&gt;Jul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17</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00:30:00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myhost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myapp: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after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10.1.0.4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5044</w:t>
      </w:r>
      <w:r w:rsidDel="00000000" w:rsidR="00000000" w:rsidRPr="00000000">
        <w:rPr>
          <w:rtl w:val="0"/>
        </w:rPr>
      </w:r>
    </w:p>
    <w:p w:rsidR="00000000" w:rsidDel="00000000" w:rsidP="00000000" w:rsidRDefault="00000000" w:rsidRPr="00000000" w14:paraId="00000766">
      <w:pPr>
        <w:numPr>
          <w:ilvl w:val="0"/>
          <w:numId w:val="102"/>
        </w:numPr>
        <w:spacing w:after="240" w:before="240" w:lineRule="auto"/>
        <w:ind w:left="720" w:hanging="360"/>
      </w:pP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10.1.0.4</w:t>
      </w:r>
      <w:r w:rsidDel="00000000" w:rsidR="00000000" w:rsidRPr="00000000">
        <w:rPr>
          <w:rtl w:val="0"/>
        </w:rPr>
        <w:t xml:space="preserve"> - (Logstash Server IP: </w:t>
      </w:r>
      <w:r w:rsidDel="00000000" w:rsidR="00000000" w:rsidRPr="00000000">
        <w:rPr>
          <w:rFonts w:ascii="Roboto Mono" w:cs="Roboto Mono" w:eastAsia="Roboto Mono" w:hAnsi="Roboto Mono"/>
          <w:color w:val="188038"/>
          <w:rtl w:val="0"/>
        </w:rPr>
        <w:t xml:space="preserve">scalable-external1</w:t>
      </w:r>
      <w:r w:rsidDel="00000000" w:rsidR="00000000" w:rsidRPr="00000000">
        <w:rPr>
          <w:rtl w:val="0"/>
        </w:rPr>
        <w:t xml:space="preserve">)</w:t>
      </w:r>
    </w:p>
    <w:p w:rsidR="00000000" w:rsidDel="00000000" w:rsidP="00000000" w:rsidRDefault="00000000" w:rsidRPr="00000000" w14:paraId="00000767">
      <w:pPr>
        <w:pStyle w:val="Heading4"/>
        <w:keepNext w:val="0"/>
        <w:keepLines w:val="0"/>
        <w:spacing w:after="40" w:before="240" w:lineRule="auto"/>
        <w:rPr>
          <w:b w:val="1"/>
          <w:bCs w:val="1"/>
          <w:color w:val="000000"/>
          <w:sz w:val="22"/>
          <w:szCs w:val="22"/>
        </w:rPr>
      </w:pPr>
      <w:bookmarkStart w:colFirst="0" w:colLast="0" w:name="_s6c1dlaiketa" w:id="120"/>
      <w:bookmarkEnd w:id="120"/>
      <w:r w:rsidDel="00000000" w:rsidR="00000000" w:rsidRPr="00000000">
        <w:rPr>
          <w:b w:val="1"/>
          <w:bCs w:val="1"/>
          <w:color w:val="000000"/>
          <w:sz w:val="22"/>
          <w:szCs w:val="22"/>
          <w:rtl w:val="0"/>
        </w:rPr>
        <w:t xml:space="preserve">9. Verify Data in Elasticsearch (on </w:t>
      </w:r>
      <w:r w:rsidDel="00000000" w:rsidR="00000000" w:rsidRPr="00000000">
        <w:rPr>
          <w:rFonts w:ascii="Roboto Mono" w:cs="Roboto Mono" w:eastAsia="Roboto Mono" w:hAnsi="Roboto Mono"/>
          <w:b w:val="1"/>
          <w:bCs w:val="1"/>
          <w:color w:val="188038"/>
          <w:sz w:val="22"/>
          <w:szCs w:val="22"/>
          <w:rtl w:val="0"/>
        </w:rPr>
        <w:t xml:space="preserve">scalable-external1</w:t>
      </w:r>
      <w:r w:rsidDel="00000000" w:rsidR="00000000" w:rsidRPr="00000000">
        <w:rPr>
          <w:b w:val="1"/>
          <w:bCs w:val="1"/>
          <w:color w:val="000000"/>
          <w:sz w:val="22"/>
          <w:szCs w:val="22"/>
          <w:rtl w:val="0"/>
        </w:rPr>
        <w:t xml:space="preserve"> vm)</w:t>
      </w:r>
    </w:p>
    <w:p w:rsidR="00000000" w:rsidDel="00000000" w:rsidP="00000000" w:rsidRDefault="00000000" w:rsidRPr="00000000" w14:paraId="00000768">
      <w:pPr>
        <w:spacing w:after="240" w:before="240" w:lineRule="auto"/>
        <w:rPr/>
      </w:pPr>
      <w:r w:rsidDel="00000000" w:rsidR="00000000" w:rsidRPr="00000000">
        <w:rPr>
          <w:rtl w:val="0"/>
        </w:rPr>
        <w:t xml:space="preserve">Query Elasticsearch to confirm that the test message was indexed. The index name will be based on today's date, July 17, 2025.</w:t>
      </w:r>
    </w:p>
    <w:p w:rsidR="00000000" w:rsidDel="00000000" w:rsidP="00000000" w:rsidRDefault="00000000" w:rsidRPr="00000000" w14:paraId="00000769">
      <w:pPr>
        <w:rPr/>
      </w:pPr>
      <w:r w:rsidDel="00000000" w:rsidR="00000000" w:rsidRPr="00000000">
        <w:rPr>
          <w:rtl w:val="0"/>
        </w:rPr>
        <w:t xml:space="preserve">Bash</w:t>
      </w:r>
    </w:p>
    <w:p w:rsidR="00000000" w:rsidDel="00000000" w:rsidP="00000000" w:rsidRDefault="00000000" w:rsidRPr="00000000" w14:paraId="0000076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"http://localhost:9200/logstash-syslog-$(date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+%Y.%m.%d)/_search?pretty"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application/json'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tl w:val="0"/>
        </w:rPr>
      </w:r>
    </w:p>
    <w:p w:rsidR="00000000" w:rsidDel="00000000" w:rsidP="00000000" w:rsidRDefault="00000000" w:rsidRPr="00000000" w14:paraId="0000076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6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6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6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after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reinstall"</w:t>
      </w:r>
      <w:r w:rsidDel="00000000" w:rsidR="00000000" w:rsidRPr="00000000">
        <w:rPr>
          <w:rtl w:val="0"/>
        </w:rPr>
      </w:r>
    </w:p>
    <w:p w:rsidR="00000000" w:rsidDel="00000000" w:rsidP="00000000" w:rsidRDefault="00000000" w:rsidRPr="00000000" w14:paraId="0000076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7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7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7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73">
      <w:pPr>
        <w:spacing w:after="240" w:before="240" w:lineRule="auto"/>
        <w:rPr/>
      </w:pPr>
      <w:r w:rsidDel="00000000" w:rsidR="00000000" w:rsidRPr="00000000">
        <w:rPr>
          <w:rtl w:val="0"/>
        </w:rPr>
        <w:t xml:space="preserve">Expected Output: Look for </w:t>
      </w:r>
      <w:r w:rsidDel="00000000" w:rsidR="00000000" w:rsidRPr="00000000">
        <w:rPr>
          <w:rFonts w:ascii="Roboto Mono" w:cs="Roboto Mono" w:eastAsia="Roboto Mono" w:hAnsi="Roboto Mono"/>
          <w:color w:val="188038"/>
          <w:rtl w:val="0"/>
        </w:rPr>
        <w:t xml:space="preserve">hits.total.value</w:t>
      </w:r>
      <w:r w:rsidDel="00000000" w:rsidR="00000000" w:rsidRPr="00000000">
        <w:rPr>
          <w:rtl w:val="0"/>
        </w:rPr>
        <w:t xml:space="preserve"> to be 1 (or more if multiple tests were sent) and inspect the </w:t>
      </w:r>
      <w:r w:rsidDel="00000000" w:rsidR="00000000" w:rsidRPr="00000000">
        <w:rPr>
          <w:rFonts w:ascii="Roboto Mono" w:cs="Roboto Mono" w:eastAsia="Roboto Mono" w:hAnsi="Roboto Mono"/>
          <w:color w:val="188038"/>
          <w:rtl w:val="0"/>
        </w:rPr>
        <w:t xml:space="preserve">_source</w:t>
      </w:r>
      <w:r w:rsidDel="00000000" w:rsidR="00000000" w:rsidRPr="00000000">
        <w:rPr>
          <w:rtl w:val="0"/>
        </w:rPr>
        <w:t xml:space="preserve"> to confirm your message is present.</w:t>
      </w:r>
    </w:p>
    <w:p w:rsidR="00000000" w:rsidDel="00000000" w:rsidP="00000000" w:rsidRDefault="00000000" w:rsidRPr="00000000" w14:paraId="000007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pStyle w:val="Heading3"/>
        <w:keepNext w:val="0"/>
        <w:keepLines w:val="0"/>
        <w:spacing w:before="280" w:lineRule="auto"/>
        <w:rPr>
          <w:b w:val="1"/>
          <w:bCs w:val="1"/>
          <w:color w:val="000000"/>
          <w:sz w:val="26"/>
          <w:szCs w:val="26"/>
        </w:rPr>
      </w:pPr>
      <w:bookmarkStart w:colFirst="0" w:colLast="0" w:name="_99yjqzesxi1j" w:id="121"/>
      <w:bookmarkEnd w:id="121"/>
      <w:r w:rsidDel="00000000" w:rsidR="00000000" w:rsidRPr="00000000">
        <w:rPr>
          <w:b w:val="1"/>
          <w:bCs w:val="1"/>
          <w:color w:val="000000"/>
          <w:sz w:val="26"/>
          <w:szCs w:val="26"/>
          <w:rtl w:val="0"/>
        </w:rPr>
        <w:t xml:space="preserve">Log Routing (using Rsyslog)</w:t>
      </w:r>
    </w:p>
    <w:p w:rsidR="00000000" w:rsidDel="00000000" w:rsidP="00000000" w:rsidRDefault="00000000" w:rsidRPr="00000000" w14:paraId="00000776">
      <w:pPr>
        <w:spacing w:after="240" w:before="240" w:lineRule="auto"/>
        <w:rPr/>
      </w:pPr>
      <w:r w:rsidDel="00000000" w:rsidR="00000000" w:rsidRPr="00000000">
        <w:rPr>
          <w:rtl w:val="0"/>
        </w:rPr>
        <w:t xml:space="preserve">This section details how to configure rsyslog to forward logs from client systems to the Logstash server.</w:t>
      </w:r>
    </w:p>
    <w:p w:rsidR="00000000" w:rsidDel="00000000" w:rsidP="00000000" w:rsidRDefault="00000000" w:rsidRPr="00000000" w14:paraId="00000777">
      <w:pPr>
        <w:pStyle w:val="Heading4"/>
        <w:keepNext w:val="0"/>
        <w:keepLines w:val="0"/>
        <w:spacing w:after="40" w:before="240" w:lineRule="auto"/>
        <w:rPr>
          <w:b w:val="1"/>
          <w:bCs w:val="1"/>
          <w:color w:val="000000"/>
          <w:sz w:val="22"/>
          <w:szCs w:val="22"/>
        </w:rPr>
      </w:pPr>
      <w:bookmarkStart w:colFirst="0" w:colLast="0" w:name="_d9j0sun7a4py" w:id="122"/>
      <w:bookmarkEnd w:id="122"/>
      <w:r w:rsidDel="00000000" w:rsidR="00000000" w:rsidRPr="00000000">
        <w:rPr>
          <w:b w:val="1"/>
          <w:bCs w:val="1"/>
          <w:color w:val="000000"/>
          <w:sz w:val="22"/>
          <w:szCs w:val="22"/>
          <w:rtl w:val="0"/>
        </w:rPr>
        <w:t xml:space="preserve">Phase 1: Configure Log Forwarding Rule Set (on </w:t>
      </w:r>
      <w:r w:rsidDel="00000000" w:rsidR="00000000" w:rsidRPr="00000000">
        <w:rPr>
          <w:rFonts w:ascii="Roboto Mono" w:cs="Roboto Mono" w:eastAsia="Roboto Mono" w:hAnsi="Roboto Mono"/>
          <w:b w:val="1"/>
          <w:bCs w:val="1"/>
          <w:color w:val="188038"/>
          <w:sz w:val="22"/>
          <w:szCs w:val="22"/>
          <w:rtl w:val="0"/>
        </w:rPr>
        <w:t xml:space="preserve">scalable-haproxy1</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scalable-haproxy2</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scalable-db1</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scalable-db2</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scalable-db3</w:t>
      </w:r>
      <w:r w:rsidDel="00000000" w:rsidR="00000000" w:rsidRPr="00000000">
        <w:rPr>
          <w:b w:val="1"/>
          <w:bCs w:val="1"/>
          <w:color w:val="000000"/>
          <w:sz w:val="22"/>
          <w:szCs w:val="22"/>
          <w:rtl w:val="0"/>
        </w:rPr>
        <w:t xml:space="preserve"> vm)</w:t>
      </w:r>
    </w:p>
    <w:p w:rsidR="00000000" w:rsidDel="00000000" w:rsidP="00000000" w:rsidRDefault="00000000" w:rsidRPr="00000000" w14:paraId="00000778">
      <w:pPr>
        <w:spacing w:after="240" w:before="240" w:lineRule="auto"/>
        <w:rPr/>
      </w:pPr>
      <w:r w:rsidDel="00000000" w:rsidR="00000000" w:rsidRPr="00000000">
        <w:rPr>
          <w:rtl w:val="0"/>
        </w:rPr>
        <w:t xml:space="preserve">We'll create a new configuration file in </w:t>
      </w:r>
      <w:r w:rsidDel="00000000" w:rsidR="00000000" w:rsidRPr="00000000">
        <w:rPr>
          <w:rFonts w:ascii="Roboto Mono" w:cs="Roboto Mono" w:eastAsia="Roboto Mono" w:hAnsi="Roboto Mono"/>
          <w:color w:val="188038"/>
          <w:rtl w:val="0"/>
        </w:rPr>
        <w:t xml:space="preserve">/etc/rsyslog.d/</w:t>
      </w:r>
      <w:r w:rsidDel="00000000" w:rsidR="00000000" w:rsidRPr="00000000">
        <w:rPr>
          <w:rtl w:val="0"/>
        </w:rPr>
        <w:t xml:space="preserve"> to keep your changes organized and separate from the main </w:t>
      </w:r>
      <w:r w:rsidDel="00000000" w:rsidR="00000000" w:rsidRPr="00000000">
        <w:rPr>
          <w:rFonts w:ascii="Roboto Mono" w:cs="Roboto Mono" w:eastAsia="Roboto Mono" w:hAnsi="Roboto Mono"/>
          <w:color w:val="188038"/>
          <w:rtl w:val="0"/>
        </w:rPr>
        <w:t xml:space="preserve">rsyslog.conf</w:t>
      </w:r>
      <w:r w:rsidDel="00000000" w:rsidR="00000000" w:rsidRPr="00000000">
        <w:rPr>
          <w:rtl w:val="0"/>
        </w:rPr>
        <w:t xml:space="preserve">. Create a new Rsyslog configuration file: Use </w:t>
      </w:r>
      <w:r w:rsidDel="00000000" w:rsidR="00000000" w:rsidRPr="00000000">
        <w:rPr>
          <w:rFonts w:ascii="Roboto Mono" w:cs="Roboto Mono" w:eastAsia="Roboto Mono" w:hAnsi="Roboto Mono"/>
          <w:color w:val="188038"/>
          <w:rtl w:val="0"/>
        </w:rPr>
        <w:t xml:space="preserve">sudo vi</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sudo nano</w:t>
      </w:r>
      <w:r w:rsidDel="00000000" w:rsidR="00000000" w:rsidRPr="00000000">
        <w:rPr>
          <w:rtl w:val="0"/>
        </w:rPr>
        <w:t xml:space="preserve">) to create a file, for example, </w:t>
      </w:r>
      <w:r w:rsidDel="00000000" w:rsidR="00000000" w:rsidRPr="00000000">
        <w:rPr>
          <w:rFonts w:ascii="Roboto Mono" w:cs="Roboto Mono" w:eastAsia="Roboto Mono" w:hAnsi="Roboto Mono"/>
          <w:color w:val="188038"/>
          <w:rtl w:val="0"/>
        </w:rPr>
        <w:t xml:space="preserve">30-log-forwarding.conf</w:t>
      </w:r>
      <w:r w:rsidDel="00000000" w:rsidR="00000000" w:rsidRPr="00000000">
        <w:rPr>
          <w:rtl w:val="0"/>
        </w:rPr>
        <w:t xml:space="preserve">.</w:t>
      </w:r>
    </w:p>
    <w:p w:rsidR="00000000" w:rsidDel="00000000" w:rsidP="00000000" w:rsidRDefault="00000000" w:rsidRPr="00000000" w14:paraId="00000779">
      <w:pPr>
        <w:rPr/>
      </w:pPr>
      <w:r w:rsidDel="00000000" w:rsidR="00000000" w:rsidRPr="00000000">
        <w:rPr>
          <w:rtl w:val="0"/>
        </w:rPr>
        <w:t xml:space="preserve">Bash</w:t>
      </w:r>
    </w:p>
    <w:p w:rsidR="00000000" w:rsidDel="00000000" w:rsidP="00000000" w:rsidRDefault="00000000" w:rsidRPr="00000000" w14:paraId="0000077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/etc/rsyslog.d/30-log-forwarding.conf</w:t>
      </w:r>
      <w:r w:rsidDel="00000000" w:rsidR="00000000" w:rsidRPr="00000000">
        <w:rPr>
          <w:rtl w:val="0"/>
        </w:rPr>
      </w:r>
    </w:p>
    <w:p w:rsidR="00000000" w:rsidDel="00000000" w:rsidP="00000000" w:rsidRDefault="00000000" w:rsidRPr="00000000" w14:paraId="0000077B">
      <w:pPr>
        <w:spacing w:after="240" w:before="240" w:lineRule="auto"/>
        <w:rPr/>
      </w:pPr>
      <w:r w:rsidDel="00000000" w:rsidR="00000000" w:rsidRPr="00000000">
        <w:rPr>
          <w:rtl w:val="0"/>
        </w:rPr>
        <w:t xml:space="preserve">Add the following content to the file:</w:t>
      </w:r>
    </w:p>
    <w:p w:rsidR="00000000" w:rsidDel="00000000" w:rsidP="00000000" w:rsidRDefault="00000000" w:rsidRPr="00000000" w14:paraId="0000077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ruleset(name="send_to_gateway")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action(type="omfwd"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Target="10.1.0.4"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Port="5044")</w:t>
      </w:r>
      <w:r w:rsidDel="00000000" w:rsidR="00000000" w:rsidRPr="00000000">
        <w:rPr>
          <w:rtl w:val="0"/>
        </w:rPr>
      </w:r>
    </w:p>
    <w:p w:rsidR="00000000" w:rsidDel="00000000" w:rsidP="00000000" w:rsidRDefault="00000000" w:rsidRPr="00000000" w14:paraId="0000077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7F">
      <w:pPr>
        <w:spacing w:after="240" w:before="240" w:lineRule="auto"/>
        <w:rPr/>
      </w:pPr>
      <w:r w:rsidDel="00000000" w:rsidR="00000000" w:rsidRPr="00000000">
        <w:rPr>
          <w:rtl w:val="0"/>
        </w:rPr>
        <w:t xml:space="preserve">Note: Replace </w:t>
      </w:r>
      <w:r w:rsidDel="00000000" w:rsidR="00000000" w:rsidRPr="00000000">
        <w:rPr>
          <w:rFonts w:ascii="Roboto Mono" w:cs="Roboto Mono" w:eastAsia="Roboto Mono" w:hAnsi="Roboto Mono"/>
          <w:color w:val="188038"/>
          <w:rtl w:val="0"/>
        </w:rPr>
        <w:t xml:space="preserve">10.1.0.4</w:t>
      </w:r>
      <w:r w:rsidDel="00000000" w:rsidR="00000000" w:rsidRPr="00000000">
        <w:rPr>
          <w:rtl w:val="0"/>
        </w:rPr>
        <w:t xml:space="preserve"> with the actual IP address of your Logstash server (</w:t>
      </w:r>
      <w:r w:rsidDel="00000000" w:rsidR="00000000" w:rsidRPr="00000000">
        <w:rPr>
          <w:rFonts w:ascii="Roboto Mono" w:cs="Roboto Mono" w:eastAsia="Roboto Mono" w:hAnsi="Roboto Mono"/>
          <w:color w:val="188038"/>
          <w:rtl w:val="0"/>
        </w:rPr>
        <w:t xml:space="preserve">scalable-external1</w:t>
      </w:r>
      <w:r w:rsidDel="00000000" w:rsidR="00000000" w:rsidRPr="00000000">
        <w:rPr>
          <w:rtl w:val="0"/>
        </w:rPr>
        <w:t xml:space="preserve">).</w:t>
      </w:r>
    </w:p>
    <w:p w:rsidR="00000000" w:rsidDel="00000000" w:rsidP="00000000" w:rsidRDefault="00000000" w:rsidRPr="00000000" w14:paraId="00000780">
      <w:pPr>
        <w:pStyle w:val="Heading4"/>
        <w:keepNext w:val="0"/>
        <w:keepLines w:val="0"/>
        <w:spacing w:after="40" w:before="240" w:lineRule="auto"/>
        <w:rPr>
          <w:b w:val="1"/>
          <w:bCs w:val="1"/>
          <w:color w:val="000000"/>
          <w:sz w:val="22"/>
          <w:szCs w:val="22"/>
        </w:rPr>
      </w:pPr>
      <w:bookmarkStart w:colFirst="0" w:colLast="0" w:name="_rbv0jpnjcnr1" w:id="123"/>
      <w:bookmarkEnd w:id="123"/>
      <w:r w:rsidDel="00000000" w:rsidR="00000000" w:rsidRPr="00000000">
        <w:rPr>
          <w:b w:val="1"/>
          <w:bCs w:val="1"/>
          <w:color w:val="000000"/>
          <w:sz w:val="22"/>
          <w:szCs w:val="22"/>
          <w:rtl w:val="0"/>
        </w:rPr>
        <w:t xml:space="preserve">Phase 2: Configure Log Filtering and Forwarding for Specific Services</w:t>
      </w:r>
    </w:p>
    <w:p w:rsidR="00000000" w:rsidDel="00000000" w:rsidP="00000000" w:rsidRDefault="00000000" w:rsidRPr="00000000" w14:paraId="00000781">
      <w:pPr>
        <w:spacing w:after="240" w:before="240" w:lineRule="auto"/>
        <w:rPr/>
      </w:pPr>
      <w:r w:rsidDel="00000000" w:rsidR="00000000" w:rsidRPr="00000000">
        <w:rPr>
          <w:b w:val="1"/>
          <w:bCs w:val="1"/>
          <w:rtl w:val="0"/>
        </w:rPr>
        <w:t xml:space="preserve">Configure Forwarding for PostgreSQL/AlloyDB Logs (on </w:t>
      </w:r>
      <w:r w:rsidDel="00000000" w:rsidR="00000000" w:rsidRPr="00000000">
        <w:rPr>
          <w:rFonts w:ascii="Roboto Mono" w:cs="Roboto Mono" w:eastAsia="Roboto Mono" w:hAnsi="Roboto Mono"/>
          <w:b w:val="1"/>
          <w:bCs w:val="1"/>
          <w:color w:val="188038"/>
          <w:rtl w:val="0"/>
        </w:rPr>
        <w:t xml:space="preserve">scalable-db1</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scalable-db2</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scalable-db3</w:t>
      </w:r>
      <w:r w:rsidDel="00000000" w:rsidR="00000000" w:rsidRPr="00000000">
        <w:rPr>
          <w:b w:val="1"/>
          <w:bCs w:val="1"/>
          <w:rtl w:val="0"/>
        </w:rPr>
        <w:t xml:space="preserve"> vm)</w:t>
      </w:r>
      <w:r w:rsidDel="00000000" w:rsidR="00000000" w:rsidRPr="00000000">
        <w:rPr>
          <w:rtl w:val="0"/>
        </w:rPr>
        <w:t xml:space="preserve"> Now, you'll create separate configuration files in </w:t>
      </w:r>
      <w:r w:rsidDel="00000000" w:rsidR="00000000" w:rsidRPr="00000000">
        <w:rPr>
          <w:rFonts w:ascii="Roboto Mono" w:cs="Roboto Mono" w:eastAsia="Roboto Mono" w:hAnsi="Roboto Mono"/>
          <w:color w:val="188038"/>
          <w:rtl w:val="0"/>
        </w:rPr>
        <w:t xml:space="preserve">/etc/rsyslog.d/</w:t>
      </w:r>
      <w:r w:rsidDel="00000000" w:rsidR="00000000" w:rsidRPr="00000000">
        <w:rPr>
          <w:rtl w:val="0"/>
        </w:rPr>
        <w:t xml:space="preserve"> for each service you want to monitor. Forwarding logs from a specific log file (e.g., PostgreSQL logs like in your example). This uses the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 module to read a plain text log file as an input. Create a new configuration file for the service (e.g., </w:t>
      </w:r>
      <w:r w:rsidDel="00000000" w:rsidR="00000000" w:rsidRPr="00000000">
        <w:rPr>
          <w:rFonts w:ascii="Roboto Mono" w:cs="Roboto Mono" w:eastAsia="Roboto Mono" w:hAnsi="Roboto Mono"/>
          <w:color w:val="188038"/>
          <w:rtl w:val="0"/>
        </w:rPr>
        <w:t xml:space="preserve">51-postgresql.conf</w:t>
      </w:r>
      <w:r w:rsidDel="00000000" w:rsidR="00000000" w:rsidRPr="00000000">
        <w:rPr>
          <w:rtl w:val="0"/>
        </w:rPr>
        <w:t xml:space="preserve">):</w:t>
      </w:r>
    </w:p>
    <w:p w:rsidR="00000000" w:rsidDel="00000000" w:rsidP="00000000" w:rsidRDefault="00000000" w:rsidRPr="00000000" w14:paraId="00000782">
      <w:pPr>
        <w:rPr/>
      </w:pPr>
      <w:r w:rsidDel="00000000" w:rsidR="00000000" w:rsidRPr="00000000">
        <w:rPr>
          <w:rtl w:val="0"/>
        </w:rPr>
        <w:t xml:space="preserve">Bash</w:t>
      </w:r>
    </w:p>
    <w:p w:rsidR="00000000" w:rsidDel="00000000" w:rsidP="00000000" w:rsidRDefault="00000000" w:rsidRPr="00000000" w14:paraId="0000078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/etc/rsyslog.d/51-postgresql.conf</w:t>
      </w:r>
      <w:r w:rsidDel="00000000" w:rsidR="00000000" w:rsidRPr="00000000">
        <w:rPr>
          <w:rtl w:val="0"/>
        </w:rPr>
      </w:r>
    </w:p>
    <w:p w:rsidR="00000000" w:rsidDel="00000000" w:rsidP="00000000" w:rsidRDefault="00000000" w:rsidRPr="00000000" w14:paraId="00000784">
      <w:pPr>
        <w:spacing w:after="240" w:before="240" w:lineRule="auto"/>
        <w:rPr/>
      </w:pPr>
      <w:r w:rsidDel="00000000" w:rsidR="00000000" w:rsidRPr="00000000">
        <w:rPr>
          <w:rtl w:val="0"/>
        </w:rPr>
        <w:t xml:space="preserve">Add the following content to read and forward PostgreSQL logs:</w:t>
      </w:r>
    </w:p>
    <w:p w:rsidR="00000000" w:rsidDel="00000000" w:rsidP="00000000" w:rsidRDefault="00000000" w:rsidRPr="00000000" w14:paraId="0000078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module(load="imfile")</w:t>
      </w:r>
      <w:r w:rsidDel="00000000" w:rsidR="00000000" w:rsidRPr="00000000">
        <w:rPr>
          <w:rtl w:val="0"/>
        </w:rPr>
      </w:r>
    </w:p>
    <w:p w:rsidR="00000000" w:rsidDel="00000000" w:rsidP="00000000" w:rsidRDefault="00000000" w:rsidRPr="00000000" w14:paraId="0000078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8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input(type="imfile"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file="/var/lib/postgresql/16/data/log/*.internal"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tag="alloydb-internal-logs"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ReadMode="2")</w:t>
      </w:r>
      <w:r w:rsidDel="00000000" w:rsidR="00000000" w:rsidRPr="00000000">
        <w:rPr>
          <w:rtl w:val="0"/>
        </w:rPr>
      </w:r>
    </w:p>
    <w:p w:rsidR="00000000" w:rsidDel="00000000" w:rsidP="00000000" w:rsidRDefault="00000000" w:rsidRPr="00000000" w14:paraId="0000078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input(type="imfile"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file="/var/lib/postgresql/16/data/log/*.audit"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tag="alloydb-audit-logs"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ReadMode="2")</w:t>
      </w:r>
      <w:r w:rsidDel="00000000" w:rsidR="00000000" w:rsidRPr="00000000">
        <w:rPr>
          <w:rtl w:val="0"/>
        </w:rPr>
      </w:r>
    </w:p>
    <w:p w:rsidR="00000000" w:rsidDel="00000000" w:rsidP="00000000" w:rsidRDefault="00000000" w:rsidRPr="00000000" w14:paraId="0000078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8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'alloydb-internal-logs'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8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78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8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'alloydb-audit-logs'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8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78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90">
      <w:pPr>
        <w:numPr>
          <w:ilvl w:val="0"/>
          <w:numId w:val="24"/>
        </w:numPr>
        <w:spacing w:after="0" w:afterAutospacing="0" w:before="240" w:lineRule="auto"/>
        <w:ind w:left="720" w:hanging="360"/>
      </w:pP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ReadMode=”2”</w:t>
      </w:r>
      <w:r w:rsidDel="00000000" w:rsidR="00000000" w:rsidRPr="00000000">
        <w:rPr>
          <w:rtl w:val="0"/>
        </w:rPr>
        <w:t xml:space="preserve">: It changes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's behavior to handle file rotations more gracefully.</w:t>
      </w:r>
    </w:p>
    <w:p w:rsidR="00000000" w:rsidDel="00000000" w:rsidP="00000000" w:rsidRDefault="00000000" w:rsidRPr="00000000" w14:paraId="00000791">
      <w:pPr>
        <w:numPr>
          <w:ilvl w:val="0"/>
          <w:numId w:val="24"/>
        </w:numPr>
        <w:spacing w:after="240" w:before="0" w:beforeAutospacing="0" w:lineRule="auto"/>
        <w:ind w:left="720" w:hanging="360"/>
      </w:pPr>
      <w:r w:rsidDel="00000000" w:rsidR="00000000" w:rsidRPr="00000000">
        <w:rPr>
          <w:rtl w:val="0"/>
        </w:rPr>
        <w:t xml:space="preserve">Logs are observed at </w:t>
      </w:r>
      <w:r w:rsidDel="00000000" w:rsidR="00000000" w:rsidRPr="00000000">
        <w:rPr>
          <w:rFonts w:ascii="Roboto Mono" w:cs="Roboto Mono" w:eastAsia="Roboto Mono" w:hAnsi="Roboto Mono"/>
          <w:color w:val="188038"/>
          <w:rtl w:val="0"/>
        </w:rPr>
        <w:t xml:space="preserve">/var/lib/postgresql/16/data/log</w:t>
      </w:r>
      <w:r w:rsidDel="00000000" w:rsidR="00000000" w:rsidRPr="00000000">
        <w:rPr>
          <w:rtl w:val="0"/>
        </w:rPr>
        <w:t xml:space="preserve">.</w:t>
      </w:r>
    </w:p>
    <w:p w:rsidR="00000000" w:rsidDel="00000000" w:rsidP="00000000" w:rsidRDefault="00000000" w:rsidRPr="00000000" w14:paraId="00000792">
      <w:pPr>
        <w:spacing w:after="240" w:before="240" w:lineRule="auto"/>
        <w:rPr/>
      </w:pPr>
      <w:r w:rsidDel="00000000" w:rsidR="00000000" w:rsidRPr="00000000">
        <w:rPr>
          <w:b w:val="1"/>
          <w:bCs w:val="1"/>
          <w:rtl w:val="0"/>
        </w:rPr>
        <w:t xml:space="preserve">Configure HAProxy Log Forwarding (on </w:t>
      </w:r>
      <w:r w:rsidDel="00000000" w:rsidR="00000000" w:rsidRPr="00000000">
        <w:rPr>
          <w:rFonts w:ascii="Roboto Mono" w:cs="Roboto Mono" w:eastAsia="Roboto Mono" w:hAnsi="Roboto Mono"/>
          <w:b w:val="1"/>
          <w:bCs w:val="1"/>
          <w:color w:val="188038"/>
          <w:rtl w:val="0"/>
        </w:rPr>
        <w:t xml:space="preserve">scalable-haproxy1</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scalable-haproxy2</w:t>
      </w:r>
      <w:r w:rsidDel="00000000" w:rsidR="00000000" w:rsidRPr="00000000">
        <w:rPr>
          <w:b w:val="1"/>
          <w:bCs w:val="1"/>
          <w:rtl w:val="0"/>
        </w:rPr>
        <w:t xml:space="preserve"> vm)</w:t>
      </w:r>
      <w:r w:rsidDel="00000000" w:rsidR="00000000" w:rsidRPr="00000000">
        <w:rPr>
          <w:rtl w:val="0"/>
        </w:rPr>
        <w:t xml:space="preserve"> Create a new Rsyslog configuration file for HAProxy: Let's name it </w:t>
      </w:r>
      <w:r w:rsidDel="00000000" w:rsidR="00000000" w:rsidRPr="00000000">
        <w:rPr>
          <w:rFonts w:ascii="Roboto Mono" w:cs="Roboto Mono" w:eastAsia="Roboto Mono" w:hAnsi="Roboto Mono"/>
          <w:color w:val="188038"/>
          <w:rtl w:val="0"/>
        </w:rPr>
        <w:t xml:space="preserve">52-haproxy.conf</w:t>
      </w:r>
      <w:r w:rsidDel="00000000" w:rsidR="00000000" w:rsidRPr="00000000">
        <w:rPr>
          <w:rtl w:val="0"/>
        </w:rPr>
        <w:t xml:space="preserve">. This instruction assumes HAProxy listens on UDP port 514 on local loopback address </w:t>
      </w:r>
      <w:r w:rsidDel="00000000" w:rsidR="00000000" w:rsidRPr="00000000">
        <w:rPr>
          <w:rFonts w:ascii="Roboto Mono" w:cs="Roboto Mono" w:eastAsia="Roboto Mono" w:hAnsi="Roboto Mono"/>
          <w:color w:val="188038"/>
          <w:rtl w:val="0"/>
        </w:rPr>
        <w:t xml:space="preserve">127.0.0.1</w:t>
      </w:r>
      <w:r w:rsidDel="00000000" w:rsidR="00000000" w:rsidRPr="00000000">
        <w:rPr>
          <w:rtl w:val="0"/>
        </w:rPr>
        <w:t xml:space="preserve">.</w:t>
      </w:r>
    </w:p>
    <w:p w:rsidR="00000000" w:rsidDel="00000000" w:rsidP="00000000" w:rsidRDefault="00000000" w:rsidRPr="00000000" w14:paraId="00000793">
      <w:pPr>
        <w:spacing w:after="240" w:before="240" w:lineRule="auto"/>
        <w:rPr/>
      </w:pPr>
      <w:r w:rsidDel="00000000" w:rsidR="00000000" w:rsidRPr="00000000">
        <w:rPr>
          <w:rtl w:val="0"/>
        </w:rPr>
        <w:t xml:space="preserve">Bash</w:t>
      </w:r>
    </w:p>
    <w:p w:rsidR="00000000" w:rsidDel="00000000" w:rsidP="00000000" w:rsidRDefault="00000000" w:rsidRPr="00000000" w14:paraId="00000794">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/etc/rsyslog.d/52-haproxy.conf</w:t>
      </w:r>
      <w:r w:rsidDel="00000000" w:rsidR="00000000" w:rsidRPr="00000000">
        <w:rPr>
          <w:rtl w:val="0"/>
        </w:rPr>
      </w:r>
    </w:p>
    <w:p w:rsidR="00000000" w:rsidDel="00000000" w:rsidP="00000000" w:rsidRDefault="00000000" w:rsidRPr="00000000" w14:paraId="00000795">
      <w:pPr>
        <w:spacing w:after="240" w:before="240" w:lineRule="auto"/>
        <w:rPr/>
      </w:pPr>
      <w:r w:rsidDel="00000000" w:rsidR="00000000" w:rsidRPr="00000000">
        <w:rPr>
          <w:rtl w:val="0"/>
        </w:rPr>
        <w:t xml:space="preserve">Add the following content to </w:t>
      </w:r>
      <w:r w:rsidDel="00000000" w:rsidR="00000000" w:rsidRPr="00000000">
        <w:rPr>
          <w:rFonts w:ascii="Roboto Mono" w:cs="Roboto Mono" w:eastAsia="Roboto Mono" w:hAnsi="Roboto Mono"/>
          <w:color w:val="188038"/>
          <w:rtl w:val="0"/>
        </w:rPr>
        <w:t xml:space="preserve">52-haproxy.conf</w:t>
      </w:r>
      <w:r w:rsidDel="00000000" w:rsidR="00000000" w:rsidRPr="00000000">
        <w:rPr>
          <w:rtl w:val="0"/>
        </w:rPr>
        <w:t xml:space="preserve">:</w:t>
      </w:r>
    </w:p>
    <w:p w:rsidR="00000000" w:rsidDel="00000000" w:rsidP="00000000" w:rsidRDefault="00000000" w:rsidRPr="00000000" w14:paraId="00000796">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/etc/rsyslog.d/52-haproxy.conf</w:t>
      </w:r>
      <w:r w:rsidDel="00000000" w:rsidR="00000000" w:rsidRPr="00000000">
        <w:rPr>
          <w:rtl w:val="0"/>
        </w:rPr>
      </w:r>
    </w:p>
    <w:p w:rsidR="00000000" w:rsidDel="00000000" w:rsidP="00000000" w:rsidRDefault="00000000" w:rsidRPr="00000000" w14:paraId="0000079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HAProxy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tl w:val="0"/>
        </w:rPr>
      </w:r>
    </w:p>
    <w:p w:rsidR="00000000" w:rsidDel="00000000" w:rsidP="00000000" w:rsidRDefault="00000000" w:rsidRPr="00000000" w14:paraId="00000798">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79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module(load="imudp")</w:t>
      </w:r>
      <w:r w:rsidDel="00000000" w:rsidR="00000000" w:rsidRPr="00000000">
        <w:rPr>
          <w:rtl w:val="0"/>
        </w:rPr>
      </w:r>
    </w:p>
    <w:p w:rsidR="00000000" w:rsidDel="00000000" w:rsidP="00000000" w:rsidRDefault="00000000" w:rsidRPr="00000000" w14:paraId="0000079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input(type="imudp"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port="514"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address="127.0.0.1")</w:t>
      </w:r>
      <w:r w:rsidDel="00000000" w:rsidR="00000000" w:rsidRPr="00000000">
        <w:rPr>
          <w:rtl w:val="0"/>
        </w:rPr>
      </w:r>
    </w:p>
    <w:p w:rsidR="00000000" w:rsidDel="00000000" w:rsidP="00000000" w:rsidRDefault="00000000" w:rsidRPr="00000000" w14:paraId="0000079B">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79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'haproxy'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9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79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9F">
      <w:pPr>
        <w:spacing w:after="240" w:before="240" w:lineRule="auto"/>
        <w:rPr>
          <w:b w:val="1"/>
          <w:bCs w:val="1"/>
          <w:i w:val="1"/>
          <w:iCs w:val="1"/>
          <w:sz w:val="26"/>
          <w:szCs w:val="26"/>
        </w:rPr>
      </w:pPr>
      <w:r w:rsidDel="00000000" w:rsidR="00000000" w:rsidRPr="00000000">
        <w:rPr>
          <w:rtl w:val="0"/>
        </w:rPr>
        <w:t xml:space="preserve">Important Note: Ensure HAProxy is configured to send its logs to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127.0.0.1:514</w:t>
      </w:r>
      <w:r w:rsidDel="00000000" w:rsidR="00000000" w:rsidRPr="00000000">
        <w:rPr>
          <w:rtl w:val="0"/>
        </w:rPr>
        <w:t xml:space="preserve">. This is typically done in your </w:t>
      </w:r>
      <w:r w:rsidDel="00000000" w:rsidR="00000000" w:rsidRPr="00000000">
        <w:rPr>
          <w:rFonts w:ascii="Roboto Mono" w:cs="Roboto Mono" w:eastAsia="Roboto Mono" w:hAnsi="Roboto Mono"/>
          <w:color w:val="188038"/>
          <w:rtl w:val="0"/>
        </w:rPr>
        <w:t xml:space="preserve">haproxy.cfg</w:t>
      </w:r>
      <w:r w:rsidDel="00000000" w:rsidR="00000000" w:rsidRPr="00000000">
        <w:rPr>
          <w:rtl w:val="0"/>
        </w:rPr>
        <w:t xml:space="preserve"> file (e.g., </w:t>
      </w:r>
      <w:r w:rsidDel="00000000" w:rsidR="00000000" w:rsidRPr="00000000">
        <w:rPr>
          <w:rFonts w:ascii="Roboto Mono" w:cs="Roboto Mono" w:eastAsia="Roboto Mono" w:hAnsi="Roboto Mono"/>
          <w:color w:val="188038"/>
          <w:rtl w:val="0"/>
        </w:rPr>
        <w:t xml:space="preserve">log 127.0.0.1:514 local0</w:t>
      </w:r>
      <w:r w:rsidDel="00000000" w:rsidR="00000000" w:rsidRPr="00000000">
        <w:rPr>
          <w:rtl w:val="0"/>
        </w:rPr>
        <w:t xml:space="preserve">). Save and exit the file. </w:t>
      </w:r>
      <w:r w:rsidDel="00000000" w:rsidR="00000000" w:rsidRPr="00000000">
        <w:rPr>
          <w:b w:val="1"/>
          <w:bCs w:val="1"/>
          <w:i w:val="1"/>
          <w:iCs w:val="1"/>
          <w:sz w:val="26"/>
          <w:szCs w:val="26"/>
          <w:rtl w:val="0"/>
        </w:rPr>
        <w:t xml:space="preserve">&lt;refer “HA proxy config” subtab&gt;</w:t>
      </w:r>
    </w:p>
    <w:p w:rsidR="00000000" w:rsidDel="00000000" w:rsidP="00000000" w:rsidRDefault="00000000" w:rsidRPr="00000000" w14:paraId="000007A0">
      <w:pPr>
        <w:spacing w:after="240" w:before="240" w:lineRule="auto"/>
        <w:rPr/>
      </w:pPr>
      <w:r w:rsidDel="00000000" w:rsidR="00000000" w:rsidRPr="00000000">
        <w:rPr>
          <w:b w:val="1"/>
          <w:bCs w:val="1"/>
          <w:rtl w:val="0"/>
        </w:rPr>
        <w:t xml:space="preserve">Configure pgBouncer Log Forwarding (on </w:t>
      </w:r>
      <w:r w:rsidDel="00000000" w:rsidR="00000000" w:rsidRPr="00000000">
        <w:rPr>
          <w:rFonts w:ascii="Roboto Mono" w:cs="Roboto Mono" w:eastAsia="Roboto Mono" w:hAnsi="Roboto Mono"/>
          <w:b w:val="1"/>
          <w:bCs w:val="1"/>
          <w:color w:val="188038"/>
          <w:rtl w:val="0"/>
        </w:rPr>
        <w:t xml:space="preserve">scalable-haproxy1</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scalable-haproxy2</w:t>
      </w:r>
      <w:r w:rsidDel="00000000" w:rsidR="00000000" w:rsidRPr="00000000">
        <w:rPr>
          <w:b w:val="1"/>
          <w:bCs w:val="1"/>
          <w:rtl w:val="0"/>
        </w:rPr>
        <w:t xml:space="preserve"> vm)</w:t>
      </w:r>
      <w:r w:rsidDel="00000000" w:rsidR="00000000" w:rsidRPr="00000000">
        <w:rPr>
          <w:rtl w:val="0"/>
        </w:rPr>
        <w:t xml:space="preserve"> Create a new Rsyslog configuration file for pgBouncer: We'll name it </w:t>
      </w:r>
      <w:r w:rsidDel="00000000" w:rsidR="00000000" w:rsidRPr="00000000">
        <w:rPr>
          <w:rFonts w:ascii="Roboto Mono" w:cs="Roboto Mono" w:eastAsia="Roboto Mono" w:hAnsi="Roboto Mono"/>
          <w:color w:val="188038"/>
          <w:rtl w:val="0"/>
        </w:rPr>
        <w:t xml:space="preserve">53-pgbouncer.conf</w:t>
      </w:r>
      <w:r w:rsidDel="00000000" w:rsidR="00000000" w:rsidRPr="00000000">
        <w:rPr>
          <w:rtl w:val="0"/>
        </w:rPr>
        <w:t xml:space="preserve"> to keep it organized.</w:t>
      </w:r>
    </w:p>
    <w:p w:rsidR="00000000" w:rsidDel="00000000" w:rsidP="00000000" w:rsidRDefault="00000000" w:rsidRPr="00000000" w14:paraId="000007A1">
      <w:pPr>
        <w:rPr/>
      </w:pPr>
      <w:r w:rsidDel="00000000" w:rsidR="00000000" w:rsidRPr="00000000">
        <w:rPr>
          <w:rtl w:val="0"/>
        </w:rPr>
        <w:t xml:space="preserve">Bash</w:t>
      </w:r>
    </w:p>
    <w:p w:rsidR="00000000" w:rsidDel="00000000" w:rsidP="00000000" w:rsidRDefault="00000000" w:rsidRPr="00000000" w14:paraId="000007A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/etc/rsyslog.d/53-pgbouncer.conf</w:t>
      </w:r>
      <w:r w:rsidDel="00000000" w:rsidR="00000000" w:rsidRPr="00000000">
        <w:rPr>
          <w:rtl w:val="0"/>
        </w:rPr>
      </w:r>
    </w:p>
    <w:p w:rsidR="00000000" w:rsidDel="00000000" w:rsidP="00000000" w:rsidRDefault="00000000" w:rsidRPr="00000000" w14:paraId="000007A3">
      <w:pPr>
        <w:spacing w:after="240" w:before="240" w:lineRule="auto"/>
        <w:rPr/>
      </w:pPr>
      <w:r w:rsidDel="00000000" w:rsidR="00000000" w:rsidRPr="00000000">
        <w:rPr>
          <w:rtl w:val="0"/>
        </w:rPr>
        <w:t xml:space="preserve">Add the following content to </w:t>
      </w:r>
      <w:r w:rsidDel="00000000" w:rsidR="00000000" w:rsidRPr="00000000">
        <w:rPr>
          <w:rFonts w:ascii="Roboto Mono" w:cs="Roboto Mono" w:eastAsia="Roboto Mono" w:hAnsi="Roboto Mono"/>
          <w:color w:val="188038"/>
          <w:rtl w:val="0"/>
        </w:rPr>
        <w:t xml:space="preserve">53-pgbouncer.conf</w:t>
      </w:r>
      <w:r w:rsidDel="00000000" w:rsidR="00000000" w:rsidRPr="00000000">
        <w:rPr>
          <w:rtl w:val="0"/>
        </w:rPr>
        <w:t xml:space="preserve">:</w:t>
      </w:r>
    </w:p>
    <w:p w:rsidR="00000000" w:rsidDel="00000000" w:rsidP="00000000" w:rsidRDefault="00000000" w:rsidRPr="00000000" w14:paraId="000007A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/etc/rsyslog.d/53-pgbouncer.conf</w:t>
      </w:r>
      <w:r w:rsidDel="00000000" w:rsidR="00000000" w:rsidRPr="00000000">
        <w:rPr>
          <w:rtl w:val="0"/>
        </w:rPr>
      </w:r>
    </w:p>
    <w:p w:rsidR="00000000" w:rsidDel="00000000" w:rsidP="00000000" w:rsidRDefault="00000000" w:rsidRPr="00000000" w14:paraId="000007A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pgBouncer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tl w:val="0"/>
        </w:rPr>
      </w:r>
    </w:p>
    <w:p w:rsidR="00000000" w:rsidDel="00000000" w:rsidP="00000000" w:rsidRDefault="00000000" w:rsidRPr="00000000" w14:paraId="000007A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(optional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already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loaded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another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w:t>
      </w:r>
      <w:r w:rsidDel="00000000" w:rsidR="00000000" w:rsidRPr="00000000">
        <w:rPr>
          <w:rtl w:val="0"/>
        </w:rPr>
      </w:r>
    </w:p>
    <w:p w:rsidR="00000000" w:rsidDel="00000000" w:rsidP="00000000" w:rsidRDefault="00000000" w:rsidRPr="00000000" w14:paraId="000007A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module(load="imfile")</w:t>
      </w:r>
      <w:r w:rsidDel="00000000" w:rsidR="00000000" w:rsidRPr="00000000">
        <w:rPr>
          <w:rtl w:val="0"/>
        </w:rPr>
      </w:r>
    </w:p>
    <w:p w:rsidR="00000000" w:rsidDel="00000000" w:rsidP="00000000" w:rsidRDefault="00000000" w:rsidRPr="00000000" w14:paraId="000007A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input(type="imfile"</w:t>
      </w:r>
      <w:r w:rsidDel="00000000" w:rsidR="00000000" w:rsidRPr="00000000">
        <w:rPr>
          <w:rtl w:val="0"/>
        </w:rPr>
      </w:r>
    </w:p>
    <w:p w:rsidR="00000000" w:rsidDel="00000000" w:rsidP="00000000" w:rsidRDefault="00000000" w:rsidRPr="00000000" w14:paraId="000007A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file="/var/log/pgbouncer/pgbouncer.log"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Ensure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correct</w:t>
      </w:r>
      <w:r w:rsidDel="00000000" w:rsidR="00000000" w:rsidRPr="00000000">
        <w:rPr>
          <w:rtl w:val="0"/>
        </w:rPr>
      </w:r>
    </w:p>
    <w:p w:rsidR="00000000" w:rsidDel="00000000" w:rsidP="00000000" w:rsidRDefault="00000000" w:rsidRPr="00000000" w14:paraId="000007A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tag="pgbouncer"</w:t>
      </w:r>
      <w:r w:rsidDel="00000000" w:rsidR="00000000" w:rsidRPr="00000000">
        <w:rPr>
          <w:rtl w:val="0"/>
        </w:rPr>
      </w:r>
    </w:p>
    <w:p w:rsidR="00000000" w:rsidDel="00000000" w:rsidP="00000000" w:rsidRDefault="00000000" w:rsidRPr="00000000" w14:paraId="000007A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A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based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assigned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tl w:val="0"/>
        </w:rPr>
      </w:r>
    </w:p>
    <w:p w:rsidR="00000000" w:rsidDel="00000000" w:rsidP="00000000" w:rsidRDefault="00000000" w:rsidRPr="00000000" w14:paraId="000007A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'pgbouncer'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A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7A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B0">
      <w:pPr>
        <w:spacing w:after="240" w:before="240" w:lineRule="auto"/>
        <w:rPr/>
      </w:pPr>
      <w:r w:rsidDel="00000000" w:rsidR="00000000" w:rsidRPr="00000000">
        <w:rPr>
          <w:rtl w:val="0"/>
        </w:rPr>
        <w:t xml:space="preserve">Important Note: Ensure pgBouncer is actually configured to write its logs to </w:t>
      </w:r>
      <w:r w:rsidDel="00000000" w:rsidR="00000000" w:rsidRPr="00000000">
        <w:rPr>
          <w:rFonts w:ascii="Roboto Mono" w:cs="Roboto Mono" w:eastAsia="Roboto Mono" w:hAnsi="Roboto Mono"/>
          <w:color w:val="188038"/>
          <w:rtl w:val="0"/>
        </w:rPr>
        <w:t xml:space="preserve">/var/log/pgbouncer/pgbouncer.log</w:t>
      </w:r>
      <w:r w:rsidDel="00000000" w:rsidR="00000000" w:rsidRPr="00000000">
        <w:rPr>
          <w:rtl w:val="0"/>
        </w:rPr>
        <w:t xml:space="preserve">. This is usually configured in </w:t>
      </w:r>
      <w:r w:rsidDel="00000000" w:rsidR="00000000" w:rsidRPr="00000000">
        <w:rPr>
          <w:rFonts w:ascii="Roboto Mono" w:cs="Roboto Mono" w:eastAsia="Roboto Mono" w:hAnsi="Roboto Mono"/>
          <w:color w:val="188038"/>
          <w:rtl w:val="0"/>
        </w:rPr>
        <w:t xml:space="preserve">pgbouncer.ini</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logfile = /var/log/pgbouncer/pgbouncer.log</w:t>
      </w:r>
      <w:r w:rsidDel="00000000" w:rsidR="00000000" w:rsidRPr="00000000">
        <w:rPr>
          <w:rtl w:val="0"/>
        </w:rPr>
        <w:t xml:space="preserve">). Save and exit the file.</w:t>
      </w:r>
    </w:p>
    <w:p w:rsidR="00000000" w:rsidDel="00000000" w:rsidP="00000000" w:rsidRDefault="00000000" w:rsidRPr="00000000" w14:paraId="000007B1">
      <w:pPr>
        <w:spacing w:after="240" w:before="240" w:lineRule="auto"/>
        <w:rPr/>
      </w:pPr>
      <w:r w:rsidDel="00000000" w:rsidR="00000000" w:rsidRPr="00000000">
        <w:rPr>
          <w:b w:val="1"/>
          <w:bCs w:val="1"/>
          <w:rtl w:val="0"/>
        </w:rPr>
        <w:t xml:space="preserve">Configure pgBackRest Log Forwarding (on </w:t>
      </w:r>
      <w:r w:rsidDel="00000000" w:rsidR="00000000" w:rsidRPr="00000000">
        <w:rPr>
          <w:rFonts w:ascii="Roboto Mono" w:cs="Roboto Mono" w:eastAsia="Roboto Mono" w:hAnsi="Roboto Mono"/>
          <w:b w:val="1"/>
          <w:bCs w:val="1"/>
          <w:color w:val="188038"/>
          <w:rtl w:val="0"/>
        </w:rPr>
        <w:t xml:space="preserve">scalable-db1</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scalable-db2</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scalable-db3</w:t>
      </w:r>
      <w:r w:rsidDel="00000000" w:rsidR="00000000" w:rsidRPr="00000000">
        <w:rPr>
          <w:b w:val="1"/>
          <w:bCs w:val="1"/>
          <w:rtl w:val="0"/>
        </w:rPr>
        <w:t xml:space="preserve"> vm)</w:t>
      </w:r>
      <w:r w:rsidDel="00000000" w:rsidR="00000000" w:rsidRPr="00000000">
        <w:rPr>
          <w:rtl w:val="0"/>
        </w:rPr>
        <w:t xml:space="preserve"> Create a new Rsyslog configuration file for pgBackRest: Let's name it </w:t>
      </w:r>
      <w:r w:rsidDel="00000000" w:rsidR="00000000" w:rsidRPr="00000000">
        <w:rPr>
          <w:rFonts w:ascii="Roboto Mono" w:cs="Roboto Mono" w:eastAsia="Roboto Mono" w:hAnsi="Roboto Mono"/>
          <w:color w:val="188038"/>
          <w:rtl w:val="0"/>
        </w:rPr>
        <w:t xml:space="preserve">54-pgbackrest.conf</w:t>
      </w:r>
      <w:r w:rsidDel="00000000" w:rsidR="00000000" w:rsidRPr="00000000">
        <w:rPr>
          <w:rtl w:val="0"/>
        </w:rPr>
        <w:t xml:space="preserve">.</w:t>
      </w:r>
    </w:p>
    <w:p w:rsidR="00000000" w:rsidDel="00000000" w:rsidP="00000000" w:rsidRDefault="00000000" w:rsidRPr="00000000" w14:paraId="000007B2">
      <w:pPr>
        <w:rPr/>
      </w:pPr>
      <w:r w:rsidDel="00000000" w:rsidR="00000000" w:rsidRPr="00000000">
        <w:rPr>
          <w:rtl w:val="0"/>
        </w:rPr>
        <w:t xml:space="preserve">Bash</w:t>
      </w:r>
    </w:p>
    <w:p w:rsidR="00000000" w:rsidDel="00000000" w:rsidP="00000000" w:rsidRDefault="00000000" w:rsidRPr="00000000" w14:paraId="000007B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/etc/rsyslog.d/54-pgbackrest.conf</w:t>
      </w:r>
      <w:r w:rsidDel="00000000" w:rsidR="00000000" w:rsidRPr="00000000">
        <w:rPr>
          <w:rtl w:val="0"/>
        </w:rPr>
      </w:r>
    </w:p>
    <w:p w:rsidR="00000000" w:rsidDel="00000000" w:rsidP="00000000" w:rsidRDefault="00000000" w:rsidRPr="00000000" w14:paraId="000007B4">
      <w:pPr>
        <w:spacing w:after="240" w:before="240" w:lineRule="auto"/>
        <w:rPr/>
      </w:pPr>
      <w:r w:rsidDel="00000000" w:rsidR="00000000" w:rsidRPr="00000000">
        <w:rPr>
          <w:rtl w:val="0"/>
        </w:rPr>
        <w:t xml:space="preserve">Add the following content to </w:t>
      </w:r>
      <w:r w:rsidDel="00000000" w:rsidR="00000000" w:rsidRPr="00000000">
        <w:rPr>
          <w:rFonts w:ascii="Roboto Mono" w:cs="Roboto Mono" w:eastAsia="Roboto Mono" w:hAnsi="Roboto Mono"/>
          <w:color w:val="188038"/>
          <w:rtl w:val="0"/>
        </w:rPr>
        <w:t xml:space="preserve">54-pgbackrest.conf</w:t>
      </w:r>
      <w:r w:rsidDel="00000000" w:rsidR="00000000" w:rsidRPr="00000000">
        <w:rPr>
          <w:rtl w:val="0"/>
        </w:rPr>
        <w:t xml:space="preserve">:</w:t>
      </w:r>
    </w:p>
    <w:p w:rsidR="00000000" w:rsidDel="00000000" w:rsidP="00000000" w:rsidRDefault="00000000" w:rsidRPr="00000000" w14:paraId="000007B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/etc/rsyslog.d/54-pgbackrest.conf</w:t>
      </w:r>
      <w:r w:rsidDel="00000000" w:rsidR="00000000" w:rsidRPr="00000000">
        <w:rPr>
          <w:rtl w:val="0"/>
        </w:rPr>
      </w:r>
    </w:p>
    <w:p w:rsidR="00000000" w:rsidDel="00000000" w:rsidP="00000000" w:rsidRDefault="00000000" w:rsidRPr="00000000" w14:paraId="000007B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pgBackRest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tl w:val="0"/>
        </w:rPr>
      </w:r>
    </w:p>
    <w:p w:rsidR="00000000" w:rsidDel="00000000" w:rsidP="00000000" w:rsidRDefault="00000000" w:rsidRPr="00000000" w14:paraId="000007B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B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(optional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already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loaded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another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w:t>
      </w:r>
      <w:r w:rsidDel="00000000" w:rsidR="00000000" w:rsidRPr="00000000">
        <w:rPr>
          <w:rtl w:val="0"/>
        </w:rPr>
      </w:r>
    </w:p>
    <w:p w:rsidR="00000000" w:rsidDel="00000000" w:rsidP="00000000" w:rsidRDefault="00000000" w:rsidRPr="00000000" w14:paraId="000007B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module(load="imfile")</w:t>
      </w:r>
      <w:r w:rsidDel="00000000" w:rsidR="00000000" w:rsidRPr="00000000">
        <w:rPr>
          <w:rtl w:val="0"/>
        </w:rPr>
      </w:r>
    </w:p>
    <w:p w:rsidR="00000000" w:rsidDel="00000000" w:rsidP="00000000" w:rsidRDefault="00000000" w:rsidRPr="00000000" w14:paraId="000007B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input(type="imfile"</w:t>
      </w:r>
      <w:r w:rsidDel="00000000" w:rsidR="00000000" w:rsidRPr="00000000">
        <w:rPr>
          <w:rtl w:val="0"/>
        </w:rPr>
      </w:r>
    </w:p>
    <w:p w:rsidR="00000000" w:rsidDel="00000000" w:rsidP="00000000" w:rsidRDefault="00000000" w:rsidRPr="00000000" w14:paraId="000007B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file="/var/log/pgbackrest/*.log"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Monitors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directory</w:t>
      </w:r>
      <w:r w:rsidDel="00000000" w:rsidR="00000000" w:rsidRPr="00000000">
        <w:rPr>
          <w:rtl w:val="0"/>
        </w:rPr>
      </w:r>
    </w:p>
    <w:p w:rsidR="00000000" w:rsidDel="00000000" w:rsidP="00000000" w:rsidRDefault="00000000" w:rsidRPr="00000000" w14:paraId="000007B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tag="pgbackrest"</w:t>
      </w:r>
      <w:r w:rsidDel="00000000" w:rsidR="00000000" w:rsidRPr="00000000">
        <w:rPr>
          <w:rtl w:val="0"/>
        </w:rPr>
      </w:r>
    </w:p>
    <w:p w:rsidR="00000000" w:rsidDel="00000000" w:rsidP="00000000" w:rsidRDefault="00000000" w:rsidRPr="00000000" w14:paraId="000007B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B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based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assigned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tl w:val="0"/>
        </w:rPr>
      </w:r>
    </w:p>
    <w:p w:rsidR="00000000" w:rsidDel="00000000" w:rsidP="00000000" w:rsidRDefault="00000000" w:rsidRPr="00000000" w14:paraId="000007B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'pgbackrest'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C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7C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C2">
      <w:pPr>
        <w:spacing w:after="240" w:before="240" w:lineRule="auto"/>
        <w:rPr/>
      </w:pPr>
      <w:r w:rsidDel="00000000" w:rsidR="00000000" w:rsidRPr="00000000">
        <w:rPr>
          <w:rtl w:val="0"/>
        </w:rPr>
        <w:t xml:space="preserve">Important Note: You must configure pgBackRest to write its logs to files in the </w:t>
      </w:r>
      <w:r w:rsidDel="00000000" w:rsidR="00000000" w:rsidRPr="00000000">
        <w:rPr>
          <w:rFonts w:ascii="Roboto Mono" w:cs="Roboto Mono" w:eastAsia="Roboto Mono" w:hAnsi="Roboto Mono"/>
          <w:color w:val="188038"/>
          <w:rtl w:val="0"/>
        </w:rPr>
        <w:t xml:space="preserve">/var/log/pgbackrest/</w:t>
      </w:r>
      <w:r w:rsidDel="00000000" w:rsidR="00000000" w:rsidRPr="00000000">
        <w:rPr>
          <w:rtl w:val="0"/>
        </w:rPr>
        <w:t xml:space="preserve"> directory for Rsyslog to find them. Refer to the pgbackrest.org/configuration.html#section-log documentation for this. Save and exit the file.</w:t>
      </w:r>
    </w:p>
    <w:p w:rsidR="00000000" w:rsidDel="00000000" w:rsidP="00000000" w:rsidRDefault="00000000" w:rsidRPr="00000000" w14:paraId="000007C3">
      <w:pPr>
        <w:spacing w:after="240" w:before="240" w:lineRule="auto"/>
        <w:rPr/>
      </w:pPr>
      <w:r w:rsidDel="00000000" w:rsidR="00000000" w:rsidRPr="00000000">
        <w:rPr>
          <w:b w:val="1"/>
          <w:bCs w:val="1"/>
          <w:rtl w:val="0"/>
        </w:rPr>
        <w:t xml:space="preserve">Configure patroni Log Forwarding (on </w:t>
      </w:r>
      <w:r w:rsidDel="00000000" w:rsidR="00000000" w:rsidRPr="00000000">
        <w:rPr>
          <w:rFonts w:ascii="Roboto Mono" w:cs="Roboto Mono" w:eastAsia="Roboto Mono" w:hAnsi="Roboto Mono"/>
          <w:b w:val="1"/>
          <w:bCs w:val="1"/>
          <w:color w:val="188038"/>
          <w:rtl w:val="0"/>
        </w:rPr>
        <w:t xml:space="preserve">scalable-db1</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scalable-db2</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scalable-db3</w:t>
      </w:r>
      <w:r w:rsidDel="00000000" w:rsidR="00000000" w:rsidRPr="00000000">
        <w:rPr>
          <w:b w:val="1"/>
          <w:bCs w:val="1"/>
          <w:rtl w:val="0"/>
        </w:rPr>
        <w:t xml:space="preserve"> vm)</w:t>
      </w:r>
      <w:r w:rsidDel="00000000" w:rsidR="00000000" w:rsidRPr="00000000">
        <w:rPr>
          <w:rtl w:val="0"/>
        </w:rPr>
        <w:t xml:space="preserve"> Create a new Rsyslog configuration file for patroni: Let's name it </w:t>
      </w:r>
      <w:r w:rsidDel="00000000" w:rsidR="00000000" w:rsidRPr="00000000">
        <w:rPr>
          <w:rFonts w:ascii="Roboto Mono" w:cs="Roboto Mono" w:eastAsia="Roboto Mono" w:hAnsi="Roboto Mono"/>
          <w:color w:val="188038"/>
          <w:rtl w:val="0"/>
        </w:rPr>
        <w:t xml:space="preserve">55-patroni.conf</w:t>
      </w:r>
      <w:r w:rsidDel="00000000" w:rsidR="00000000" w:rsidRPr="00000000">
        <w:rPr>
          <w:rtl w:val="0"/>
        </w:rPr>
        <w:t xml:space="preserve">.</w:t>
      </w:r>
    </w:p>
    <w:p w:rsidR="00000000" w:rsidDel="00000000" w:rsidP="00000000" w:rsidRDefault="00000000" w:rsidRPr="00000000" w14:paraId="000007C4">
      <w:pPr>
        <w:rPr/>
      </w:pPr>
      <w:r w:rsidDel="00000000" w:rsidR="00000000" w:rsidRPr="00000000">
        <w:rPr>
          <w:rtl w:val="0"/>
        </w:rPr>
        <w:t xml:space="preserve">Bash</w:t>
      </w:r>
    </w:p>
    <w:p w:rsidR="00000000" w:rsidDel="00000000" w:rsidP="00000000" w:rsidRDefault="00000000" w:rsidRPr="00000000" w14:paraId="000007C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/etc/rsyslog.d/55-patroni.conf</w:t>
      </w:r>
      <w:r w:rsidDel="00000000" w:rsidR="00000000" w:rsidRPr="00000000">
        <w:rPr>
          <w:rtl w:val="0"/>
        </w:rPr>
      </w:r>
    </w:p>
    <w:p w:rsidR="00000000" w:rsidDel="00000000" w:rsidP="00000000" w:rsidRDefault="00000000" w:rsidRPr="00000000" w14:paraId="000007C6">
      <w:pPr>
        <w:spacing w:after="240" w:before="240" w:lineRule="auto"/>
        <w:rPr/>
      </w:pPr>
      <w:r w:rsidDel="00000000" w:rsidR="00000000" w:rsidRPr="00000000">
        <w:rPr>
          <w:rtl w:val="0"/>
        </w:rPr>
        <w:t xml:space="preserve">Add the following content to </w:t>
      </w:r>
      <w:r w:rsidDel="00000000" w:rsidR="00000000" w:rsidRPr="00000000">
        <w:rPr>
          <w:rFonts w:ascii="Roboto Mono" w:cs="Roboto Mono" w:eastAsia="Roboto Mono" w:hAnsi="Roboto Mono"/>
          <w:color w:val="188038"/>
          <w:rtl w:val="0"/>
        </w:rPr>
        <w:t xml:space="preserve">55-patroni.conf</w:t>
      </w:r>
      <w:r w:rsidDel="00000000" w:rsidR="00000000" w:rsidRPr="00000000">
        <w:rPr>
          <w:rtl w:val="0"/>
        </w:rPr>
        <w:t xml:space="preserve">:</w:t>
      </w:r>
    </w:p>
    <w:p w:rsidR="00000000" w:rsidDel="00000000" w:rsidP="00000000" w:rsidRDefault="00000000" w:rsidRPr="00000000" w14:paraId="000007C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/etc/rsyslog.d/55-patroni.conf</w:t>
      </w:r>
      <w:r w:rsidDel="00000000" w:rsidR="00000000" w:rsidRPr="00000000">
        <w:rPr>
          <w:rtl w:val="0"/>
        </w:rPr>
      </w:r>
    </w:p>
    <w:p w:rsidR="00000000" w:rsidDel="00000000" w:rsidP="00000000" w:rsidRDefault="00000000" w:rsidRPr="00000000" w14:paraId="000007C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patroni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tl w:val="0"/>
        </w:rPr>
      </w:r>
    </w:p>
    <w:p w:rsidR="00000000" w:rsidDel="00000000" w:rsidP="00000000" w:rsidRDefault="00000000" w:rsidRPr="00000000" w14:paraId="000007C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C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(optional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already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loaded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another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w:t>
      </w:r>
      <w:r w:rsidDel="00000000" w:rsidR="00000000" w:rsidRPr="00000000">
        <w:rPr>
          <w:rtl w:val="0"/>
        </w:rPr>
      </w:r>
    </w:p>
    <w:p w:rsidR="00000000" w:rsidDel="00000000" w:rsidP="00000000" w:rsidRDefault="00000000" w:rsidRPr="00000000" w14:paraId="000007C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module(load="imfile")</w:t>
      </w:r>
      <w:r w:rsidDel="00000000" w:rsidR="00000000" w:rsidRPr="00000000">
        <w:rPr>
          <w:rtl w:val="0"/>
        </w:rPr>
      </w:r>
    </w:p>
    <w:p w:rsidR="00000000" w:rsidDel="00000000" w:rsidP="00000000" w:rsidRDefault="00000000" w:rsidRPr="00000000" w14:paraId="000007C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input(type="imfile"</w:t>
      </w:r>
      <w:r w:rsidDel="00000000" w:rsidR="00000000" w:rsidRPr="00000000">
        <w:rPr>
          <w:rtl w:val="0"/>
        </w:rPr>
      </w:r>
    </w:p>
    <w:p w:rsidR="00000000" w:rsidDel="00000000" w:rsidP="00000000" w:rsidRDefault="00000000" w:rsidRPr="00000000" w14:paraId="000007C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file="/var/log/patroni/*.log"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Monitors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directory</w:t>
      </w:r>
      <w:r w:rsidDel="00000000" w:rsidR="00000000" w:rsidRPr="00000000">
        <w:rPr>
          <w:rtl w:val="0"/>
        </w:rPr>
      </w:r>
    </w:p>
    <w:p w:rsidR="00000000" w:rsidDel="00000000" w:rsidP="00000000" w:rsidRDefault="00000000" w:rsidRPr="00000000" w14:paraId="000007C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tag="patroni"</w:t>
      </w:r>
      <w:r w:rsidDel="00000000" w:rsidR="00000000" w:rsidRPr="00000000">
        <w:rPr>
          <w:rtl w:val="0"/>
        </w:rPr>
      </w:r>
    </w:p>
    <w:p w:rsidR="00000000" w:rsidDel="00000000" w:rsidP="00000000" w:rsidRDefault="00000000" w:rsidRPr="00000000" w14:paraId="000007C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D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based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assigned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tl w:val="0"/>
        </w:rPr>
      </w:r>
    </w:p>
    <w:p w:rsidR="00000000" w:rsidDel="00000000" w:rsidP="00000000" w:rsidRDefault="00000000" w:rsidRPr="00000000" w14:paraId="000007D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'patroni'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D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7D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D4">
      <w:pPr>
        <w:spacing w:after="240" w:before="240" w:lineRule="auto"/>
        <w:rPr/>
      </w:pPr>
      <w:r w:rsidDel="00000000" w:rsidR="00000000" w:rsidRPr="00000000">
        <w:rPr>
          <w:rtl w:val="0"/>
        </w:rPr>
        <w:t xml:space="preserve">Important Note: You must configure patroni to write its logs to files in the </w:t>
      </w:r>
      <w:r w:rsidDel="00000000" w:rsidR="00000000" w:rsidRPr="00000000">
        <w:rPr>
          <w:rFonts w:ascii="Roboto Mono" w:cs="Roboto Mono" w:eastAsia="Roboto Mono" w:hAnsi="Roboto Mono"/>
          <w:color w:val="188038"/>
          <w:rtl w:val="0"/>
        </w:rPr>
        <w:t xml:space="preserve">/var/log/patroni/</w:t>
      </w:r>
      <w:r w:rsidDel="00000000" w:rsidR="00000000" w:rsidRPr="00000000">
        <w:rPr>
          <w:rtl w:val="0"/>
        </w:rPr>
        <w:t xml:space="preserve"> directory for Rsyslog to find them. Save and exit the file.</w:t>
      </w:r>
    </w:p>
    <w:p w:rsidR="00000000" w:rsidDel="00000000" w:rsidP="00000000" w:rsidRDefault="00000000" w:rsidRPr="00000000" w14:paraId="000007D5">
      <w:pPr>
        <w:spacing w:after="240" w:before="240" w:lineRule="auto"/>
        <w:rPr>
          <w:b w:val="1"/>
          <w:bCs w:val="1"/>
        </w:rPr>
      </w:pPr>
      <w:r w:rsidDel="00000000" w:rsidR="00000000" w:rsidRPr="00000000">
        <w:rPr>
          <w:b w:val="1"/>
          <w:bCs w:val="1"/>
          <w:rtl w:val="0"/>
        </w:rPr>
        <w:t xml:space="preserve">Configure keepalived Log Forwarding (on </w:t>
      </w:r>
      <w:r w:rsidDel="00000000" w:rsidR="00000000" w:rsidRPr="00000000">
        <w:rPr>
          <w:rFonts w:ascii="Roboto Mono" w:cs="Roboto Mono" w:eastAsia="Roboto Mono" w:hAnsi="Roboto Mono"/>
          <w:b w:val="1"/>
          <w:bCs w:val="1"/>
          <w:color w:val="188038"/>
          <w:rtl w:val="0"/>
        </w:rPr>
        <w:t xml:space="preserve">scalable-haproxy1</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scalable-haproxy2</w:t>
      </w:r>
      <w:r w:rsidDel="00000000" w:rsidR="00000000" w:rsidRPr="00000000">
        <w:rPr>
          <w:b w:val="1"/>
          <w:bCs w:val="1"/>
          <w:rtl w:val="0"/>
        </w:rPr>
        <w:t xml:space="preserve"> vm)</w:t>
      </w:r>
    </w:p>
    <w:p w:rsidR="00000000" w:rsidDel="00000000" w:rsidP="00000000" w:rsidRDefault="00000000" w:rsidRPr="00000000" w14:paraId="000007D6">
      <w:pPr>
        <w:spacing w:after="240" w:before="240" w:lineRule="auto"/>
        <w:rPr/>
      </w:pPr>
      <w:r w:rsidDel="00000000" w:rsidR="00000000" w:rsidRPr="00000000">
        <w:rPr>
          <w:rtl w:val="0"/>
        </w:rPr>
        <w:t xml:space="preserve">Ensure Rsyslog is Configured to Read from Journald (via </w:t>
      </w:r>
      <w:r w:rsidDel="00000000" w:rsidR="00000000" w:rsidRPr="00000000">
        <w:rPr>
          <w:rFonts w:ascii="Roboto Mono" w:cs="Roboto Mono" w:eastAsia="Roboto Mono" w:hAnsi="Roboto Mono"/>
          <w:color w:val="188038"/>
          <w:rtl w:val="0"/>
        </w:rPr>
        <w:t xml:space="preserve">imjournal</w:t>
      </w:r>
      <w:r w:rsidDel="00000000" w:rsidR="00000000" w:rsidRPr="00000000">
        <w:rPr>
          <w:rtl w:val="0"/>
        </w:rPr>
        <w:t xml:space="preserve">): This is crucial for rsyslog to receive logs from journald with rich metadata. This configuration typically goes into a global rsyslog config file, often </w:t>
      </w:r>
      <w:r w:rsidDel="00000000" w:rsidR="00000000" w:rsidRPr="00000000">
        <w:rPr>
          <w:rFonts w:ascii="Roboto Mono" w:cs="Roboto Mono" w:eastAsia="Roboto Mono" w:hAnsi="Roboto Mono"/>
          <w:color w:val="188038"/>
          <w:rtl w:val="0"/>
        </w:rPr>
        <w:t xml:space="preserve">/etc/rsyslog.conf</w:t>
      </w:r>
      <w:r w:rsidDel="00000000" w:rsidR="00000000" w:rsidRPr="00000000">
        <w:rPr>
          <w:rtl w:val="0"/>
        </w:rPr>
        <w:t xml:space="preserve"> or a dedicated file in </w:t>
      </w:r>
      <w:r w:rsidDel="00000000" w:rsidR="00000000" w:rsidRPr="00000000">
        <w:rPr>
          <w:rFonts w:ascii="Roboto Mono" w:cs="Roboto Mono" w:eastAsia="Roboto Mono" w:hAnsi="Roboto Mono"/>
          <w:color w:val="188038"/>
          <w:rtl w:val="0"/>
        </w:rPr>
        <w:t xml:space="preserve">/etc/rsyslog.d/</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00-imjournal.conf</w:t>
      </w:r>
      <w:r w:rsidDel="00000000" w:rsidR="00000000" w:rsidRPr="00000000">
        <w:rPr>
          <w:rtl w:val="0"/>
        </w:rPr>
        <w:t xml:space="preserve">). Edit </w:t>
      </w:r>
      <w:r w:rsidDel="00000000" w:rsidR="00000000" w:rsidRPr="00000000">
        <w:rPr>
          <w:rFonts w:ascii="Roboto Mono" w:cs="Roboto Mono" w:eastAsia="Roboto Mono" w:hAnsi="Roboto Mono"/>
          <w:color w:val="188038"/>
          <w:rtl w:val="0"/>
        </w:rPr>
        <w:t xml:space="preserve">/etc/rsyslog.conf</w:t>
      </w:r>
      <w:r w:rsidDel="00000000" w:rsidR="00000000" w:rsidRPr="00000000">
        <w:rPr>
          <w:rtl w:val="0"/>
        </w:rPr>
        <w:t xml:space="preserve"> or create </w:t>
      </w:r>
      <w:r w:rsidDel="00000000" w:rsidR="00000000" w:rsidRPr="00000000">
        <w:rPr>
          <w:rFonts w:ascii="Roboto Mono" w:cs="Roboto Mono" w:eastAsia="Roboto Mono" w:hAnsi="Roboto Mono"/>
          <w:color w:val="188038"/>
          <w:rtl w:val="0"/>
        </w:rPr>
        <w:t xml:space="preserve">/etc/rsyslog.d/00-imjournal.conf</w:t>
      </w:r>
      <w:r w:rsidDel="00000000" w:rsidR="00000000" w:rsidRPr="00000000">
        <w:rPr>
          <w:rtl w:val="0"/>
        </w:rPr>
        <w:t xml:space="preserve">: Make sure these lines are present and uncommented:</w:t>
      </w:r>
    </w:p>
    <w:p w:rsidR="00000000" w:rsidDel="00000000" w:rsidP="00000000" w:rsidRDefault="00000000" w:rsidRPr="00000000" w14:paraId="000007D7">
      <w:pPr>
        <w:rPr/>
      </w:pPr>
      <w:r w:rsidDel="00000000" w:rsidR="00000000" w:rsidRPr="00000000">
        <w:rPr>
          <w:rtl w:val="0"/>
        </w:rPr>
        <w:t xml:space="preserve">Bash</w:t>
      </w:r>
    </w:p>
    <w:p w:rsidR="00000000" w:rsidDel="00000000" w:rsidP="00000000" w:rsidRDefault="00000000" w:rsidRPr="00000000" w14:paraId="000007D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/etc/rsyslog.d/00-imjournal.conf</w:t>
      </w:r>
      <w:r w:rsidDel="00000000" w:rsidR="00000000" w:rsidRPr="00000000">
        <w:rPr>
          <w:rtl w:val="0"/>
        </w:rPr>
      </w:r>
    </w:p>
    <w:p w:rsidR="00000000" w:rsidDel="00000000" w:rsidP="00000000" w:rsidRDefault="00000000" w:rsidRPr="00000000" w14:paraId="000007D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/etc/rsyslog.conf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/etc/rsyslog.d/00-imjournal.conf)</w:t>
      </w:r>
      <w:r w:rsidDel="00000000" w:rsidR="00000000" w:rsidRPr="00000000">
        <w:rPr>
          <w:rtl w:val="0"/>
        </w:rPr>
      </w:r>
    </w:p>
    <w:p w:rsidR="00000000" w:rsidDel="00000000" w:rsidP="00000000" w:rsidRDefault="00000000" w:rsidRPr="00000000" w14:paraId="000007D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Provides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tl w:val="0"/>
        </w:rPr>
      </w:r>
    </w:p>
    <w:p w:rsidR="00000000" w:rsidDel="00000000" w:rsidP="00000000" w:rsidRDefault="00000000" w:rsidRPr="00000000" w14:paraId="000007D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#module(load="imjournal"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provides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tl w:val="0"/>
        </w:rPr>
      </w:r>
    </w:p>
    <w:p w:rsidR="00000000" w:rsidDel="00000000" w:rsidP="00000000" w:rsidRDefault="00000000" w:rsidRPr="00000000" w14:paraId="000007D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StateFile="imjournal.state")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position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tl w:val="0"/>
        </w:rPr>
      </w:r>
    </w:p>
    <w:p w:rsidR="00000000" w:rsidDel="00000000" w:rsidP="00000000" w:rsidRDefault="00000000" w:rsidRPr="00000000" w14:paraId="000007DD">
      <w:pPr>
        <w:spacing w:after="240" w:before="240" w:lineRule="auto"/>
        <w:rPr/>
      </w:pPr>
      <w:r w:rsidDel="00000000" w:rsidR="00000000" w:rsidRPr="00000000">
        <w:rPr>
          <w:rtl w:val="0"/>
        </w:rPr>
        <w:t xml:space="preserve">Self-correction: The </w:t>
      </w:r>
      <w:r w:rsidDel="00000000" w:rsidR="00000000" w:rsidRPr="00000000">
        <w:rPr>
          <w:rFonts w:ascii="Roboto Mono" w:cs="Roboto Mono" w:eastAsia="Roboto Mono" w:hAnsi="Roboto Mono"/>
          <w:color w:val="188038"/>
          <w:rtl w:val="0"/>
        </w:rPr>
        <w:t xml:space="preserve">StateFile</w:t>
      </w:r>
      <w:r w:rsidDel="00000000" w:rsidR="00000000" w:rsidRPr="00000000">
        <w:rPr>
          <w:rtl w:val="0"/>
        </w:rPr>
        <w:t xml:space="preserve"> option is important for </w:t>
      </w:r>
      <w:r w:rsidDel="00000000" w:rsidR="00000000" w:rsidRPr="00000000">
        <w:rPr>
          <w:rFonts w:ascii="Roboto Mono" w:cs="Roboto Mono" w:eastAsia="Roboto Mono" w:hAnsi="Roboto Mono"/>
          <w:color w:val="188038"/>
          <w:rtl w:val="0"/>
        </w:rPr>
        <w:t xml:space="preserve">imjournal</w:t>
      </w:r>
      <w:r w:rsidDel="00000000" w:rsidR="00000000" w:rsidRPr="00000000">
        <w:rPr>
          <w:rtl w:val="0"/>
        </w:rPr>
        <w:t xml:space="preserve"> to keep track of its position in the journal, so it doesn't re-process old logs on restart.</w:t>
      </w:r>
    </w:p>
    <w:p w:rsidR="00000000" w:rsidDel="00000000" w:rsidP="00000000" w:rsidRDefault="00000000" w:rsidRPr="00000000" w14:paraId="000007DE">
      <w:pPr>
        <w:spacing w:after="240" w:before="240" w:lineRule="auto"/>
        <w:rPr/>
      </w:pPr>
      <w:r w:rsidDel="00000000" w:rsidR="00000000" w:rsidRPr="00000000">
        <w:rPr>
          <w:rtl w:val="0"/>
        </w:rPr>
        <w:t xml:space="preserve">Create the Keepalived Filtering Configuration: This is the specific rule to identify and direct keepalived logs. Create </w:t>
      </w:r>
      <w:r w:rsidDel="00000000" w:rsidR="00000000" w:rsidRPr="00000000">
        <w:rPr>
          <w:rFonts w:ascii="Roboto Mono" w:cs="Roboto Mono" w:eastAsia="Roboto Mono" w:hAnsi="Roboto Mono"/>
          <w:color w:val="188038"/>
          <w:rtl w:val="0"/>
        </w:rPr>
        <w:t xml:space="preserve">/etc/rsyslog.d/56-keepalived.conf</w:t>
      </w:r>
      <w:r w:rsidDel="00000000" w:rsidR="00000000" w:rsidRPr="00000000">
        <w:rPr>
          <w:rtl w:val="0"/>
        </w:rPr>
        <w:t xml:space="preserve">. Edit </w:t>
      </w:r>
      <w:r w:rsidDel="00000000" w:rsidR="00000000" w:rsidRPr="00000000">
        <w:rPr>
          <w:rFonts w:ascii="Roboto Mono" w:cs="Roboto Mono" w:eastAsia="Roboto Mono" w:hAnsi="Roboto Mono"/>
          <w:color w:val="188038"/>
          <w:rtl w:val="0"/>
        </w:rPr>
        <w:t xml:space="preserve">sudo vi /etc/rsyslog.d/56-keepalived.conf</w:t>
      </w:r>
      <w:r w:rsidDel="00000000" w:rsidR="00000000" w:rsidRPr="00000000">
        <w:rPr>
          <w:rtl w:val="0"/>
        </w:rPr>
        <w:t xml:space="preserve">:</w:t>
      </w:r>
    </w:p>
    <w:p w:rsidR="00000000" w:rsidDel="00000000" w:rsidP="00000000" w:rsidRDefault="00000000" w:rsidRPr="00000000" w14:paraId="000007D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/etc/rsyslog.d/56-keepalived.conf</w:t>
      </w:r>
      <w:r w:rsidDel="00000000" w:rsidR="00000000" w:rsidRPr="00000000">
        <w:rPr>
          <w:rtl w:val="0"/>
        </w:rPr>
      </w:r>
    </w:p>
    <w:p w:rsidR="00000000" w:rsidDel="00000000" w:rsidP="00000000" w:rsidRDefault="00000000" w:rsidRPr="00000000" w14:paraId="000007E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keepalived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tl w:val="0"/>
        </w:rPr>
      </w:r>
    </w:p>
    <w:p w:rsidR="00000000" w:rsidDel="00000000" w:rsidP="00000000" w:rsidRDefault="00000000" w:rsidRPr="00000000" w14:paraId="000007E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received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systemd-journald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imjournal)</w:t>
      </w:r>
      <w:r w:rsidDel="00000000" w:rsidR="00000000" w:rsidRPr="00000000">
        <w:rPr>
          <w:rtl w:val="0"/>
        </w:rPr>
      </w:r>
    </w:p>
    <w:p w:rsidR="00000000" w:rsidDel="00000000" w:rsidP="00000000" w:rsidRDefault="00000000" w:rsidRPr="00000000" w14:paraId="000007E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E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'Keepalived'.</w:t>
      </w:r>
      <w:r w:rsidDel="00000000" w:rsidR="00000000" w:rsidRPr="00000000">
        <w:rPr>
          <w:rtl w:val="0"/>
        </w:rPr>
      </w:r>
    </w:p>
    <w:p w:rsidR="00000000" w:rsidDel="00000000" w:rsidP="00000000" w:rsidRDefault="00000000" w:rsidRPr="00000000" w14:paraId="000007E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covers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common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keepalived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sources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like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'Keepalived',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'Keepalived_vrrp',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w:t>
      </w:r>
      <w:r w:rsidDel="00000000" w:rsidR="00000000" w:rsidRPr="00000000">
        <w:rPr>
          <w:rtl w:val="0"/>
        </w:rPr>
      </w:r>
    </w:p>
    <w:p w:rsidR="00000000" w:rsidDel="00000000" w:rsidP="00000000" w:rsidRDefault="00000000" w:rsidRPr="00000000" w14:paraId="000007E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startswith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'Keepalived'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E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ruleset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responsible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gateway</w:t>
      </w:r>
      <w:r w:rsidDel="00000000" w:rsidR="00000000" w:rsidRPr="00000000">
        <w:rPr>
          <w:rtl w:val="0"/>
        </w:rPr>
      </w:r>
    </w:p>
    <w:p w:rsidR="00000000" w:rsidDel="00000000" w:rsidP="00000000" w:rsidRDefault="00000000" w:rsidRPr="00000000" w14:paraId="000007E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7E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E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EA">
      <w:pPr>
        <w:spacing w:after="240" w:before="240" w:lineRule="auto"/>
        <w:rPr/>
      </w:pPr>
      <w:r w:rsidDel="00000000" w:rsidR="00000000" w:rsidRPr="00000000">
        <w:rPr>
          <w:rtl w:val="0"/>
        </w:rPr>
        <w:t xml:space="preserve">Save and exit the file.</w:t>
      </w:r>
    </w:p>
    <w:p w:rsidR="00000000" w:rsidDel="00000000" w:rsidP="00000000" w:rsidRDefault="00000000" w:rsidRPr="00000000" w14:paraId="000007EB">
      <w:pPr>
        <w:spacing w:after="240" w:before="240" w:lineRule="auto"/>
        <w:rPr/>
      </w:pPr>
      <w:r w:rsidDel="00000000" w:rsidR="00000000" w:rsidRPr="00000000">
        <w:rPr>
          <w:b w:val="1"/>
          <w:bCs w:val="1"/>
          <w:rtl w:val="0"/>
        </w:rPr>
        <w:t xml:space="preserve">Configure etcd Log Forwarding (on </w:t>
      </w:r>
      <w:r w:rsidDel="00000000" w:rsidR="00000000" w:rsidRPr="00000000">
        <w:rPr>
          <w:rFonts w:ascii="Roboto Mono" w:cs="Roboto Mono" w:eastAsia="Roboto Mono" w:hAnsi="Roboto Mono"/>
          <w:b w:val="1"/>
          <w:bCs w:val="1"/>
          <w:color w:val="188038"/>
          <w:rtl w:val="0"/>
        </w:rPr>
        <w:t xml:space="preserve">scalable-db1</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scalable-db2</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scalable-db3</w:t>
      </w:r>
      <w:r w:rsidDel="00000000" w:rsidR="00000000" w:rsidRPr="00000000">
        <w:rPr>
          <w:b w:val="1"/>
          <w:bCs w:val="1"/>
          <w:rtl w:val="0"/>
        </w:rPr>
        <w:t xml:space="preserve"> vm)</w:t>
      </w:r>
      <w:r w:rsidDel="00000000" w:rsidR="00000000" w:rsidRPr="00000000">
        <w:rPr>
          <w:rtl w:val="0"/>
        </w:rPr>
        <w:t xml:space="preserve"> For etcd, first override the systemd unit file to configure </w:t>
      </w:r>
      <w:r w:rsidDel="00000000" w:rsidR="00000000" w:rsidRPr="00000000">
        <w:rPr>
          <w:rFonts w:ascii="Roboto Mono" w:cs="Roboto Mono" w:eastAsia="Roboto Mono" w:hAnsi="Roboto Mono"/>
          <w:color w:val="188038"/>
          <w:rtl w:val="0"/>
        </w:rPr>
        <w:t xml:space="preserve">SyslogIdentifier</w:t>
      </w:r>
      <w:r w:rsidDel="00000000" w:rsidR="00000000" w:rsidRPr="00000000">
        <w:rPr>
          <w:rtl w:val="0"/>
        </w:rPr>
        <w:t xml:space="preserve"> for your etcd service. Then configure Rsyslog to filter-in based on the same identifier. To override the systemd unit file create a file </w:t>
      </w:r>
      <w:r w:rsidDel="00000000" w:rsidR="00000000" w:rsidRPr="00000000">
        <w:rPr>
          <w:rFonts w:ascii="Roboto Mono" w:cs="Roboto Mono" w:eastAsia="Roboto Mono" w:hAnsi="Roboto Mono"/>
          <w:color w:val="188038"/>
          <w:rtl w:val="0"/>
        </w:rPr>
        <w:t xml:space="preserve">etcd_override.conf</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/usr/lib/systemd/system/etcd.service.d</w:t>
      </w:r>
      <w:r w:rsidDel="00000000" w:rsidR="00000000" w:rsidRPr="00000000">
        <w:rPr>
          <w:rtl w:val="0"/>
        </w:rPr>
        <w:t xml:space="preserve">.</w:t>
      </w:r>
    </w:p>
    <w:p w:rsidR="00000000" w:rsidDel="00000000" w:rsidP="00000000" w:rsidRDefault="00000000" w:rsidRPr="00000000" w14:paraId="000007E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r>
    </w:p>
    <w:p w:rsidR="00000000" w:rsidDel="00000000" w:rsidP="00000000" w:rsidRDefault="00000000" w:rsidRPr="00000000" w14:paraId="000007E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SyslogIdentifier=etcd</w:t>
      </w:r>
      <w:r w:rsidDel="00000000" w:rsidR="00000000" w:rsidRPr="00000000">
        <w:rPr>
          <w:rtl w:val="0"/>
        </w:rPr>
      </w:r>
    </w:p>
    <w:p w:rsidR="00000000" w:rsidDel="00000000" w:rsidP="00000000" w:rsidRDefault="00000000" w:rsidRPr="00000000" w14:paraId="000007EE">
      <w:pPr>
        <w:spacing w:after="240" w:before="240" w:lineRule="auto"/>
        <w:rPr/>
      </w:pPr>
      <w:r w:rsidDel="00000000" w:rsidR="00000000" w:rsidRPr="00000000">
        <w:rPr>
          <w:rtl w:val="0"/>
        </w:rPr>
        <w:t xml:space="preserve">This involves two steps for each node: first, telling systemd how to identify etcd logs, and second, configuring rsyslog to capture and forward those identified logs. You will need to perform these steps on all three of your DB nodes (</w:t>
      </w:r>
      <w:r w:rsidDel="00000000" w:rsidR="00000000" w:rsidRPr="00000000">
        <w:rPr>
          <w:rFonts w:ascii="Roboto Mono" w:cs="Roboto Mono" w:eastAsia="Roboto Mono" w:hAnsi="Roboto Mono"/>
          <w:color w:val="188038"/>
          <w:rtl w:val="0"/>
        </w:rPr>
        <w:t xml:space="preserve">scalable-db1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scalable-db3</w:t>
      </w:r>
      <w:r w:rsidDel="00000000" w:rsidR="00000000" w:rsidRPr="00000000">
        <w:rPr>
          <w:rtl w:val="0"/>
        </w:rPr>
        <w:t xml:space="preserve">).</w:t>
      </w:r>
    </w:p>
    <w:p w:rsidR="00000000" w:rsidDel="00000000" w:rsidP="00000000" w:rsidRDefault="00000000" w:rsidRPr="00000000" w14:paraId="000007EF">
      <w:pPr>
        <w:spacing w:after="240" w:before="240" w:lineRule="auto"/>
        <w:rPr/>
      </w:pPr>
      <w:r w:rsidDel="00000000" w:rsidR="00000000" w:rsidRPr="00000000">
        <w:rPr>
          <w:rtl w:val="0"/>
        </w:rPr>
        <w:t xml:space="preserve">Step 1: Override systemd Unit File for etcd This ensures etcd logs are sent to the systemd journal with a consistent identifier that rsyslog can use. On each DB node (</w:t>
      </w:r>
      <w:r w:rsidDel="00000000" w:rsidR="00000000" w:rsidRPr="00000000">
        <w:rPr>
          <w:rFonts w:ascii="Roboto Mono" w:cs="Roboto Mono" w:eastAsia="Roboto Mono" w:hAnsi="Roboto Mono"/>
          <w:color w:val="188038"/>
          <w:rtl w:val="0"/>
        </w:rPr>
        <w:t xml:space="preserve">scalable-db1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scalable-db3</w:t>
      </w:r>
      <w:r w:rsidDel="00000000" w:rsidR="00000000" w:rsidRPr="00000000">
        <w:rPr>
          <w:rtl w:val="0"/>
        </w:rPr>
        <w:t xml:space="preserve">): Create the override directory (if it doesn't exist): The directory </w:t>
      </w:r>
      <w:r w:rsidDel="00000000" w:rsidR="00000000" w:rsidRPr="00000000">
        <w:rPr>
          <w:rFonts w:ascii="Roboto Mono" w:cs="Roboto Mono" w:eastAsia="Roboto Mono" w:hAnsi="Roboto Mono"/>
          <w:color w:val="188038"/>
          <w:rtl w:val="0"/>
        </w:rPr>
        <w:t xml:space="preserve">/etc/systemd/system/etcd.service.d/</w:t>
      </w:r>
      <w:r w:rsidDel="00000000" w:rsidR="00000000" w:rsidRPr="00000000">
        <w:rPr>
          <w:rtl w:val="0"/>
        </w:rPr>
        <w:t xml:space="preserve"> is where systemd looks for service overrides.</w:t>
      </w:r>
    </w:p>
    <w:p w:rsidR="00000000" w:rsidDel="00000000" w:rsidP="00000000" w:rsidRDefault="00000000" w:rsidRPr="00000000" w14:paraId="000007F0">
      <w:pPr>
        <w:rPr/>
      </w:pPr>
      <w:r w:rsidDel="00000000" w:rsidR="00000000" w:rsidRPr="00000000">
        <w:rPr>
          <w:rtl w:val="0"/>
        </w:rPr>
        <w:t xml:space="preserve">Bash</w:t>
      </w:r>
    </w:p>
    <w:p w:rsidR="00000000" w:rsidDel="00000000" w:rsidP="00000000" w:rsidRDefault="00000000" w:rsidRPr="00000000" w14:paraId="000007F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/etc/systemd/system/etcd.service.d/</w:t>
      </w:r>
      <w:r w:rsidDel="00000000" w:rsidR="00000000" w:rsidRPr="00000000">
        <w:rPr>
          <w:rtl w:val="0"/>
        </w:rPr>
      </w:r>
    </w:p>
    <w:p w:rsidR="00000000" w:rsidDel="00000000" w:rsidP="00000000" w:rsidRDefault="00000000" w:rsidRPr="00000000" w14:paraId="000007F2">
      <w:pPr>
        <w:spacing w:after="240" w:before="240" w:lineRule="auto"/>
        <w:rPr/>
      </w:pPr>
      <w:r w:rsidDel="00000000" w:rsidR="00000000" w:rsidRPr="00000000">
        <w:rPr>
          <w:rtl w:val="0"/>
        </w:rPr>
        <w:t xml:space="preserve">Create the override file: Use </w:t>
      </w:r>
      <w:r w:rsidDel="00000000" w:rsidR="00000000" w:rsidRPr="00000000">
        <w:rPr>
          <w:rFonts w:ascii="Roboto Mono" w:cs="Roboto Mono" w:eastAsia="Roboto Mono" w:hAnsi="Roboto Mono"/>
          <w:color w:val="188038"/>
          <w:rtl w:val="0"/>
        </w:rPr>
        <w:t xml:space="preserve">sudo vi</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sudo nano</w:t>
      </w:r>
      <w:r w:rsidDel="00000000" w:rsidR="00000000" w:rsidRPr="00000000">
        <w:rPr>
          <w:rtl w:val="0"/>
        </w:rPr>
        <w:t xml:space="preserve">) to create </w:t>
      </w:r>
      <w:r w:rsidDel="00000000" w:rsidR="00000000" w:rsidRPr="00000000">
        <w:rPr>
          <w:rFonts w:ascii="Roboto Mono" w:cs="Roboto Mono" w:eastAsia="Roboto Mono" w:hAnsi="Roboto Mono"/>
          <w:color w:val="188038"/>
          <w:rtl w:val="0"/>
        </w:rPr>
        <w:t xml:space="preserve">etcd_override.conf</w:t>
      </w:r>
      <w:r w:rsidDel="00000000" w:rsidR="00000000" w:rsidRPr="00000000">
        <w:rPr>
          <w:rtl w:val="0"/>
        </w:rPr>
        <w:t xml:space="preserve"> within this directory.</w:t>
      </w:r>
    </w:p>
    <w:p w:rsidR="00000000" w:rsidDel="00000000" w:rsidP="00000000" w:rsidRDefault="00000000" w:rsidRPr="00000000" w14:paraId="000007F3">
      <w:pPr>
        <w:rPr/>
      </w:pPr>
      <w:r w:rsidDel="00000000" w:rsidR="00000000" w:rsidRPr="00000000">
        <w:rPr>
          <w:rtl w:val="0"/>
        </w:rPr>
        <w:t xml:space="preserve">Bash</w:t>
      </w:r>
    </w:p>
    <w:p w:rsidR="00000000" w:rsidDel="00000000" w:rsidP="00000000" w:rsidRDefault="00000000" w:rsidRPr="00000000" w14:paraId="000007F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/etc/systemd/system/etcd.service.d/etcd_override.conf</w:t>
      </w:r>
      <w:r w:rsidDel="00000000" w:rsidR="00000000" w:rsidRPr="00000000">
        <w:rPr>
          <w:rtl w:val="0"/>
        </w:rPr>
      </w:r>
    </w:p>
    <w:p w:rsidR="00000000" w:rsidDel="00000000" w:rsidP="00000000" w:rsidRDefault="00000000" w:rsidRPr="00000000" w14:paraId="000007F5">
      <w:pPr>
        <w:spacing w:after="240" w:before="240" w:lineRule="auto"/>
        <w:rPr/>
      </w:pPr>
      <w:r w:rsidDel="00000000" w:rsidR="00000000" w:rsidRPr="00000000">
        <w:rPr>
          <w:rtl w:val="0"/>
        </w:rPr>
        <w:t xml:space="preserve">Add the following content to the file:</w:t>
      </w:r>
    </w:p>
    <w:p w:rsidR="00000000" w:rsidDel="00000000" w:rsidP="00000000" w:rsidRDefault="00000000" w:rsidRPr="00000000" w14:paraId="000007F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/etc/systemd/system/etcd.service.d/etcd_override.conf</w:t>
      </w:r>
      <w:r w:rsidDel="00000000" w:rsidR="00000000" w:rsidRPr="00000000">
        <w:rPr>
          <w:rtl w:val="0"/>
        </w:rPr>
      </w:r>
    </w:p>
    <w:p w:rsidR="00000000" w:rsidDel="00000000" w:rsidP="00000000" w:rsidRDefault="00000000" w:rsidRPr="00000000" w14:paraId="000007F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Override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SyslogIdentifier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filtering</w:t>
      </w:r>
      <w:r w:rsidDel="00000000" w:rsidR="00000000" w:rsidRPr="00000000">
        <w:rPr>
          <w:rtl w:val="0"/>
        </w:rPr>
      </w:r>
    </w:p>
    <w:p w:rsidR="00000000" w:rsidDel="00000000" w:rsidP="00000000" w:rsidRDefault="00000000" w:rsidRPr="00000000" w14:paraId="000007F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F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[Service]</w:t>
      </w:r>
      <w:r w:rsidDel="00000000" w:rsidR="00000000" w:rsidRPr="00000000">
        <w:rPr>
          <w:rtl w:val="0"/>
        </w:rPr>
      </w:r>
    </w:p>
    <w:p w:rsidR="00000000" w:rsidDel="00000000" w:rsidP="00000000" w:rsidRDefault="00000000" w:rsidRPr="00000000" w14:paraId="000007F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SyslogIdentifier=etcd</w:t>
      </w:r>
      <w:r w:rsidDel="00000000" w:rsidR="00000000" w:rsidRPr="00000000">
        <w:rPr>
          <w:rtl w:val="0"/>
        </w:rPr>
      </w:r>
    </w:p>
    <w:p w:rsidR="00000000" w:rsidDel="00000000" w:rsidP="00000000" w:rsidRDefault="00000000" w:rsidRPr="00000000" w14:paraId="000007FB">
      <w:pPr>
        <w:spacing w:after="240" w:before="240" w:lineRule="auto"/>
        <w:rPr/>
      </w:pPr>
      <w:r w:rsidDel="00000000" w:rsidR="00000000" w:rsidRPr="00000000">
        <w:rPr>
          <w:rtl w:val="0"/>
        </w:rPr>
        <w:t xml:space="preserve">Save and exit the file. Reload systemd daemon and restart etcd: After modifying systemd unit files, you must reload the daemon and restart the service for changes to take effect.</w:t>
      </w:r>
    </w:p>
    <w:p w:rsidR="00000000" w:rsidDel="00000000" w:rsidP="00000000" w:rsidRDefault="00000000" w:rsidRPr="00000000" w14:paraId="000007FC">
      <w:pPr>
        <w:rPr/>
      </w:pPr>
      <w:r w:rsidDel="00000000" w:rsidR="00000000" w:rsidRPr="00000000">
        <w:rPr>
          <w:rtl w:val="0"/>
        </w:rPr>
        <w:t xml:space="preserve">Bash</w:t>
      </w:r>
    </w:p>
    <w:p w:rsidR="00000000" w:rsidDel="00000000" w:rsidP="00000000" w:rsidRDefault="00000000" w:rsidRPr="00000000" w14:paraId="000007F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daemon-reload</w:t>
      </w:r>
      <w:r w:rsidDel="00000000" w:rsidR="00000000" w:rsidRPr="00000000">
        <w:rPr>
          <w:rtl w:val="0"/>
        </w:rPr>
      </w:r>
    </w:p>
    <w:p w:rsidR="00000000" w:rsidDel="00000000" w:rsidP="00000000" w:rsidRDefault="00000000" w:rsidRPr="00000000" w14:paraId="000007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etcd</w:t>
      </w:r>
    </w:p>
    <w:p w:rsidR="00000000" w:rsidDel="00000000" w:rsidP="00000000" w:rsidRDefault="00000000" w:rsidRPr="00000000" w14:paraId="000007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status etcd</w:t>
      </w:r>
    </w:p>
    <w:p w:rsidR="00000000" w:rsidDel="00000000" w:rsidP="00000000" w:rsidRDefault="00000000" w:rsidRPr="00000000" w14:paraId="00000800">
      <w:pPr>
        <w:spacing w:after="240" w:before="240" w:lineRule="auto"/>
        <w:rPr/>
      </w:pPr>
      <w:r w:rsidDel="00000000" w:rsidR="00000000" w:rsidRPr="00000000">
        <w:rPr>
          <w:rtl w:val="0"/>
        </w:rPr>
        <w:t xml:space="preserve">Step 2: Configure Rsyslog to Filter and Forward etcd Logs Now that etcd is configured to send logs with the </w:t>
      </w:r>
      <w:r w:rsidDel="00000000" w:rsidR="00000000" w:rsidRPr="00000000">
        <w:rPr>
          <w:rFonts w:ascii="Roboto Mono" w:cs="Roboto Mono" w:eastAsia="Roboto Mono" w:hAnsi="Roboto Mono"/>
          <w:color w:val="188038"/>
          <w:rtl w:val="0"/>
        </w:rPr>
        <w:t xml:space="preserve">SyslogIdentifier=etcd</w:t>
      </w:r>
      <w:r w:rsidDel="00000000" w:rsidR="00000000" w:rsidRPr="00000000">
        <w:rPr>
          <w:rtl w:val="0"/>
        </w:rPr>
        <w:t xml:space="preserve">, we can tell rsyslog to filter these and send them to your Logstash gateway. On each DB node (</w:t>
      </w:r>
      <w:r w:rsidDel="00000000" w:rsidR="00000000" w:rsidRPr="00000000">
        <w:rPr>
          <w:rFonts w:ascii="Roboto Mono" w:cs="Roboto Mono" w:eastAsia="Roboto Mono" w:hAnsi="Roboto Mono"/>
          <w:color w:val="188038"/>
          <w:rtl w:val="0"/>
        </w:rPr>
        <w:t xml:space="preserve">scalable-db1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scalable-db3</w:t>
      </w:r>
      <w:r w:rsidDel="00000000" w:rsidR="00000000" w:rsidRPr="00000000">
        <w:rPr>
          <w:rtl w:val="0"/>
        </w:rPr>
        <w:t xml:space="preserve">): Create a new Rsyslog configuration file: Use </w:t>
      </w:r>
      <w:r w:rsidDel="00000000" w:rsidR="00000000" w:rsidRPr="00000000">
        <w:rPr>
          <w:rFonts w:ascii="Roboto Mono" w:cs="Roboto Mono" w:eastAsia="Roboto Mono" w:hAnsi="Roboto Mono"/>
          <w:color w:val="188038"/>
          <w:rtl w:val="0"/>
        </w:rPr>
        <w:t xml:space="preserve">sudo vi</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sudo nano</w:t>
      </w:r>
      <w:r w:rsidDel="00000000" w:rsidR="00000000" w:rsidRPr="00000000">
        <w:rPr>
          <w:rtl w:val="0"/>
        </w:rPr>
        <w:t xml:space="preserve">) to create a file, for example, </w:t>
      </w:r>
      <w:r w:rsidDel="00000000" w:rsidR="00000000" w:rsidRPr="00000000">
        <w:rPr>
          <w:rFonts w:ascii="Roboto Mono" w:cs="Roboto Mono" w:eastAsia="Roboto Mono" w:hAnsi="Roboto Mono"/>
          <w:color w:val="188038"/>
          <w:rtl w:val="0"/>
        </w:rPr>
        <w:t xml:space="preserve">50-etcd.conf</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/etc/rsyslog.d/</w:t>
      </w:r>
      <w:r w:rsidDel="00000000" w:rsidR="00000000" w:rsidRPr="00000000">
        <w:rPr>
          <w:rtl w:val="0"/>
        </w:rPr>
        <w:t xml:space="preserve">. We're using </w:t>
      </w:r>
      <w:r w:rsidDel="00000000" w:rsidR="00000000" w:rsidRPr="00000000">
        <w:rPr>
          <w:rFonts w:ascii="Roboto Mono" w:cs="Roboto Mono" w:eastAsia="Roboto Mono" w:hAnsi="Roboto Mono"/>
          <w:color w:val="188038"/>
          <w:rtl w:val="0"/>
        </w:rPr>
        <w:t xml:space="preserve">50-</w:t>
      </w:r>
      <w:r w:rsidDel="00000000" w:rsidR="00000000" w:rsidRPr="00000000">
        <w:rPr>
          <w:rtl w:val="0"/>
        </w:rPr>
        <w:t xml:space="preserve"> to ensure it loads after initial setup but before other application-specific filters you might have at higher numbers.</w:t>
      </w:r>
    </w:p>
    <w:p w:rsidR="00000000" w:rsidDel="00000000" w:rsidP="00000000" w:rsidRDefault="00000000" w:rsidRPr="00000000" w14:paraId="00000801">
      <w:pPr>
        <w:rPr/>
      </w:pPr>
      <w:r w:rsidDel="00000000" w:rsidR="00000000" w:rsidRPr="00000000">
        <w:rPr>
          <w:rtl w:val="0"/>
        </w:rPr>
        <w:t xml:space="preserve">Bash</w:t>
      </w:r>
    </w:p>
    <w:p w:rsidR="00000000" w:rsidDel="00000000" w:rsidP="00000000" w:rsidRDefault="00000000" w:rsidRPr="00000000" w14:paraId="0000080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/etc/rsyslog.d/57-etcd.conf</w:t>
      </w:r>
      <w:r w:rsidDel="00000000" w:rsidR="00000000" w:rsidRPr="00000000">
        <w:rPr>
          <w:rtl w:val="0"/>
        </w:rPr>
      </w:r>
    </w:p>
    <w:p w:rsidR="00000000" w:rsidDel="00000000" w:rsidP="00000000" w:rsidRDefault="00000000" w:rsidRPr="00000000" w14:paraId="00000803">
      <w:pPr>
        <w:spacing w:after="240" w:before="240" w:lineRule="auto"/>
        <w:rPr/>
      </w:pPr>
      <w:r w:rsidDel="00000000" w:rsidR="00000000" w:rsidRPr="00000000">
        <w:rPr>
          <w:rtl w:val="0"/>
        </w:rPr>
        <w:t xml:space="preserve">Add the following content to the file:</w:t>
      </w:r>
    </w:p>
    <w:p w:rsidR="00000000" w:rsidDel="00000000" w:rsidP="00000000" w:rsidRDefault="00000000" w:rsidRPr="00000000" w14:paraId="0000080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/etc/rsyslog.d/57-etcd.conf</w:t>
      </w:r>
      <w:r w:rsidDel="00000000" w:rsidR="00000000" w:rsidRPr="00000000">
        <w:rPr>
          <w:rtl w:val="0"/>
        </w:rPr>
      </w:r>
    </w:p>
    <w:p w:rsidR="00000000" w:rsidDel="00000000" w:rsidP="00000000" w:rsidRDefault="00000000" w:rsidRPr="00000000" w14:paraId="0000080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tl w:val="0"/>
        </w:rPr>
      </w:r>
    </w:p>
    <w:p w:rsidR="00000000" w:rsidDel="00000000" w:rsidP="00000000" w:rsidRDefault="00000000" w:rsidRPr="00000000" w14:paraId="0000080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received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systemd-journald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imjournal)</w:t>
      </w:r>
      <w:r w:rsidDel="00000000" w:rsidR="00000000" w:rsidRPr="00000000">
        <w:rPr>
          <w:rtl w:val="0"/>
        </w:rPr>
      </w:r>
    </w:p>
    <w:p w:rsidR="00000000" w:rsidDel="00000000" w:rsidP="00000000" w:rsidRDefault="00000000" w:rsidRPr="00000000" w14:paraId="0000080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80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'etcd'</w:t>
      </w:r>
      <w:r w:rsidDel="00000000" w:rsidR="00000000" w:rsidRPr="00000000">
        <w:rPr>
          <w:rtl w:val="0"/>
        </w:rPr>
      </w:r>
    </w:p>
    <w:p w:rsidR="00000000" w:rsidDel="00000000" w:rsidP="00000000" w:rsidRDefault="00000000" w:rsidRPr="00000000" w14:paraId="0000080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includes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fallback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check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robustness.</w:t>
      </w:r>
      <w:r w:rsidDel="00000000" w:rsidR="00000000" w:rsidRPr="00000000">
        <w:rPr>
          <w:rtl w:val="0"/>
        </w:rPr>
      </w:r>
    </w:p>
    <w:p w:rsidR="00000000" w:rsidDel="00000000" w:rsidP="00000000" w:rsidRDefault="00000000" w:rsidRPr="00000000" w14:paraId="0000080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$!_SYSTEMD_UNIT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"etcd.service"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80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ruleset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responsible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gateway</w:t>
      </w:r>
      <w:r w:rsidDel="00000000" w:rsidR="00000000" w:rsidRPr="00000000">
        <w:rPr>
          <w:rtl w:val="0"/>
        </w:rPr>
      </w:r>
    </w:p>
    <w:p w:rsidR="00000000" w:rsidDel="00000000" w:rsidP="00000000" w:rsidRDefault="00000000" w:rsidRPr="00000000" w14:paraId="0000080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80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80E">
      <w:pPr>
        <w:spacing w:after="240" w:before="240" w:lineRule="auto"/>
        <w:rPr/>
      </w:pPr>
      <w:r w:rsidDel="00000000" w:rsidR="00000000" w:rsidRPr="00000000">
        <w:rPr>
          <w:rtl w:val="0"/>
        </w:rPr>
        <w:t xml:space="preserve">Save and exit the file. (EXTRA POINT) Check etcd logs in the journal (to confirm </w:t>
      </w:r>
      <w:r w:rsidDel="00000000" w:rsidR="00000000" w:rsidRPr="00000000">
        <w:rPr>
          <w:rFonts w:ascii="Roboto Mono" w:cs="Roboto Mono" w:eastAsia="Roboto Mono" w:hAnsi="Roboto Mono"/>
          <w:color w:val="188038"/>
          <w:rtl w:val="0"/>
        </w:rPr>
        <w:t xml:space="preserve">SyslogIdentifier</w:t>
      </w:r>
      <w:r w:rsidDel="00000000" w:rsidR="00000000" w:rsidRPr="00000000">
        <w:rPr>
          <w:rtl w:val="0"/>
        </w:rPr>
        <w:t xml:space="preserve"> is applied):</w:t>
      </w:r>
    </w:p>
    <w:p w:rsidR="00000000" w:rsidDel="00000000" w:rsidP="00000000" w:rsidRDefault="00000000" w:rsidRPr="00000000" w14:paraId="0000080F">
      <w:pPr>
        <w:rPr/>
      </w:pPr>
      <w:r w:rsidDel="00000000" w:rsidR="00000000" w:rsidRPr="00000000">
        <w:rPr>
          <w:rtl w:val="0"/>
        </w:rPr>
        <w:t xml:space="preserve">Bash</w:t>
      </w:r>
    </w:p>
    <w:p w:rsidR="00000000" w:rsidDel="00000000" w:rsidP="00000000" w:rsidRDefault="00000000" w:rsidRPr="00000000" w14:paraId="0000081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etcd.service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811">
      <w:pPr>
        <w:spacing w:after="240" w:before="240" w:lineRule="auto"/>
        <w:rPr/>
      </w:pPr>
      <w:r w:rsidDel="00000000" w:rsidR="00000000" w:rsidRPr="00000000">
        <w:rPr>
          <w:rtl w:val="0"/>
        </w:rPr>
        <w:t xml:space="preserve">Look for </w:t>
      </w:r>
      <w:r w:rsidDel="00000000" w:rsidR="00000000" w:rsidRPr="00000000">
        <w:rPr>
          <w:rFonts w:ascii="Roboto Mono" w:cs="Roboto Mono" w:eastAsia="Roboto Mono" w:hAnsi="Roboto Mono"/>
          <w:color w:val="188038"/>
          <w:rtl w:val="0"/>
        </w:rPr>
        <w:t xml:space="preserve">etcd:</w:t>
      </w:r>
      <w:r w:rsidDel="00000000" w:rsidR="00000000" w:rsidRPr="00000000">
        <w:rPr>
          <w:rtl w:val="0"/>
        </w:rPr>
        <w:t xml:space="preserve"> before the log messages. This indicates the </w:t>
      </w:r>
      <w:r w:rsidDel="00000000" w:rsidR="00000000" w:rsidRPr="00000000">
        <w:rPr>
          <w:rFonts w:ascii="Roboto Mono" w:cs="Roboto Mono" w:eastAsia="Roboto Mono" w:hAnsi="Roboto Mono"/>
          <w:color w:val="188038"/>
          <w:rtl w:val="0"/>
        </w:rPr>
        <w:t xml:space="preserve">SyslogIdentifier</w:t>
      </w:r>
      <w:r w:rsidDel="00000000" w:rsidR="00000000" w:rsidRPr="00000000">
        <w:rPr>
          <w:rtl w:val="0"/>
        </w:rPr>
        <w:t xml:space="preserve"> is working.</w:t>
      </w:r>
    </w:p>
    <w:p w:rsidR="00000000" w:rsidDel="00000000" w:rsidP="00000000" w:rsidRDefault="00000000" w:rsidRPr="00000000" w14:paraId="00000812">
      <w:pPr>
        <w:spacing w:after="240" w:before="240" w:lineRule="auto"/>
        <w:rPr/>
      </w:pPr>
      <w:r w:rsidDel="00000000" w:rsidR="00000000" w:rsidRPr="00000000">
        <w:rPr>
          <w:b w:val="1"/>
          <w:bCs w:val="1"/>
          <w:rtl w:val="0"/>
        </w:rPr>
        <w:t xml:space="preserve">Configure Forwarding for logs from alloydb omni monitor (on </w:t>
      </w:r>
      <w:r w:rsidDel="00000000" w:rsidR="00000000" w:rsidRPr="00000000">
        <w:rPr>
          <w:rFonts w:ascii="Roboto Mono" w:cs="Roboto Mono" w:eastAsia="Roboto Mono" w:hAnsi="Roboto Mono"/>
          <w:b w:val="1"/>
          <w:bCs w:val="1"/>
          <w:color w:val="188038"/>
          <w:rtl w:val="0"/>
        </w:rPr>
        <w:t xml:space="preserve">scalable-db1</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scalable-db2</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scalable-db3</w:t>
      </w:r>
      <w:r w:rsidDel="00000000" w:rsidR="00000000" w:rsidRPr="00000000">
        <w:rPr>
          <w:b w:val="1"/>
          <w:bCs w:val="1"/>
          <w:rtl w:val="0"/>
        </w:rPr>
        <w:t xml:space="preserve"> vm)</w:t>
      </w:r>
      <w:r w:rsidDel="00000000" w:rsidR="00000000" w:rsidRPr="00000000">
        <w:rPr>
          <w:rtl w:val="0"/>
        </w:rPr>
        <w:t xml:space="preserve"> Create a new Rsyslog configuration file for alloydbomni_monitor: Let's name it </w:t>
      </w:r>
      <w:r w:rsidDel="00000000" w:rsidR="00000000" w:rsidRPr="00000000">
        <w:rPr>
          <w:rFonts w:ascii="Roboto Mono" w:cs="Roboto Mono" w:eastAsia="Roboto Mono" w:hAnsi="Roboto Mono"/>
          <w:color w:val="188038"/>
          <w:rtl w:val="0"/>
        </w:rPr>
        <w:t xml:space="preserve">58-alloydbomni_monitor.conf</w:t>
      </w:r>
      <w:r w:rsidDel="00000000" w:rsidR="00000000" w:rsidRPr="00000000">
        <w:rPr>
          <w:rtl w:val="0"/>
        </w:rPr>
        <w:t xml:space="preserve">.</w:t>
      </w:r>
    </w:p>
    <w:p w:rsidR="00000000" w:rsidDel="00000000" w:rsidP="00000000" w:rsidRDefault="00000000" w:rsidRPr="00000000" w14:paraId="00000813">
      <w:pPr>
        <w:rPr/>
      </w:pPr>
      <w:r w:rsidDel="00000000" w:rsidR="00000000" w:rsidRPr="00000000">
        <w:rPr>
          <w:rtl w:val="0"/>
        </w:rPr>
        <w:t xml:space="preserve">Bash</w:t>
      </w:r>
    </w:p>
    <w:p w:rsidR="00000000" w:rsidDel="00000000" w:rsidP="00000000" w:rsidRDefault="00000000" w:rsidRPr="00000000" w14:paraId="0000081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/etc/rsyslog.d/58-alloydbomni_monitor.conf</w:t>
      </w:r>
      <w:r w:rsidDel="00000000" w:rsidR="00000000" w:rsidRPr="00000000">
        <w:rPr>
          <w:rtl w:val="0"/>
        </w:rPr>
      </w:r>
    </w:p>
    <w:p w:rsidR="00000000" w:rsidDel="00000000" w:rsidP="00000000" w:rsidRDefault="00000000" w:rsidRPr="00000000" w14:paraId="00000815">
      <w:pPr>
        <w:spacing w:after="240" w:before="240" w:lineRule="auto"/>
        <w:rPr/>
      </w:pPr>
      <w:r w:rsidDel="00000000" w:rsidR="00000000" w:rsidRPr="00000000">
        <w:rPr>
          <w:rtl w:val="0"/>
        </w:rPr>
        <w:t xml:space="preserve">Add the following content to </w:t>
      </w:r>
      <w:r w:rsidDel="00000000" w:rsidR="00000000" w:rsidRPr="00000000">
        <w:rPr>
          <w:rFonts w:ascii="Roboto Mono" w:cs="Roboto Mono" w:eastAsia="Roboto Mono" w:hAnsi="Roboto Mono"/>
          <w:color w:val="188038"/>
          <w:rtl w:val="0"/>
        </w:rPr>
        <w:t xml:space="preserve">58-alloydbomni_monitor.conf</w:t>
      </w:r>
      <w:r w:rsidDel="00000000" w:rsidR="00000000" w:rsidRPr="00000000">
        <w:rPr>
          <w:rtl w:val="0"/>
        </w:rPr>
        <w:t xml:space="preserve">:</w:t>
      </w:r>
    </w:p>
    <w:p w:rsidR="00000000" w:rsidDel="00000000" w:rsidP="00000000" w:rsidRDefault="00000000" w:rsidRPr="00000000" w14:paraId="0000081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/etc/rsyslog.d/58-alloydbomni_monitor.conf</w:t>
      </w:r>
      <w:r w:rsidDel="00000000" w:rsidR="00000000" w:rsidRPr="00000000">
        <w:rPr>
          <w:rtl w:val="0"/>
        </w:rPr>
      </w:r>
    </w:p>
    <w:p w:rsidR="00000000" w:rsidDel="00000000" w:rsidP="00000000" w:rsidRDefault="00000000" w:rsidRPr="00000000" w14:paraId="0000081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81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81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81A">
      <w:pPr>
        <w:spacing w:after="240" w:before="240" w:lineRule="auto"/>
        <w:rPr/>
      </w:pPr>
      <w:r w:rsidDel="00000000" w:rsidR="00000000" w:rsidRPr="00000000">
        <w:rPr>
          <w:rtl w:val="0"/>
        </w:rPr>
        <w:t xml:space="preserve">Save and exit the file.</w:t>
      </w:r>
    </w:p>
    <w:p w:rsidR="00000000" w:rsidDel="00000000" w:rsidP="00000000" w:rsidRDefault="00000000" w:rsidRPr="00000000" w14:paraId="0000081B">
      <w:pPr>
        <w:pStyle w:val="Heading4"/>
        <w:keepNext w:val="0"/>
        <w:keepLines w:val="0"/>
        <w:spacing w:after="40" w:before="240" w:lineRule="auto"/>
        <w:rPr>
          <w:b w:val="1"/>
          <w:bCs w:val="1"/>
          <w:color w:val="000000"/>
          <w:sz w:val="22"/>
          <w:szCs w:val="22"/>
        </w:rPr>
      </w:pPr>
      <w:bookmarkStart w:colFirst="0" w:colLast="0" w:name="_a6y87lsqrlw0" w:id="124"/>
      <w:bookmarkEnd w:id="124"/>
      <w:r w:rsidDel="00000000" w:rsidR="00000000" w:rsidRPr="00000000">
        <w:rPr>
          <w:b w:val="1"/>
          <w:bCs w:val="1"/>
          <w:color w:val="000000"/>
          <w:sz w:val="22"/>
          <w:szCs w:val="22"/>
          <w:rtl w:val="0"/>
        </w:rPr>
        <w:t xml:space="preserve">Phase 3: Restart Rsyslog Service (on </w:t>
      </w:r>
      <w:r w:rsidDel="00000000" w:rsidR="00000000" w:rsidRPr="00000000">
        <w:rPr>
          <w:rFonts w:ascii="Roboto Mono" w:cs="Roboto Mono" w:eastAsia="Roboto Mono" w:hAnsi="Roboto Mono"/>
          <w:b w:val="1"/>
          <w:bCs w:val="1"/>
          <w:color w:val="188038"/>
          <w:sz w:val="22"/>
          <w:szCs w:val="22"/>
          <w:rtl w:val="0"/>
        </w:rPr>
        <w:t xml:space="preserve">scalable-haproxy1</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scalable-haproxy2</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scalable-db1</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scalable-db2</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scalable-db3</w:t>
      </w:r>
      <w:r w:rsidDel="00000000" w:rsidR="00000000" w:rsidRPr="00000000">
        <w:rPr>
          <w:b w:val="1"/>
          <w:bCs w:val="1"/>
          <w:color w:val="000000"/>
          <w:sz w:val="22"/>
          <w:szCs w:val="22"/>
          <w:rtl w:val="0"/>
        </w:rPr>
        <w:t xml:space="preserve"> vm)</w:t>
      </w:r>
    </w:p>
    <w:p w:rsidR="00000000" w:rsidDel="00000000" w:rsidP="00000000" w:rsidRDefault="00000000" w:rsidRPr="00000000" w14:paraId="0000081C">
      <w:pPr>
        <w:spacing w:after="240" w:before="240" w:lineRule="auto"/>
        <w:rPr/>
      </w:pPr>
      <w:r w:rsidDel="00000000" w:rsidR="00000000" w:rsidRPr="00000000">
        <w:rPr>
          <w:rtl w:val="0"/>
        </w:rPr>
        <w:t xml:space="preserve">After making these changes, you must restart the rsyslog service for them to take effect.</w:t>
      </w:r>
    </w:p>
    <w:p w:rsidR="00000000" w:rsidDel="00000000" w:rsidP="00000000" w:rsidRDefault="00000000" w:rsidRPr="00000000" w14:paraId="0000081D">
      <w:pPr>
        <w:rPr/>
      </w:pPr>
      <w:r w:rsidDel="00000000" w:rsidR="00000000" w:rsidRPr="00000000">
        <w:rPr>
          <w:rtl w:val="0"/>
        </w:rPr>
        <w:t xml:space="preserve">Bash</w:t>
      </w:r>
    </w:p>
    <w:p w:rsidR="00000000" w:rsidDel="00000000" w:rsidP="00000000" w:rsidRDefault="00000000" w:rsidRPr="00000000" w14:paraId="0000081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r>
    </w:p>
    <w:p w:rsidR="00000000" w:rsidDel="00000000" w:rsidP="00000000" w:rsidRDefault="00000000" w:rsidRPr="00000000" w14:paraId="0000081F">
      <w:pPr>
        <w:pStyle w:val="Heading4"/>
        <w:keepNext w:val="0"/>
        <w:keepLines w:val="0"/>
        <w:spacing w:after="40" w:before="240" w:lineRule="auto"/>
        <w:rPr>
          <w:b w:val="1"/>
          <w:bCs w:val="1"/>
          <w:color w:val="000000"/>
          <w:sz w:val="22"/>
          <w:szCs w:val="22"/>
        </w:rPr>
      </w:pPr>
      <w:bookmarkStart w:colFirst="0" w:colLast="0" w:name="_9rirndnl5y5q" w:id="125"/>
      <w:bookmarkEnd w:id="125"/>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Phase 4: Verify Rsyslog Status and Logs (on </w:t>
      </w:r>
      <w:r w:rsidDel="00000000" w:rsidR="00000000" w:rsidRPr="00000000">
        <w:rPr>
          <w:rFonts w:ascii="Roboto Mono" w:cs="Roboto Mono" w:eastAsia="Roboto Mono" w:hAnsi="Roboto Mono"/>
          <w:b w:val="1"/>
          <w:bCs w:val="1"/>
          <w:color w:val="188038"/>
          <w:sz w:val="22"/>
          <w:szCs w:val="22"/>
          <w:rtl w:val="0"/>
        </w:rPr>
        <w:t xml:space="preserve">scalable-haproxy1</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scalable-haproxy2</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scalable-db1</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scalable-db2</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scalable-db3</w:t>
      </w:r>
      <w:r w:rsidDel="00000000" w:rsidR="00000000" w:rsidRPr="00000000">
        <w:rPr>
          <w:b w:val="1"/>
          <w:bCs w:val="1"/>
          <w:color w:val="000000"/>
          <w:sz w:val="22"/>
          <w:szCs w:val="22"/>
          <w:rtl w:val="0"/>
        </w:rPr>
        <w:t xml:space="preserve"> vm)</w:t>
      </w:r>
    </w:p>
    <w:p w:rsidR="00000000" w:rsidDel="00000000" w:rsidP="00000000" w:rsidRDefault="00000000" w:rsidRPr="00000000" w14:paraId="00000820">
      <w:pPr>
        <w:spacing w:after="240" w:before="240" w:lineRule="auto"/>
        <w:rPr/>
      </w:pPr>
      <w:r w:rsidDel="00000000" w:rsidR="00000000" w:rsidRPr="00000000">
        <w:rPr>
          <w:rtl w:val="0"/>
        </w:rPr>
        <w:t xml:space="preserve">Check Rsyslog status:</w:t>
      </w:r>
    </w:p>
    <w:p w:rsidR="00000000" w:rsidDel="00000000" w:rsidP="00000000" w:rsidRDefault="00000000" w:rsidRPr="00000000" w14:paraId="00000821">
      <w:pPr>
        <w:rPr/>
      </w:pPr>
      <w:r w:rsidDel="00000000" w:rsidR="00000000" w:rsidRPr="00000000">
        <w:rPr>
          <w:rtl w:val="0"/>
        </w:rPr>
        <w:t xml:space="preserve">Bash</w:t>
      </w:r>
    </w:p>
    <w:p w:rsidR="00000000" w:rsidDel="00000000" w:rsidP="00000000" w:rsidRDefault="00000000" w:rsidRPr="00000000" w14:paraId="0000082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r>
    </w:p>
    <w:p w:rsidR="00000000" w:rsidDel="00000000" w:rsidP="00000000" w:rsidRDefault="00000000" w:rsidRPr="00000000" w14:paraId="00000823">
      <w:pPr>
        <w:spacing w:after="240" w:before="240" w:lineRule="auto"/>
        <w:rPr/>
      </w:pPr>
      <w:r w:rsidDel="00000000" w:rsidR="00000000" w:rsidRPr="00000000">
        <w:rPr>
          <w:rtl w:val="0"/>
        </w:rPr>
        <w:t xml:space="preserve">Ensure it's active (running) and look for any new errors. Check Rsyslog journal for errors:</w:t>
      </w:r>
    </w:p>
    <w:p w:rsidR="00000000" w:rsidDel="00000000" w:rsidP="00000000" w:rsidRDefault="00000000" w:rsidRPr="00000000" w14:paraId="00000824">
      <w:pPr>
        <w:rPr/>
      </w:pPr>
      <w:r w:rsidDel="00000000" w:rsidR="00000000" w:rsidRPr="00000000">
        <w:rPr>
          <w:rtl w:val="0"/>
        </w:rPr>
        <w:t xml:space="preserve">Bash</w:t>
      </w:r>
    </w:p>
    <w:p w:rsidR="00000000" w:rsidDel="00000000" w:rsidP="00000000" w:rsidRDefault="00000000" w:rsidRPr="00000000" w14:paraId="0000082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826">
      <w:pPr>
        <w:rPr/>
        <w:sectPr>
          <w:type w:val="nextPage"/>
          <w:pgSz w:h="15840" w:w="12240" w:orient="portrait"/>
          <w:pgMar w:bottom="1440" w:top="1440" w:left="1440" w:right="1440" w:header="720" w:footer="720"/>
          <w:pgNumType w:start="1"/>
        </w:sect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7pzkqqba645" w:id="126"/>
      <w:bookmarkEnd w:id="1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 proxy config</w:t>
      </w:r>
      <w:r w:rsidDel="00000000" w:rsidR="00000000" w:rsidRPr="00000000">
        <w:rPr>
          <w:rtl w:val="0"/>
        </w:rPr>
      </w:r>
    </w:p>
    <w:p w:rsidR="00000000" w:rsidDel="00000000" w:rsidP="00000000" w:rsidRDefault="00000000" w:rsidRPr="00000000" w14:paraId="00000828">
      <w:pPr>
        <w:spacing w:after="240" w:before="240" w:lineRule="auto"/>
        <w:rPr/>
      </w:pPr>
      <w:r w:rsidDel="00000000" w:rsidR="00000000" w:rsidRPr="00000000">
        <w:rPr>
          <w:rtl w:val="0"/>
        </w:rPr>
        <w:t xml:space="preserve">To ensure HAProxy sends its logs to rsyslog on </w:t>
      </w:r>
      <w:r w:rsidDel="00000000" w:rsidR="00000000" w:rsidRPr="00000000">
        <w:rPr>
          <w:rFonts w:ascii="Roboto Mono" w:cs="Roboto Mono" w:eastAsia="Roboto Mono" w:hAnsi="Roboto Mono"/>
          <w:color w:val="188038"/>
          <w:rtl w:val="0"/>
        </w:rPr>
        <w:t xml:space="preserve">127.0.0.1:514</w:t>
      </w:r>
      <w:r w:rsidDel="00000000" w:rsidR="00000000" w:rsidRPr="00000000">
        <w:rPr>
          <w:rtl w:val="0"/>
        </w:rPr>
        <w:t xml:space="preserve">, you need to modify HAProxy's main configuration file, </w:t>
      </w:r>
      <w:r w:rsidDel="00000000" w:rsidR="00000000" w:rsidRPr="00000000">
        <w:rPr>
          <w:rFonts w:ascii="Roboto Mono" w:cs="Roboto Mono" w:eastAsia="Roboto Mono" w:hAnsi="Roboto Mono"/>
          <w:color w:val="188038"/>
          <w:rtl w:val="0"/>
        </w:rPr>
        <w:t xml:space="preserve">haproxy.cfg</w:t>
      </w:r>
      <w:r w:rsidDel="00000000" w:rsidR="00000000" w:rsidRPr="00000000">
        <w:rPr>
          <w:rtl w:val="0"/>
        </w:rPr>
        <w:t xml:space="preserve">. This configuration tells HAProxy where to send its log messages and with what facility.</w:t>
      </w:r>
    </w:p>
    <w:p w:rsidR="00000000" w:rsidDel="00000000" w:rsidP="00000000" w:rsidRDefault="00000000" w:rsidRPr="00000000" w14:paraId="00000829">
      <w:pPr>
        <w:spacing w:after="240" w:before="240" w:lineRule="auto"/>
        <w:rPr/>
      </w:pPr>
      <w:r w:rsidDel="00000000" w:rsidR="00000000" w:rsidRPr="00000000">
        <w:rPr>
          <w:rtl w:val="0"/>
        </w:rPr>
        <w:t xml:space="preserve">Here are the step-by-step instructions:</w:t>
      </w:r>
    </w:p>
    <w:p w:rsidR="00000000" w:rsidDel="00000000" w:rsidP="00000000" w:rsidRDefault="00000000" w:rsidRPr="00000000" w14:paraId="0000082A">
      <w:pPr>
        <w:spacing w:after="240" w:before="240" w:lineRule="auto"/>
        <w:rPr/>
      </w:pPr>
      <w:r w:rsidDel="00000000" w:rsidR="00000000" w:rsidRPr="00000000">
        <w:rPr>
          <w:b w:val="1"/>
          <w:bCs w:val="1"/>
          <w:rtl w:val="0"/>
        </w:rPr>
        <w:t xml:space="preserve">Target Nodes:</w:t>
      </w:r>
      <w:r w:rsidDel="00000000" w:rsidR="00000000" w:rsidRPr="00000000">
        <w:rPr>
          <w:rtl w:val="0"/>
        </w:rPr>
        <w:t xml:space="preserve"> These steps should be performed on your HAProxy nodes: </w:t>
      </w:r>
      <w:r w:rsidDel="00000000" w:rsidR="00000000" w:rsidRPr="00000000">
        <w:rPr>
          <w:rFonts w:ascii="Roboto Mono" w:cs="Roboto Mono" w:eastAsia="Roboto Mono" w:hAnsi="Roboto Mono"/>
          <w:color w:val="188038"/>
          <w:rtl w:val="0"/>
        </w:rPr>
        <w:t xml:space="preserve">scalable-haproxy1</w:t>
      </w:r>
      <w:r w:rsidDel="00000000" w:rsidR="00000000" w:rsidRPr="00000000">
        <w:rPr>
          <w:rtl w:val="0"/>
        </w:rPr>
        <w:t xml:space="preserve"> (10.1.0.5) and </w:t>
      </w:r>
      <w:r w:rsidDel="00000000" w:rsidR="00000000" w:rsidRPr="00000000">
        <w:rPr>
          <w:rFonts w:ascii="Roboto Mono" w:cs="Roboto Mono" w:eastAsia="Roboto Mono" w:hAnsi="Roboto Mono"/>
          <w:color w:val="188038"/>
          <w:rtl w:val="0"/>
        </w:rPr>
        <w:t xml:space="preserve">scalable-haproxy2</w:t>
      </w:r>
      <w:r w:rsidDel="00000000" w:rsidR="00000000" w:rsidRPr="00000000">
        <w:rPr>
          <w:rtl w:val="0"/>
        </w:rPr>
        <w:t xml:space="preserve"> (10.1.0.3).</w:t>
      </w:r>
    </w:p>
    <w:p w:rsidR="00000000" w:rsidDel="00000000" w:rsidP="00000000" w:rsidRDefault="00000000" w:rsidRPr="00000000" w14:paraId="0000082B">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82C">
      <w:pPr>
        <w:numPr>
          <w:ilvl w:val="0"/>
          <w:numId w:val="82"/>
        </w:numPr>
        <w:spacing w:after="0" w:afterAutospacing="0" w:before="240" w:lineRule="auto"/>
        <w:ind w:left="720" w:hanging="360"/>
      </w:pPr>
      <w:r w:rsidDel="00000000" w:rsidR="00000000" w:rsidRPr="00000000">
        <w:rPr>
          <w:b w:val="1"/>
          <w:bCs w:val="1"/>
          <w:rtl w:val="0"/>
        </w:rPr>
        <w:t xml:space="preserve">Access your HAProxy Node:</w:t>
      </w:r>
      <w:r w:rsidDel="00000000" w:rsidR="00000000" w:rsidRPr="00000000">
        <w:rPr>
          <w:rtl w:val="0"/>
        </w:rPr>
        <w:t xml:space="preserve"> Connect to one of your HAProxy nodes via SSH (e.g., </w:t>
      </w:r>
      <w:r w:rsidDel="00000000" w:rsidR="00000000" w:rsidRPr="00000000">
        <w:rPr>
          <w:rFonts w:ascii="Roboto Mono" w:cs="Roboto Mono" w:eastAsia="Roboto Mono" w:hAnsi="Roboto Mono"/>
          <w:color w:val="188038"/>
          <w:rtl w:val="0"/>
        </w:rPr>
        <w:t xml:space="preserve">scalable-haproxy1</w:t>
      </w:r>
      <w:r w:rsidDel="00000000" w:rsidR="00000000" w:rsidRPr="00000000">
        <w:rPr>
          <w:rtl w:val="0"/>
        </w:rPr>
        <w:t xml:space="preserve">).</w:t>
      </w:r>
    </w:p>
    <w:p w:rsidR="00000000" w:rsidDel="00000000" w:rsidP="00000000" w:rsidRDefault="00000000" w:rsidRPr="00000000" w14:paraId="0000082D">
      <w:pPr>
        <w:numPr>
          <w:ilvl w:val="0"/>
          <w:numId w:val="82"/>
        </w:numPr>
        <w:spacing w:after="240" w:before="0" w:beforeAutospacing="0" w:lineRule="auto"/>
        <w:ind w:left="720" w:hanging="360"/>
      </w:pPr>
      <w:r w:rsidDel="00000000" w:rsidR="00000000" w:rsidRPr="00000000">
        <w:rPr>
          <w:b w:val="1"/>
          <w:bCs w:val="1"/>
          <w:rtl w:val="0"/>
        </w:rPr>
        <w:t xml:space="preserve">Locate and Open the HAProxy Configuration File:</w:t>
      </w:r>
      <w:r w:rsidDel="00000000" w:rsidR="00000000" w:rsidRPr="00000000">
        <w:rPr>
          <w:rtl w:val="0"/>
        </w:rPr>
        <w:t xml:space="preserve"> The HAProxy configuration file is typically located at </w:t>
      </w:r>
      <w:r w:rsidDel="00000000" w:rsidR="00000000" w:rsidRPr="00000000">
        <w:rPr>
          <w:rFonts w:ascii="Roboto Mono" w:cs="Roboto Mono" w:eastAsia="Roboto Mono" w:hAnsi="Roboto Mono"/>
          <w:color w:val="188038"/>
          <w:rtl w:val="0"/>
        </w:rPr>
        <w:t xml:space="preserve">/etc/haproxy/haproxy.cfg</w:t>
      </w:r>
      <w:r w:rsidDel="00000000" w:rsidR="00000000" w:rsidRPr="00000000">
        <w:rPr>
          <w:rtl w:val="0"/>
        </w:rPr>
        <w:t xml:space="preserve">. Use a text editor like </w:t>
      </w:r>
      <w:r w:rsidDel="00000000" w:rsidR="00000000" w:rsidRPr="00000000">
        <w:rPr>
          <w:rFonts w:ascii="Roboto Mono" w:cs="Roboto Mono" w:eastAsia="Roboto Mono" w:hAnsi="Roboto Mono"/>
          <w:color w:val="188038"/>
          <w:rtl w:val="0"/>
        </w:rPr>
        <w:t xml:space="preserve">nano</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vi</w:t>
      </w:r>
      <w:r w:rsidDel="00000000" w:rsidR="00000000" w:rsidRPr="00000000">
        <w:rPr>
          <w:rtl w:val="0"/>
        </w:rPr>
        <w:t xml:space="preserve"> to open it.</w:t>
        <w:br w:type="textWrapping"/>
        <w:t xml:space="preserve">Bash</w:t>
      </w:r>
    </w:p>
    <w:p w:rsidR="00000000" w:rsidDel="00000000" w:rsidP="00000000" w:rsidRDefault="00000000" w:rsidRPr="00000000" w14:paraId="0000082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/etc/haproxy/haproxy.cfg</w:t>
      </w:r>
      <w:r w:rsidDel="00000000" w:rsidR="00000000" w:rsidRPr="00000000">
        <w:rPr>
          <w:rtl w:val="0"/>
        </w:rPr>
      </w:r>
    </w:p>
    <w:p w:rsidR="00000000" w:rsidDel="00000000" w:rsidP="00000000" w:rsidRDefault="00000000" w:rsidRPr="00000000" w14:paraId="0000082F">
      <w:pPr>
        <w:numPr>
          <w:ilvl w:val="0"/>
          <w:numId w:val="82"/>
        </w:numPr>
        <w:spacing w:after="240" w:before="240" w:lineRule="auto"/>
        <w:ind w:left="720" w:hanging="360"/>
      </w:pPr>
      <w:r w:rsidDel="00000000" w:rsidR="00000000" w:rsidRPr="00000000">
        <w:rPr>
          <w:rtl w:val="0"/>
        </w:rPr>
        <w:t xml:space="preserve"></w:t>
        <w:br w:type="textWrapping"/>
        <w:t xml:space="preserve">or</w:t>
        <w:br w:type="textWrapping"/>
        <w:t xml:space="preserve">Bash</w:t>
      </w:r>
    </w:p>
    <w:p w:rsidR="00000000" w:rsidDel="00000000" w:rsidP="00000000" w:rsidRDefault="00000000" w:rsidRPr="00000000" w14:paraId="0000083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/etc/haproxy/haproxy.cfg</w:t>
      </w:r>
      <w:r w:rsidDel="00000000" w:rsidR="00000000" w:rsidRPr="00000000">
        <w:rPr>
          <w:rtl w:val="0"/>
        </w:rPr>
      </w:r>
    </w:p>
    <w:p w:rsidR="00000000" w:rsidDel="00000000" w:rsidP="00000000" w:rsidRDefault="00000000" w:rsidRPr="00000000" w14:paraId="00000831">
      <w:pPr>
        <w:numPr>
          <w:ilvl w:val="0"/>
          <w:numId w:val="82"/>
        </w:numPr>
        <w:spacing w:after="0" w:afterAutospacing="0" w:before="240" w:lineRule="auto"/>
        <w:ind w:left="720" w:hanging="360"/>
      </w:pPr>
      <w:r w:rsidDel="00000000" w:rsidR="00000000" w:rsidRPr="00000000">
        <w:rPr>
          <w:rtl w:val="0"/>
        </w:rPr>
        <w:t xml:space="preserve"></w:t>
      </w:r>
    </w:p>
    <w:p w:rsidR="00000000" w:rsidDel="00000000" w:rsidP="00000000" w:rsidRDefault="00000000" w:rsidRPr="00000000" w14:paraId="00000832">
      <w:pPr>
        <w:numPr>
          <w:ilvl w:val="0"/>
          <w:numId w:val="82"/>
        </w:numPr>
        <w:spacing w:after="240" w:before="0" w:beforeAutospacing="0" w:lineRule="auto"/>
        <w:ind w:left="720" w:hanging="360"/>
      </w:pPr>
      <w:r w:rsidDel="00000000" w:rsidR="00000000" w:rsidRPr="00000000">
        <w:rPr>
          <w:b w:val="1"/>
          <w:bCs w:val="1"/>
          <w:rtl w:val="0"/>
        </w:rPr>
        <w:t xml:space="preserve">Add or Modify the Logging Directive:</w:t>
      </w:r>
      <w:r w:rsidDel="00000000" w:rsidR="00000000" w:rsidRPr="00000000">
        <w:rPr>
          <w:rtl w:val="0"/>
        </w:rPr>
        <w:t xml:space="preserve"> Inside the </w:t>
      </w:r>
      <w:r w:rsidDel="00000000" w:rsidR="00000000" w:rsidRPr="00000000">
        <w:rPr>
          <w:rFonts w:ascii="Roboto Mono" w:cs="Roboto Mono" w:eastAsia="Roboto Mono" w:hAnsi="Roboto Mono"/>
          <w:color w:val="188038"/>
          <w:rtl w:val="0"/>
        </w:rPr>
        <w:t xml:space="preserve">global</w:t>
      </w:r>
      <w:r w:rsidDel="00000000" w:rsidR="00000000" w:rsidRPr="00000000">
        <w:rPr>
          <w:rtl w:val="0"/>
        </w:rPr>
        <w:t xml:space="preserve"> section of your </w:t>
      </w:r>
      <w:r w:rsidDel="00000000" w:rsidR="00000000" w:rsidRPr="00000000">
        <w:rPr>
          <w:rFonts w:ascii="Roboto Mono" w:cs="Roboto Mono" w:eastAsia="Roboto Mono" w:hAnsi="Roboto Mono"/>
          <w:color w:val="188038"/>
          <w:rtl w:val="0"/>
        </w:rPr>
        <w:t xml:space="preserve">haproxy.cfg</w:t>
      </w:r>
      <w:r w:rsidDel="00000000" w:rsidR="00000000" w:rsidRPr="00000000">
        <w:rPr>
          <w:rtl w:val="0"/>
        </w:rPr>
        <w:t xml:space="preserve"> file, you need to add or modify the </w:t>
      </w:r>
      <w:r w:rsidDel="00000000" w:rsidR="00000000" w:rsidRPr="00000000">
        <w:rPr>
          <w:rFonts w:ascii="Roboto Mono" w:cs="Roboto Mono" w:eastAsia="Roboto Mono" w:hAnsi="Roboto Mono"/>
          <w:color w:val="188038"/>
          <w:rtl w:val="0"/>
        </w:rPr>
        <w:t xml:space="preserve">log</w:t>
      </w:r>
      <w:r w:rsidDel="00000000" w:rsidR="00000000" w:rsidRPr="00000000">
        <w:rPr>
          <w:rtl w:val="0"/>
        </w:rPr>
        <w:t xml:space="preserve"> directive. This section defines global parameters for HAProxy.</w:t>
        <w:br w:type="textWrapping"/>
        <w:t xml:space="preserve">Look for an existing </w:t>
      </w:r>
      <w:r w:rsidDel="00000000" w:rsidR="00000000" w:rsidRPr="00000000">
        <w:rPr>
          <w:rFonts w:ascii="Roboto Mono" w:cs="Roboto Mono" w:eastAsia="Roboto Mono" w:hAnsi="Roboto Mono"/>
          <w:color w:val="188038"/>
          <w:rtl w:val="0"/>
        </w:rPr>
        <w:t xml:space="preserve">log</w:t>
      </w:r>
      <w:r w:rsidDel="00000000" w:rsidR="00000000" w:rsidRPr="00000000">
        <w:rPr>
          <w:rtl w:val="0"/>
        </w:rPr>
        <w:t xml:space="preserve"> line. If it exists and points to a different location or doesn't include the </w:t>
      </w:r>
      <w:r w:rsidDel="00000000" w:rsidR="00000000" w:rsidRPr="00000000">
        <w:rPr>
          <w:rFonts w:ascii="Roboto Mono" w:cs="Roboto Mono" w:eastAsia="Roboto Mono" w:hAnsi="Roboto Mono"/>
          <w:color w:val="188038"/>
          <w:rtl w:val="0"/>
        </w:rPr>
        <w:t xml:space="preserve">127.0.0.1:514</w:t>
      </w:r>
      <w:r w:rsidDel="00000000" w:rsidR="00000000" w:rsidRPr="00000000">
        <w:rPr>
          <w:rtl w:val="0"/>
        </w:rPr>
        <w:t xml:space="preserve"> target, you'll need to adjust it. If it doesn't exist, add it.</w:t>
        <w:br w:type="textWrapping"/>
      </w:r>
      <w:r w:rsidDel="00000000" w:rsidR="00000000" w:rsidRPr="00000000">
        <w:rPr>
          <w:b w:val="1"/>
          <w:bCs w:val="1"/>
          <w:rtl w:val="0"/>
        </w:rPr>
        <w:t xml:space="preserve">Example </w:t>
      </w:r>
      <w:r w:rsidDel="00000000" w:rsidR="00000000" w:rsidRPr="00000000">
        <w:rPr>
          <w:rFonts w:ascii="Roboto Mono" w:cs="Roboto Mono" w:eastAsia="Roboto Mono" w:hAnsi="Roboto Mono"/>
          <w:b w:val="1"/>
          <w:bCs w:val="1"/>
          <w:color w:val="188038"/>
          <w:rtl w:val="0"/>
        </w:rPr>
        <w:t xml:space="preserve">global</w:t>
      </w:r>
      <w:r w:rsidDel="00000000" w:rsidR="00000000" w:rsidRPr="00000000">
        <w:rPr>
          <w:b w:val="1"/>
          <w:bCs w:val="1"/>
          <w:rtl w:val="0"/>
        </w:rPr>
        <w:t xml:space="preserve"> section:</w:t>
        <w:br w:type="textWrapping"/>
      </w:r>
      <w:r w:rsidDel="00000000" w:rsidR="00000000" w:rsidRPr="00000000">
        <w:rPr>
          <w:rtl w:val="0"/>
        </w:rPr>
        <w:t xml:space="preserve">Ini, TOML</w:t>
      </w:r>
    </w:p>
    <w:p w:rsidR="00000000" w:rsidDel="00000000" w:rsidP="00000000" w:rsidRDefault="00000000" w:rsidRPr="00000000" w14:paraId="0000083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global</w:t>
      </w:r>
      <w:r w:rsidDel="00000000" w:rsidR="00000000" w:rsidRPr="00000000">
        <w:rPr>
          <w:rtl w:val="0"/>
        </w:rPr>
      </w:r>
    </w:p>
    <w:p w:rsidR="00000000" w:rsidDel="00000000" w:rsidP="00000000" w:rsidRDefault="00000000" w:rsidRPr="00000000" w14:paraId="000008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127.0.0.1:514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local0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modify</w:t>
      </w:r>
      <w:r w:rsidDel="00000000" w:rsidR="00000000" w:rsidRPr="00000000">
        <w:rPr>
          <w:rtl w:val="0"/>
        </w:rPr>
      </w:r>
    </w:p>
    <w:p w:rsidR="00000000" w:rsidDel="00000000" w:rsidP="00000000" w:rsidRDefault="00000000" w:rsidRPr="00000000" w14:paraId="000008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chroot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/var/lib/haproxy</w:t>
      </w:r>
      <w:r w:rsidDel="00000000" w:rsidR="00000000" w:rsidRPr="00000000">
        <w:rPr>
          <w:rtl w:val="0"/>
        </w:rPr>
      </w:r>
    </w:p>
    <w:p w:rsidR="00000000" w:rsidDel="00000000" w:rsidP="00000000" w:rsidRDefault="00000000" w:rsidRPr="00000000" w14:paraId="000008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pidfile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/var/run/haproxy.pid</w:t>
      </w:r>
      <w:r w:rsidDel="00000000" w:rsidR="00000000" w:rsidRPr="00000000">
        <w:rPr>
          <w:rtl w:val="0"/>
        </w:rPr>
      </w:r>
    </w:p>
    <w:p w:rsidR="00000000" w:rsidDel="00000000" w:rsidP="00000000" w:rsidRDefault="00000000" w:rsidRPr="00000000" w14:paraId="000008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maxconn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4000</w:t>
      </w:r>
      <w:r w:rsidDel="00000000" w:rsidR="00000000" w:rsidRPr="00000000">
        <w:rPr>
          <w:rtl w:val="0"/>
        </w:rPr>
      </w:r>
    </w:p>
    <w:p w:rsidR="00000000" w:rsidDel="00000000" w:rsidP="00000000" w:rsidRDefault="00000000" w:rsidRPr="00000000" w14:paraId="000008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haproxy</w:t>
      </w:r>
      <w:r w:rsidDel="00000000" w:rsidR="00000000" w:rsidRPr="00000000">
        <w:rPr>
          <w:rtl w:val="0"/>
        </w:rPr>
      </w:r>
    </w:p>
    <w:p w:rsidR="00000000" w:rsidDel="00000000" w:rsidP="00000000" w:rsidRDefault="00000000" w:rsidRPr="00000000" w14:paraId="000008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group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haproxy</w:t>
      </w:r>
      <w:r w:rsidDel="00000000" w:rsidR="00000000" w:rsidRPr="00000000">
        <w:rPr>
          <w:rtl w:val="0"/>
        </w:rPr>
      </w:r>
    </w:p>
    <w:p w:rsidR="00000000" w:rsidDel="00000000" w:rsidP="00000000" w:rsidRDefault="00000000" w:rsidRPr="00000000" w14:paraId="000008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daemon</w:t>
      </w:r>
      <w:r w:rsidDel="00000000" w:rsidR="00000000" w:rsidRPr="00000000">
        <w:rPr>
          <w:rtl w:val="0"/>
        </w:rPr>
      </w:r>
    </w:p>
    <w:p w:rsidR="00000000" w:rsidDel="00000000" w:rsidP="00000000" w:rsidRDefault="00000000" w:rsidRPr="00000000" w14:paraId="000008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other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global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settings</w:t>
      </w:r>
      <w:r w:rsidDel="00000000" w:rsidR="00000000" w:rsidRPr="00000000">
        <w:rPr>
          <w:rtl w:val="0"/>
        </w:rPr>
      </w:r>
    </w:p>
    <w:p w:rsidR="00000000" w:rsidDel="00000000" w:rsidP="00000000" w:rsidRDefault="00000000" w:rsidRPr="00000000" w14:paraId="0000083C">
      <w:pPr>
        <w:numPr>
          <w:ilvl w:val="0"/>
          <w:numId w:val="82"/>
        </w:numPr>
        <w:spacing w:after="0" w:afterAutospacing="0" w:before="240" w:lineRule="auto"/>
        <w:ind w:left="720" w:hanging="360"/>
      </w:pPr>
      <w:r w:rsidDel="00000000" w:rsidR="00000000" w:rsidRPr="00000000">
        <w:rPr>
          <w:rtl w:val="0"/>
        </w:rPr>
        <w:t xml:space="preserve"></w:t>
        <w:br w:type="textWrapping"/>
      </w:r>
      <w:r w:rsidDel="00000000" w:rsidR="00000000" w:rsidRPr="00000000">
        <w:rPr>
          <w:b w:val="1"/>
          <w:bCs w:val="1"/>
          <w:rtl w:val="0"/>
        </w:rPr>
        <w:t xml:space="preserve">Explanation of the </w:t>
      </w:r>
      <w:r w:rsidDel="00000000" w:rsidR="00000000" w:rsidRPr="00000000">
        <w:rPr>
          <w:rFonts w:ascii="Roboto Mono" w:cs="Roboto Mono" w:eastAsia="Roboto Mono" w:hAnsi="Roboto Mono"/>
          <w:b w:val="1"/>
          <w:bCs w:val="1"/>
          <w:color w:val="188038"/>
          <w:rtl w:val="0"/>
        </w:rPr>
        <w:t xml:space="preserve">log</w:t>
      </w:r>
      <w:r w:rsidDel="00000000" w:rsidR="00000000" w:rsidRPr="00000000">
        <w:rPr>
          <w:b w:val="1"/>
          <w:bCs w:val="1"/>
          <w:rtl w:val="0"/>
        </w:rPr>
        <w:t xml:space="preserve"> directive:</w:t>
      </w:r>
    </w:p>
    <w:p w:rsidR="00000000" w:rsidDel="00000000" w:rsidP="00000000" w:rsidRDefault="00000000" w:rsidRPr="00000000" w14:paraId="0000083D">
      <w:pPr>
        <w:numPr>
          <w:ilvl w:val="1"/>
          <w:numId w:val="8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127.0.0.1:514</w:t>
      </w:r>
      <w:r w:rsidDel="00000000" w:rsidR="00000000" w:rsidRPr="00000000">
        <w:rPr>
          <w:rtl w:val="0"/>
        </w:rPr>
        <w:t xml:space="preserve">: This specifies the IP address (</w:t>
      </w:r>
      <w:r w:rsidDel="00000000" w:rsidR="00000000" w:rsidRPr="00000000">
        <w:rPr>
          <w:rFonts w:ascii="Roboto Mono" w:cs="Roboto Mono" w:eastAsia="Roboto Mono" w:hAnsi="Roboto Mono"/>
          <w:color w:val="188038"/>
          <w:rtl w:val="0"/>
        </w:rPr>
        <w:t xml:space="preserve">127.0.0.1</w:t>
      </w:r>
      <w:r w:rsidDel="00000000" w:rsidR="00000000" w:rsidRPr="00000000">
        <w:rPr>
          <w:rtl w:val="0"/>
        </w:rPr>
        <w:t xml:space="preserve"> for localhost) and UDP port (</w:t>
      </w:r>
      <w:r w:rsidDel="00000000" w:rsidR="00000000" w:rsidRPr="00000000">
        <w:rPr>
          <w:rFonts w:ascii="Roboto Mono" w:cs="Roboto Mono" w:eastAsia="Roboto Mono" w:hAnsi="Roboto Mono"/>
          <w:color w:val="188038"/>
          <w:rtl w:val="0"/>
        </w:rPr>
        <w:t xml:space="preserve">514</w:t>
      </w:r>
      <w:r w:rsidDel="00000000" w:rsidR="00000000" w:rsidRPr="00000000">
        <w:rPr>
          <w:rtl w:val="0"/>
        </w:rPr>
        <w:t xml:space="preserve">) where HAProxy should send its log messages. This is the endpoint where rsyslog will be listening (as configured in </w:t>
      </w:r>
      <w:r w:rsidDel="00000000" w:rsidR="00000000" w:rsidRPr="00000000">
        <w:rPr>
          <w:rFonts w:ascii="Roboto Mono" w:cs="Roboto Mono" w:eastAsia="Roboto Mono" w:hAnsi="Roboto Mono"/>
          <w:color w:val="188038"/>
          <w:rtl w:val="0"/>
        </w:rPr>
        <w:t xml:space="preserve">52-haproxy.conf</w:t>
      </w:r>
      <w:r w:rsidDel="00000000" w:rsidR="00000000" w:rsidRPr="00000000">
        <w:rPr>
          <w:rtl w:val="0"/>
        </w:rPr>
        <w:t xml:space="preserve">).</w:t>
      </w:r>
    </w:p>
    <w:p w:rsidR="00000000" w:rsidDel="00000000" w:rsidP="00000000" w:rsidRDefault="00000000" w:rsidRPr="00000000" w14:paraId="0000083E">
      <w:pPr>
        <w:numPr>
          <w:ilvl w:val="1"/>
          <w:numId w:val="8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local0</w:t>
      </w:r>
      <w:r w:rsidDel="00000000" w:rsidR="00000000" w:rsidRPr="00000000">
        <w:rPr>
          <w:rtl w:val="0"/>
        </w:rPr>
        <w:t xml:space="preserve">: This is the syslog facility. It categorizes the type of program that is logging. </w:t>
      </w:r>
      <w:r w:rsidDel="00000000" w:rsidR="00000000" w:rsidRPr="00000000">
        <w:rPr>
          <w:rFonts w:ascii="Roboto Mono" w:cs="Roboto Mono" w:eastAsia="Roboto Mono" w:hAnsi="Roboto Mono"/>
          <w:color w:val="188038"/>
          <w:rtl w:val="0"/>
        </w:rPr>
        <w:t xml:space="preserve">local0</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local7</w:t>
      </w:r>
      <w:r w:rsidDel="00000000" w:rsidR="00000000" w:rsidRPr="00000000">
        <w:rPr>
          <w:rtl w:val="0"/>
        </w:rPr>
        <w:t xml:space="preserve"> are typically used for custom applications. By using </w:t>
      </w:r>
      <w:r w:rsidDel="00000000" w:rsidR="00000000" w:rsidRPr="00000000">
        <w:rPr>
          <w:rFonts w:ascii="Roboto Mono" w:cs="Roboto Mono" w:eastAsia="Roboto Mono" w:hAnsi="Roboto Mono"/>
          <w:color w:val="188038"/>
          <w:rtl w:val="0"/>
        </w:rPr>
        <w:t xml:space="preserve">local0</w:t>
      </w:r>
      <w:r w:rsidDel="00000000" w:rsidR="00000000" w:rsidRPr="00000000">
        <w:rPr>
          <w:rtl w:val="0"/>
        </w:rPr>
        <w:t xml:space="preserve">, you can configure rsyslog to specifically process logs tagged with this facility.</w:t>
      </w:r>
    </w:p>
    <w:p w:rsidR="00000000" w:rsidDel="00000000" w:rsidP="00000000" w:rsidRDefault="00000000" w:rsidRPr="00000000" w14:paraId="0000083F">
      <w:pPr>
        <w:numPr>
          <w:ilvl w:val="0"/>
          <w:numId w:val="82"/>
        </w:numPr>
        <w:spacing w:after="0" w:afterAutospacing="0" w:before="0" w:beforeAutospacing="0" w:lineRule="auto"/>
        <w:ind w:left="720" w:hanging="360"/>
      </w:pPr>
      <w:r w:rsidDel="00000000" w:rsidR="00000000" w:rsidRPr="00000000">
        <w:rPr>
          <w:b w:val="1"/>
          <w:bCs w:val="1"/>
          <w:rtl w:val="0"/>
        </w:rPr>
        <w:t xml:space="preserve">Important Considerations:</w:t>
      </w:r>
    </w:p>
    <w:p w:rsidR="00000000" w:rsidDel="00000000" w:rsidP="00000000" w:rsidRDefault="00000000" w:rsidRPr="00000000" w14:paraId="00000840">
      <w:pPr>
        <w:numPr>
          <w:ilvl w:val="1"/>
          <w:numId w:val="82"/>
        </w:numPr>
        <w:spacing w:after="0" w:afterAutospacing="0" w:before="0" w:beforeAutospacing="0" w:lineRule="auto"/>
        <w:ind w:left="1440" w:hanging="360"/>
      </w:pPr>
      <w:r w:rsidDel="00000000" w:rsidR="00000000" w:rsidRPr="00000000">
        <w:rPr>
          <w:rtl w:val="0"/>
        </w:rPr>
        <w:t xml:space="preserve">If you have a </w:t>
      </w:r>
      <w:r w:rsidDel="00000000" w:rsidR="00000000" w:rsidRPr="00000000">
        <w:rPr>
          <w:rFonts w:ascii="Roboto Mono" w:cs="Roboto Mono" w:eastAsia="Roboto Mono" w:hAnsi="Roboto Mono"/>
          <w:color w:val="188038"/>
          <w:rtl w:val="0"/>
        </w:rPr>
        <w:t xml:space="preserve">defaults</w:t>
      </w:r>
      <w:r w:rsidDel="00000000" w:rsidR="00000000" w:rsidRPr="00000000">
        <w:rPr>
          <w:rtl w:val="0"/>
        </w:rPr>
        <w:t xml:space="preserve"> section, you might also want to ensure logging is correctly inherited or explicitly set there if needed for specific frontends/backends. However, setting it in </w:t>
      </w:r>
      <w:r w:rsidDel="00000000" w:rsidR="00000000" w:rsidRPr="00000000">
        <w:rPr>
          <w:rFonts w:ascii="Roboto Mono" w:cs="Roboto Mono" w:eastAsia="Roboto Mono" w:hAnsi="Roboto Mono"/>
          <w:color w:val="188038"/>
          <w:rtl w:val="0"/>
        </w:rPr>
        <w:t xml:space="preserve">global</w:t>
      </w:r>
      <w:r w:rsidDel="00000000" w:rsidR="00000000" w:rsidRPr="00000000">
        <w:rPr>
          <w:rtl w:val="0"/>
        </w:rPr>
        <w:t xml:space="preserve"> is usually sufficient for HAProxy's own logs.</w:t>
      </w:r>
    </w:p>
    <w:p w:rsidR="00000000" w:rsidDel="00000000" w:rsidP="00000000" w:rsidRDefault="00000000" w:rsidRPr="00000000" w14:paraId="00000841">
      <w:pPr>
        <w:numPr>
          <w:ilvl w:val="1"/>
          <w:numId w:val="82"/>
        </w:numPr>
        <w:spacing w:after="0" w:afterAutospacing="0" w:before="0" w:beforeAutospacing="0" w:lineRule="auto"/>
        <w:ind w:left="144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52-haproxy.conf</w:t>
      </w:r>
      <w:r w:rsidDel="00000000" w:rsidR="00000000" w:rsidRPr="00000000">
        <w:rPr>
          <w:rtl w:val="0"/>
        </w:rPr>
        <w:t xml:space="preserve"> rsyslog configuration relies on </w:t>
      </w:r>
      <w:r w:rsidDel="00000000" w:rsidR="00000000" w:rsidRPr="00000000">
        <w:rPr>
          <w:rFonts w:ascii="Roboto Mono" w:cs="Roboto Mono" w:eastAsia="Roboto Mono" w:hAnsi="Roboto Mono"/>
          <w:color w:val="188038"/>
          <w:rtl w:val="0"/>
        </w:rPr>
        <w:t xml:space="preserve">imudp</w:t>
      </w:r>
      <w:r w:rsidDel="00000000" w:rsidR="00000000" w:rsidRPr="00000000">
        <w:rPr>
          <w:rtl w:val="0"/>
        </w:rPr>
        <w:t xml:space="preserve"> listening on </w:t>
      </w:r>
      <w:r w:rsidDel="00000000" w:rsidR="00000000" w:rsidRPr="00000000">
        <w:rPr>
          <w:rFonts w:ascii="Roboto Mono" w:cs="Roboto Mono" w:eastAsia="Roboto Mono" w:hAnsi="Roboto Mono"/>
          <w:color w:val="188038"/>
          <w:rtl w:val="0"/>
        </w:rPr>
        <w:t xml:space="preserve">127.0.0.1:514</w:t>
      </w:r>
      <w:r w:rsidDel="00000000" w:rsidR="00000000" w:rsidRPr="00000000">
        <w:rPr>
          <w:rtl w:val="0"/>
        </w:rPr>
        <w:t xml:space="preserve"> and filtering for </w:t>
      </w:r>
      <w:r w:rsidDel="00000000" w:rsidR="00000000" w:rsidRPr="00000000">
        <w:rPr>
          <w:rFonts w:ascii="Roboto Mono" w:cs="Roboto Mono" w:eastAsia="Roboto Mono" w:hAnsi="Roboto Mono"/>
          <w:color w:val="188038"/>
          <w:rtl w:val="0"/>
        </w:rPr>
        <w:t xml:space="preserve">$programname == 'haproxy'</w:t>
      </w:r>
      <w:r w:rsidDel="00000000" w:rsidR="00000000" w:rsidRPr="00000000">
        <w:rPr>
          <w:rtl w:val="0"/>
        </w:rPr>
        <w:t xml:space="preserve">. HAProxy usually sets its program name to 'haproxy' by default.</w:t>
      </w:r>
    </w:p>
    <w:p w:rsidR="00000000" w:rsidDel="00000000" w:rsidP="00000000" w:rsidRDefault="00000000" w:rsidRPr="00000000" w14:paraId="00000842">
      <w:pPr>
        <w:numPr>
          <w:ilvl w:val="0"/>
          <w:numId w:val="82"/>
        </w:numPr>
        <w:spacing w:after="0" w:afterAutospacing="0" w:before="0" w:beforeAutospacing="0" w:lineRule="auto"/>
        <w:ind w:left="720" w:hanging="360"/>
      </w:pPr>
      <w:r w:rsidDel="00000000" w:rsidR="00000000" w:rsidRPr="00000000">
        <w:rPr>
          <w:b w:val="1"/>
          <w:bCs w:val="1"/>
          <w:rtl w:val="0"/>
        </w:rPr>
        <w:t xml:space="preserve">Save and Exit the File:</w:t>
      </w:r>
    </w:p>
    <w:p w:rsidR="00000000" w:rsidDel="00000000" w:rsidP="00000000" w:rsidRDefault="00000000" w:rsidRPr="00000000" w14:paraId="00000843">
      <w:pPr>
        <w:numPr>
          <w:ilvl w:val="1"/>
          <w:numId w:val="82"/>
        </w:numPr>
        <w:spacing w:after="0" w:afterAutospacing="0" w:before="0" w:beforeAutospacing="0" w:lineRule="auto"/>
        <w:ind w:left="1440" w:hanging="360"/>
      </w:pPr>
      <w:r w:rsidDel="00000000" w:rsidR="00000000" w:rsidRPr="00000000">
        <w:rPr>
          <w:rtl w:val="0"/>
        </w:rPr>
        <w:t xml:space="preserve">If using </w:t>
      </w:r>
      <w:r w:rsidDel="00000000" w:rsidR="00000000" w:rsidRPr="00000000">
        <w:rPr>
          <w:rFonts w:ascii="Roboto Mono" w:cs="Roboto Mono" w:eastAsia="Roboto Mono" w:hAnsi="Roboto Mono"/>
          <w:color w:val="188038"/>
          <w:rtl w:val="0"/>
        </w:rPr>
        <w:t xml:space="preserve">nano</w:t>
      </w:r>
      <w:r w:rsidDel="00000000" w:rsidR="00000000" w:rsidRPr="00000000">
        <w:rPr>
          <w:rtl w:val="0"/>
        </w:rPr>
        <w:t xml:space="preserve">: Press </w:t>
      </w:r>
      <w:r w:rsidDel="00000000" w:rsidR="00000000" w:rsidRPr="00000000">
        <w:rPr>
          <w:rFonts w:ascii="Roboto Mono" w:cs="Roboto Mono" w:eastAsia="Roboto Mono" w:hAnsi="Roboto Mono"/>
          <w:color w:val="188038"/>
          <w:rtl w:val="0"/>
        </w:rPr>
        <w:t xml:space="preserve">Ctrl+X</w:t>
      </w:r>
      <w:r w:rsidDel="00000000" w:rsidR="00000000" w:rsidRPr="00000000">
        <w:rPr>
          <w:rtl w:val="0"/>
        </w:rPr>
        <w:t xml:space="preserve">, then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to confirm saving, then </w:t>
      </w:r>
      <w:r w:rsidDel="00000000" w:rsidR="00000000" w:rsidRPr="00000000">
        <w:rPr>
          <w:rFonts w:ascii="Roboto Mono" w:cs="Roboto Mono" w:eastAsia="Roboto Mono" w:hAnsi="Roboto Mono"/>
          <w:color w:val="188038"/>
          <w:rtl w:val="0"/>
        </w:rPr>
        <w:t xml:space="preserve">Enter</w:t>
      </w:r>
      <w:r w:rsidDel="00000000" w:rsidR="00000000" w:rsidRPr="00000000">
        <w:rPr>
          <w:rtl w:val="0"/>
        </w:rPr>
        <w:t xml:space="preserve"> to confirm the filename.</w:t>
      </w:r>
    </w:p>
    <w:p w:rsidR="00000000" w:rsidDel="00000000" w:rsidP="00000000" w:rsidRDefault="00000000" w:rsidRPr="00000000" w14:paraId="00000844">
      <w:pPr>
        <w:numPr>
          <w:ilvl w:val="1"/>
          <w:numId w:val="82"/>
        </w:numPr>
        <w:spacing w:after="0" w:afterAutospacing="0" w:before="0" w:beforeAutospacing="0" w:lineRule="auto"/>
        <w:ind w:left="1440" w:hanging="360"/>
      </w:pPr>
      <w:r w:rsidDel="00000000" w:rsidR="00000000" w:rsidRPr="00000000">
        <w:rPr>
          <w:rtl w:val="0"/>
        </w:rPr>
        <w:t xml:space="preserve">If using </w:t>
      </w:r>
      <w:r w:rsidDel="00000000" w:rsidR="00000000" w:rsidRPr="00000000">
        <w:rPr>
          <w:rFonts w:ascii="Roboto Mono" w:cs="Roboto Mono" w:eastAsia="Roboto Mono" w:hAnsi="Roboto Mono"/>
          <w:color w:val="188038"/>
          <w:rtl w:val="0"/>
        </w:rPr>
        <w:t xml:space="preserve">vi</w:t>
      </w:r>
      <w:r w:rsidDel="00000000" w:rsidR="00000000" w:rsidRPr="00000000">
        <w:rPr>
          <w:rtl w:val="0"/>
        </w:rPr>
        <w:t xml:space="preserve">: Press </w:t>
      </w:r>
      <w:r w:rsidDel="00000000" w:rsidR="00000000" w:rsidRPr="00000000">
        <w:rPr>
          <w:rFonts w:ascii="Roboto Mono" w:cs="Roboto Mono" w:eastAsia="Roboto Mono" w:hAnsi="Roboto Mono"/>
          <w:color w:val="188038"/>
          <w:rtl w:val="0"/>
        </w:rPr>
        <w:t xml:space="preserve">Esc</w:t>
      </w:r>
      <w:r w:rsidDel="00000000" w:rsidR="00000000" w:rsidRPr="00000000">
        <w:rPr>
          <w:rtl w:val="0"/>
        </w:rPr>
        <w:t xml:space="preserve">, then type </w:t>
      </w:r>
      <w:r w:rsidDel="00000000" w:rsidR="00000000" w:rsidRPr="00000000">
        <w:rPr>
          <w:rFonts w:ascii="Roboto Mono" w:cs="Roboto Mono" w:eastAsia="Roboto Mono" w:hAnsi="Roboto Mono"/>
          <w:color w:val="188038"/>
          <w:rtl w:val="0"/>
        </w:rPr>
        <w:t xml:space="preserve">:wq</w:t>
      </w:r>
      <w:r w:rsidDel="00000000" w:rsidR="00000000" w:rsidRPr="00000000">
        <w:rPr>
          <w:rtl w:val="0"/>
        </w:rPr>
        <w:t xml:space="preserve"> and press </w:t>
      </w:r>
      <w:r w:rsidDel="00000000" w:rsidR="00000000" w:rsidRPr="00000000">
        <w:rPr>
          <w:rFonts w:ascii="Roboto Mono" w:cs="Roboto Mono" w:eastAsia="Roboto Mono" w:hAnsi="Roboto Mono"/>
          <w:color w:val="188038"/>
          <w:rtl w:val="0"/>
        </w:rPr>
        <w:t xml:space="preserve">Enter</w:t>
      </w:r>
      <w:r w:rsidDel="00000000" w:rsidR="00000000" w:rsidRPr="00000000">
        <w:rPr>
          <w:rtl w:val="0"/>
        </w:rPr>
        <w:t xml:space="preserve">.</w:t>
      </w:r>
    </w:p>
    <w:p w:rsidR="00000000" w:rsidDel="00000000" w:rsidP="00000000" w:rsidRDefault="00000000" w:rsidRPr="00000000" w14:paraId="00000845">
      <w:pPr>
        <w:numPr>
          <w:ilvl w:val="0"/>
          <w:numId w:val="82"/>
        </w:numPr>
        <w:spacing w:after="240" w:before="0" w:beforeAutospacing="0" w:lineRule="auto"/>
        <w:ind w:left="720" w:hanging="360"/>
      </w:pPr>
      <w:r w:rsidDel="00000000" w:rsidR="00000000" w:rsidRPr="00000000">
        <w:rPr>
          <w:b w:val="1"/>
          <w:bCs w:val="1"/>
          <w:rtl w:val="0"/>
        </w:rPr>
        <w:t xml:space="preserve">Restart the HAProxy Service:</w:t>
      </w:r>
      <w:r w:rsidDel="00000000" w:rsidR="00000000" w:rsidRPr="00000000">
        <w:rPr>
          <w:rtl w:val="0"/>
        </w:rPr>
        <w:t xml:space="preserve"> For the changes in </w:t>
      </w:r>
      <w:r w:rsidDel="00000000" w:rsidR="00000000" w:rsidRPr="00000000">
        <w:rPr>
          <w:rFonts w:ascii="Roboto Mono" w:cs="Roboto Mono" w:eastAsia="Roboto Mono" w:hAnsi="Roboto Mono"/>
          <w:color w:val="188038"/>
          <w:rtl w:val="0"/>
        </w:rPr>
        <w:t xml:space="preserve">haproxy.cfg</w:t>
      </w:r>
      <w:r w:rsidDel="00000000" w:rsidR="00000000" w:rsidRPr="00000000">
        <w:rPr>
          <w:rtl w:val="0"/>
        </w:rPr>
        <w:t xml:space="preserve"> to take effect, you must restart the HAProxy service.</w:t>
        <w:br w:type="textWrapping"/>
        <w:t xml:space="preserve">Bash</w:t>
      </w:r>
    </w:p>
    <w:p w:rsidR="00000000" w:rsidDel="00000000" w:rsidP="00000000" w:rsidRDefault="00000000" w:rsidRPr="00000000" w14:paraId="0000084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haproxy</w:t>
      </w:r>
      <w:r w:rsidDel="00000000" w:rsidR="00000000" w:rsidRPr="00000000">
        <w:rPr>
          <w:rtl w:val="0"/>
        </w:rPr>
      </w:r>
    </w:p>
    <w:p w:rsidR="00000000" w:rsidDel="00000000" w:rsidP="00000000" w:rsidRDefault="00000000" w:rsidRPr="00000000" w14:paraId="00000847">
      <w:pPr>
        <w:numPr>
          <w:ilvl w:val="0"/>
          <w:numId w:val="82"/>
        </w:numPr>
        <w:spacing w:after="0" w:afterAutospacing="0" w:before="240" w:lineRule="auto"/>
        <w:ind w:left="720" w:hanging="360"/>
      </w:pPr>
      <w:r w:rsidDel="00000000" w:rsidR="00000000" w:rsidRPr="00000000">
        <w:rPr>
          <w:rtl w:val="0"/>
        </w:rPr>
        <w:t xml:space="preserve"></w:t>
      </w:r>
    </w:p>
    <w:p w:rsidR="00000000" w:rsidDel="00000000" w:rsidP="00000000" w:rsidRDefault="00000000" w:rsidRPr="00000000" w14:paraId="00000848">
      <w:pPr>
        <w:numPr>
          <w:ilvl w:val="0"/>
          <w:numId w:val="82"/>
        </w:numPr>
        <w:spacing w:after="240" w:before="0" w:beforeAutospacing="0" w:lineRule="auto"/>
        <w:ind w:left="720" w:hanging="360"/>
      </w:pPr>
      <w:r w:rsidDel="00000000" w:rsidR="00000000" w:rsidRPr="00000000">
        <w:rPr>
          <w:b w:val="1"/>
          <w:bCs w:val="1"/>
          <w:rtl w:val="0"/>
        </w:rPr>
        <w:t xml:space="preserve">Verify HAProxy Status (Optional but Recommended):</w:t>
      </w:r>
      <w:r w:rsidDel="00000000" w:rsidR="00000000" w:rsidRPr="00000000">
        <w:rPr>
          <w:rtl w:val="0"/>
        </w:rPr>
        <w:t xml:space="preserve"> After restarting, check the status of the HAProxy service to ensure it started without errors.</w:t>
        <w:br w:type="textWrapping"/>
        <w:t xml:space="preserve">Bash</w:t>
      </w:r>
    </w:p>
    <w:p w:rsidR="00000000" w:rsidDel="00000000" w:rsidP="00000000" w:rsidRDefault="00000000" w:rsidRPr="00000000" w14:paraId="0000084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haproxy</w:t>
      </w:r>
      <w:r w:rsidDel="00000000" w:rsidR="00000000" w:rsidRPr="00000000">
        <w:rPr>
          <w:rtl w:val="0"/>
        </w:rPr>
      </w:r>
    </w:p>
    <w:p w:rsidR="00000000" w:rsidDel="00000000" w:rsidP="00000000" w:rsidRDefault="00000000" w:rsidRPr="00000000" w14:paraId="0000084A">
      <w:pPr>
        <w:numPr>
          <w:ilvl w:val="0"/>
          <w:numId w:val="82"/>
        </w:numPr>
        <w:spacing w:after="240" w:before="240" w:lineRule="auto"/>
        <w:ind w:left="720" w:hanging="360"/>
      </w:pPr>
      <w:r w:rsidDel="00000000" w:rsidR="00000000" w:rsidRPr="00000000">
        <w:rPr>
          <w:rtl w:val="0"/>
        </w:rPr>
        <w:t xml:space="preserve"></w:t>
        <w:br w:type="textWrapping"/>
        <w:t xml:space="preserve">Look for "Active: active (running)" and check the recent log entries for any issues related to configuration.</w:t>
      </w:r>
    </w:p>
    <w:p w:rsidR="00000000" w:rsidDel="00000000" w:rsidP="00000000" w:rsidRDefault="00000000" w:rsidRPr="00000000" w14:paraId="0000084B">
      <w:pPr>
        <w:spacing w:after="240" w:before="240" w:lineRule="auto"/>
        <w:rPr/>
      </w:pPr>
      <w:r w:rsidDel="00000000" w:rsidR="00000000" w:rsidRPr="00000000">
        <w:rPr>
          <w:rtl w:val="0"/>
        </w:rPr>
        <w:t xml:space="preserve">Once these steps are completed on both HAProxy nodes, HAProxy will start sending its logs to the local rsyslog daemon on port 514, and your previously configured rsyslog rules (</w:t>
      </w:r>
      <w:r w:rsidDel="00000000" w:rsidR="00000000" w:rsidRPr="00000000">
        <w:rPr>
          <w:rFonts w:ascii="Roboto Mono" w:cs="Roboto Mono" w:eastAsia="Roboto Mono" w:hAnsi="Roboto Mono"/>
          <w:color w:val="188038"/>
          <w:rtl w:val="0"/>
        </w:rPr>
        <w:t xml:space="preserve">52-haproxy.conf</w:t>
      </w:r>
      <w:r w:rsidDel="00000000" w:rsidR="00000000" w:rsidRPr="00000000">
        <w:rPr>
          <w:rtl w:val="0"/>
        </w:rPr>
        <w:t xml:space="preserve">) will then forward these logs to your central Logstash server (</w:t>
      </w:r>
      <w:r w:rsidDel="00000000" w:rsidR="00000000" w:rsidRPr="00000000">
        <w:rPr>
          <w:rFonts w:ascii="Roboto Mono" w:cs="Roboto Mono" w:eastAsia="Roboto Mono" w:hAnsi="Roboto Mono"/>
          <w:color w:val="188038"/>
          <w:rtl w:val="0"/>
        </w:rPr>
        <w:t xml:space="preserve">scalable-external1</w:t>
      </w:r>
      <w:r w:rsidDel="00000000" w:rsidR="00000000" w:rsidRPr="00000000">
        <w:rPr>
          <w:rtl w:val="0"/>
        </w:rPr>
        <w:t xml:space="preserve"> at 10.1.0.4).</w:t>
      </w:r>
    </w:p>
    <w:p w:rsidR="00000000" w:rsidDel="00000000" w:rsidP="00000000" w:rsidRDefault="00000000" w:rsidRPr="00000000" w14:paraId="0000084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nxqn4i890vh" w:id="127"/>
      <w:bookmarkEnd w:id="1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Prometheus - Scalable</w:t>
      </w:r>
      <w:r w:rsidDel="00000000" w:rsidR="00000000" w:rsidRPr="00000000">
        <w:rPr>
          <w:rtl w:val="0"/>
        </w:rPr>
      </w:r>
    </w:p>
    <w:p w:rsidR="00000000" w:rsidDel="00000000" w:rsidP="00000000" w:rsidRDefault="00000000" w:rsidRPr="00000000" w14:paraId="0000084E">
      <w:pPr>
        <w:rPr>
          <w:b w:val="1"/>
          <w:bCs w:val="1"/>
          <w:sz w:val="28"/>
          <w:szCs w:val="28"/>
        </w:rPr>
      </w:pPr>
      <w:r w:rsidDel="00000000" w:rsidR="00000000" w:rsidRPr="00000000">
        <w:rPr>
          <w:b w:val="1"/>
          <w:bCs w:val="1"/>
          <w:sz w:val="28"/>
          <w:szCs w:val="28"/>
          <w:rtl w:val="0"/>
        </w:rPr>
        <w:t xml:space="preserve">Prometheus &amp; Grafana: </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Prometheus: </w:t>
        <w:br w:type="textWrapping"/>
        <w:t xml:space="preserve">Version: 2.53.0</w:t>
        <w:br w:type="textWrapping"/>
        <w:t xml:space="preserve">SBOM: </w:t>
      </w:r>
      <w:hyperlink r:id="rId45">
        <w:r w:rsidDel="00000000" w:rsidR="00000000" w:rsidRPr="00000000">
          <w:rPr>
            <w:color w:val="1155cc"/>
            <w:u w:val="single"/>
            <w:rtl w:val="0"/>
          </w:rPr>
          <w:t xml:space="preserve">https://storage.googleapis.com/alloydb-omni-custom-releases/vm-automation/0.2.2/images/bitnami-prometheus-2.53.0.tar</w:t>
        </w:r>
      </w:hyperlink>
      <w:r w:rsidDel="00000000" w:rsidR="00000000" w:rsidRPr="00000000">
        <w:rPr>
          <w:rtl w:val="0"/>
        </w:rPr>
        <w:br w:type="textWrapping"/>
        <w:t xml:space="preserve">OpenSource version release: </w:t>
      </w:r>
      <w:hyperlink r:id="rId46">
        <w:r w:rsidDel="00000000" w:rsidR="00000000" w:rsidRPr="00000000">
          <w:rPr>
            <w:color w:val="1155cc"/>
            <w:u w:val="single"/>
            <w:rtl w:val="0"/>
          </w:rPr>
          <w:t xml:space="preserve">https://github.com/prometheus/prometheus/releases/tag/v2.53.0</w:t>
        </w:r>
      </w:hyperlink>
      <w:r w:rsidDel="00000000" w:rsidR="00000000" w:rsidRPr="00000000">
        <w:rPr>
          <w:rtl w:val="0"/>
        </w:rPr>
        <w:br w:type="textWrapping"/>
      </w:r>
    </w:p>
    <w:p w:rsidR="00000000" w:rsidDel="00000000" w:rsidP="00000000" w:rsidRDefault="00000000" w:rsidRPr="00000000" w14:paraId="00000851">
      <w:pPr>
        <w:rPr/>
      </w:pPr>
      <w:r w:rsidDel="00000000" w:rsidR="00000000" w:rsidRPr="00000000">
        <w:rPr>
          <w:b w:val="1"/>
          <w:bCs w:val="1"/>
          <w:color w:val="188038"/>
          <w:sz w:val="28"/>
          <w:szCs w:val="28"/>
          <w:rtl w:val="0"/>
        </w:rPr>
        <w:t xml:space="preserve">Using</w:t>
      </w:r>
      <w:r w:rsidDel="00000000" w:rsidR="00000000" w:rsidRPr="00000000">
        <w:rPr>
          <w:rtl w:val="0"/>
        </w:rPr>
        <w:t xml:space="preserve"> Linux version: </w:t>
      </w:r>
      <w:hyperlink r:id="rId47">
        <w:r w:rsidDel="00000000" w:rsidR="00000000" w:rsidRPr="00000000">
          <w:rPr>
            <w:color w:val="1155cc"/>
            <w:u w:val="single"/>
            <w:rtl w:val="0"/>
          </w:rPr>
          <w:t xml:space="preserve">https://github.com/prometheus/prometheus/releases/download/v2.53.0/prometheus-2.53.0.linux-arm64.tar.gz</w:t>
        </w:r>
      </w:hyperlink>
      <w:r w:rsidDel="00000000" w:rsidR="00000000" w:rsidRPr="00000000">
        <w:rPr>
          <w:rtl w:val="0"/>
        </w:rPr>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pStyle w:val="Heading3"/>
        <w:keepNext w:val="0"/>
        <w:keepLines w:val="0"/>
        <w:spacing w:before="280" w:lineRule="auto"/>
        <w:rPr>
          <w:b w:val="1"/>
          <w:bCs w:val="1"/>
          <w:color w:val="000000"/>
          <w:sz w:val="26"/>
          <w:szCs w:val="26"/>
        </w:rPr>
      </w:pPr>
      <w:bookmarkStart w:colFirst="0" w:colLast="0" w:name="_ckck0vc6ne10" w:id="128"/>
      <w:bookmarkEnd w:id="128"/>
      <w:r w:rsidDel="00000000" w:rsidR="00000000" w:rsidRPr="00000000">
        <w:rPr>
          <w:b w:val="1"/>
          <w:bCs w:val="1"/>
          <w:color w:val="000000"/>
          <w:sz w:val="26"/>
          <w:szCs w:val="26"/>
          <w:rtl w:val="0"/>
        </w:rPr>
        <w:t xml:space="preserve">Part 1: Configure </w:t>
      </w:r>
      <w:r w:rsidDel="00000000" w:rsidR="00000000" w:rsidRPr="00000000">
        <w:rPr>
          <w:rFonts w:ascii="Roboto Mono" w:cs="Roboto Mono" w:eastAsia="Roboto Mono" w:hAnsi="Roboto Mono"/>
          <w:b w:val="1"/>
          <w:bCs w:val="1"/>
          <w:color w:val="188038"/>
          <w:sz w:val="26"/>
          <w:szCs w:val="26"/>
          <w:rtl w:val="0"/>
        </w:rPr>
        <w:t xml:space="preserve">alloydbomni_monitor</w:t>
      </w:r>
      <w:r w:rsidDel="00000000" w:rsidR="00000000" w:rsidRPr="00000000">
        <w:rPr>
          <w:b w:val="1"/>
          <w:bCs w:val="1"/>
          <w:color w:val="000000"/>
          <w:sz w:val="26"/>
          <w:szCs w:val="26"/>
          <w:rtl w:val="0"/>
        </w:rPr>
        <w:t xml:space="preserve"> on each Database Node</w:t>
      </w:r>
    </w:p>
    <w:p w:rsidR="00000000" w:rsidDel="00000000" w:rsidP="00000000" w:rsidRDefault="00000000" w:rsidRPr="00000000" w14:paraId="00000854">
      <w:pPr>
        <w:spacing w:after="240" w:before="240" w:lineRule="auto"/>
        <w:rPr>
          <w:b w:val="1"/>
          <w:bCs w:val="1"/>
        </w:rPr>
      </w:pPr>
      <w:r w:rsidDel="00000000" w:rsidR="00000000" w:rsidRPr="00000000">
        <w:rPr>
          <w:rtl w:val="0"/>
        </w:rPr>
        <w:t xml:space="preserve">This section details the configuration steps that need to be performed </w:t>
      </w:r>
      <w:r w:rsidDel="00000000" w:rsidR="00000000" w:rsidRPr="00000000">
        <w:rPr>
          <w:b w:val="1"/>
          <w:bCs w:val="1"/>
          <w:rtl w:val="0"/>
        </w:rPr>
        <w:t xml:space="preserve">on each of your database servers: scalable-db1 (10.1.0.6), scalable-db2 (10.1.0.7), and scalable-db3 (10.1.0.2).</w:t>
      </w:r>
    </w:p>
    <w:p w:rsidR="00000000" w:rsidDel="00000000" w:rsidP="00000000" w:rsidRDefault="00000000" w:rsidRPr="00000000" w14:paraId="00000855">
      <w:pPr>
        <w:spacing w:after="240" w:before="240" w:lineRule="auto"/>
        <w:rPr/>
      </w:pPr>
      <w:r w:rsidDel="00000000" w:rsidR="00000000" w:rsidRPr="00000000">
        <w:rPr>
          <w:rtl w:val="0"/>
        </w:rPr>
        <w:t xml:space="preserve">After you have installed the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 agent on each DB node, you need to configure it to expose metrics with a specific service name, which is important for Prometheus to differentiate between your database instances.</w:t>
      </w:r>
    </w:p>
    <w:p w:rsidR="00000000" w:rsidDel="00000000" w:rsidP="00000000" w:rsidRDefault="00000000" w:rsidRPr="00000000" w14:paraId="00000856">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zavqu6rsdiyx" w:id="129"/>
      <w:bookmarkEnd w:id="129"/>
      <w:r w:rsidDel="00000000" w:rsidR="00000000" w:rsidRPr="00000000">
        <w:rPr>
          <w:b w:val="1"/>
          <w:bCs w:val="1"/>
          <w:color w:val="000000"/>
          <w:sz w:val="22"/>
          <w:szCs w:val="22"/>
          <w:rtl w:val="0"/>
        </w:rPr>
        <w:t xml:space="preserve">Phase 2.1: Create Systemd Unit File Override for </w:t>
      </w:r>
      <w:r w:rsidDel="00000000" w:rsidR="00000000" w:rsidRPr="00000000">
        <w:rPr>
          <w:rFonts w:ascii="Roboto Mono" w:cs="Roboto Mono" w:eastAsia="Roboto Mono" w:hAnsi="Roboto Mono"/>
          <w:b w:val="1"/>
          <w:bCs w:val="1"/>
          <w:color w:val="188038"/>
          <w:sz w:val="22"/>
          <w:szCs w:val="22"/>
          <w:rtl w:val="0"/>
        </w:rPr>
        <w:t xml:space="preserve">alloydbomni_monitor</w:t>
      </w:r>
    </w:p>
    <w:p w:rsidR="00000000" w:rsidDel="00000000" w:rsidP="00000000" w:rsidRDefault="00000000" w:rsidRPr="00000000" w14:paraId="00000857">
      <w:pPr>
        <w:spacing w:after="240" w:before="240" w:lineRule="auto"/>
        <w:rPr/>
      </w:pPr>
      <w:r w:rsidDel="00000000" w:rsidR="00000000" w:rsidRPr="00000000">
        <w:rPr>
          <w:rtl w:val="0"/>
        </w:rPr>
        <w:t xml:space="preserve">You need to create an override file for the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 systemd service on each database node. This will set the </w:t>
      </w:r>
      <w:r w:rsidDel="00000000" w:rsidR="00000000" w:rsidRPr="00000000">
        <w:rPr>
          <w:rFonts w:ascii="Roboto Mono" w:cs="Roboto Mono" w:eastAsia="Roboto Mono" w:hAnsi="Roboto Mono"/>
          <w:color w:val="188038"/>
          <w:rtl w:val="0"/>
        </w:rPr>
        <w:t xml:space="preserve">OMNI_SERVICE_NAME</w:t>
      </w:r>
      <w:r w:rsidDel="00000000" w:rsidR="00000000" w:rsidRPr="00000000">
        <w:rPr>
          <w:rtl w:val="0"/>
        </w:rPr>
        <w:t xml:space="preserve"> environment variable, which the monitor uses to tag its metrics. For a Patroni-based setup (which is common for resilient PostgreSQL), you'll typically set this to </w:t>
      </w:r>
      <w:r w:rsidDel="00000000" w:rsidR="00000000" w:rsidRPr="00000000">
        <w:rPr>
          <w:rFonts w:ascii="Roboto Mono" w:cs="Roboto Mono" w:eastAsia="Roboto Mono" w:hAnsi="Roboto Mono"/>
          <w:color w:val="188038"/>
          <w:rtl w:val="0"/>
        </w:rPr>
        <w:t xml:space="preserve">patroni</w:t>
      </w:r>
      <w:r w:rsidDel="00000000" w:rsidR="00000000" w:rsidRPr="00000000">
        <w:rPr>
          <w:rtl w:val="0"/>
        </w:rPr>
        <w:t xml:space="preserve">.</w:t>
      </w:r>
    </w:p>
    <w:p w:rsidR="00000000" w:rsidDel="00000000" w:rsidP="00000000" w:rsidRDefault="00000000" w:rsidRPr="00000000" w14:paraId="00000858">
      <w:pPr>
        <w:spacing w:after="240" w:before="240" w:lineRule="auto"/>
        <w:rPr>
          <w:b w:val="1"/>
          <w:bCs w:val="1"/>
        </w:rPr>
      </w:pPr>
      <w:r w:rsidDel="00000000" w:rsidR="00000000" w:rsidRPr="00000000">
        <w:rPr>
          <w:b w:val="1"/>
          <w:bCs w:val="1"/>
          <w:rtl w:val="0"/>
        </w:rPr>
        <w:t xml:space="preserve">On scalable-db1 (10.1.0.6):</w:t>
      </w:r>
    </w:p>
    <w:p w:rsidR="00000000" w:rsidDel="00000000" w:rsidP="00000000" w:rsidRDefault="00000000" w:rsidRPr="00000000" w14:paraId="00000859">
      <w:pPr>
        <w:numPr>
          <w:ilvl w:val="0"/>
          <w:numId w:val="94"/>
        </w:numPr>
        <w:spacing w:after="240" w:before="240" w:lineRule="auto"/>
        <w:ind w:left="720" w:hanging="360"/>
      </w:pPr>
      <w:r w:rsidDel="00000000" w:rsidR="00000000" w:rsidRPr="00000000">
        <w:rPr>
          <w:b w:val="1"/>
          <w:bCs w:val="1"/>
          <w:rtl w:val="0"/>
        </w:rPr>
        <w:t xml:space="preserve">Create the directory for the override file:</w:t>
      </w:r>
      <w:r w:rsidDel="00000000" w:rsidR="00000000" w:rsidRPr="00000000">
        <w:rPr>
          <w:rtl w:val="0"/>
        </w:rPr>
      </w:r>
    </w:p>
    <w:p w:rsidR="00000000" w:rsidDel="00000000" w:rsidP="00000000" w:rsidRDefault="00000000" w:rsidRPr="00000000" w14:paraId="0000085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/etc/systemd/system/alloydbomni_monitor.service.d/</w:t>
      </w:r>
      <w:r w:rsidDel="00000000" w:rsidR="00000000" w:rsidRPr="00000000">
        <w:rPr>
          <w:rtl w:val="0"/>
        </w:rPr>
      </w:r>
    </w:p>
    <w:p w:rsidR="00000000" w:rsidDel="00000000" w:rsidP="00000000" w:rsidRDefault="00000000" w:rsidRPr="00000000" w14:paraId="0000085B">
      <w:pPr>
        <w:numPr>
          <w:ilvl w:val="0"/>
          <w:numId w:val="94"/>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Create the override configuration file:</w:t>
      </w:r>
      <w:r w:rsidDel="00000000" w:rsidR="00000000" w:rsidRPr="00000000">
        <w:rPr>
          <w:rtl w:val="0"/>
        </w:rPr>
      </w:r>
    </w:p>
    <w:p w:rsidR="00000000" w:rsidDel="00000000" w:rsidP="00000000" w:rsidRDefault="00000000" w:rsidRPr="00000000" w14:paraId="0000085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/etc/systemd/system/alloydbomni_monitor.service.d/override.conf</w:t>
      </w:r>
      <w:r w:rsidDel="00000000" w:rsidR="00000000" w:rsidRPr="00000000">
        <w:rPr>
          <w:rtl w:val="0"/>
        </w:rPr>
      </w:r>
    </w:p>
    <w:p w:rsidR="00000000" w:rsidDel="00000000" w:rsidP="00000000" w:rsidRDefault="00000000" w:rsidRPr="00000000" w14:paraId="0000085D">
      <w:pPr>
        <w:numPr>
          <w:ilvl w:val="0"/>
          <w:numId w:val="94"/>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Add the following content to </w:t>
      </w:r>
      <w:r w:rsidDel="00000000" w:rsidR="00000000" w:rsidRPr="00000000">
        <w:rPr>
          <w:rFonts w:ascii="Roboto Mono" w:cs="Roboto Mono" w:eastAsia="Roboto Mono" w:hAnsi="Roboto Mono"/>
          <w:b w:val="1"/>
          <w:bCs w:val="1"/>
          <w:color w:val="188038"/>
          <w:rtl w:val="0"/>
        </w:rPr>
        <w:t xml:space="preserve">override.conf</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85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r>
    </w:p>
    <w:p w:rsidR="00000000" w:rsidDel="00000000" w:rsidP="00000000" w:rsidRDefault="00000000" w:rsidRPr="00000000" w14:paraId="0000085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Environment="OMNI_SERVICE_NAME=patroni"</w:t>
      </w:r>
      <w:r w:rsidDel="00000000" w:rsidR="00000000" w:rsidRPr="00000000">
        <w:rPr>
          <w:rtl w:val="0"/>
        </w:rPr>
      </w:r>
    </w:p>
    <w:p w:rsidR="00000000" w:rsidDel="00000000" w:rsidP="00000000" w:rsidRDefault="00000000" w:rsidRPr="00000000" w14:paraId="00000860">
      <w:pPr>
        <w:spacing w:after="240" w:before="240" w:lineRule="auto"/>
        <w:rPr/>
      </w:pPr>
      <w:r w:rsidDel="00000000" w:rsidR="00000000" w:rsidRPr="00000000">
        <w:rPr>
          <w:rtl w:val="0"/>
        </w:rPr>
        <w:t xml:space="preserve"></w:t>
      </w:r>
    </w:p>
    <w:p w:rsidR="00000000" w:rsidDel="00000000" w:rsidP="00000000" w:rsidRDefault="00000000" w:rsidRPr="00000000" w14:paraId="00000861">
      <w:pPr>
        <w:spacing w:after="240" w:before="240" w:lineRule="auto"/>
        <w:rPr>
          <w:b w:val="1"/>
          <w:bCs w:val="1"/>
        </w:rPr>
      </w:pPr>
      <w:r w:rsidDel="00000000" w:rsidR="00000000" w:rsidRPr="00000000">
        <w:rPr>
          <w:b w:val="1"/>
          <w:bCs w:val="1"/>
          <w:rtl w:val="0"/>
        </w:rPr>
        <w:t xml:space="preserve">On scalable-db2 (10.1.0.7):</w:t>
      </w:r>
    </w:p>
    <w:p w:rsidR="00000000" w:rsidDel="00000000" w:rsidP="00000000" w:rsidRDefault="00000000" w:rsidRPr="00000000" w14:paraId="00000862">
      <w:pPr>
        <w:numPr>
          <w:ilvl w:val="0"/>
          <w:numId w:val="27"/>
        </w:numPr>
        <w:spacing w:after="240" w:before="240" w:lineRule="auto"/>
        <w:ind w:left="720" w:hanging="360"/>
      </w:pPr>
      <w:r w:rsidDel="00000000" w:rsidR="00000000" w:rsidRPr="00000000">
        <w:rPr>
          <w:b w:val="1"/>
          <w:bCs w:val="1"/>
          <w:rtl w:val="0"/>
        </w:rPr>
        <w:t xml:space="preserve">Create the directory for the override file:</w:t>
      </w:r>
      <w:r w:rsidDel="00000000" w:rsidR="00000000" w:rsidRPr="00000000">
        <w:rPr>
          <w:rtl w:val="0"/>
        </w:rPr>
      </w:r>
    </w:p>
    <w:p w:rsidR="00000000" w:rsidDel="00000000" w:rsidP="00000000" w:rsidRDefault="00000000" w:rsidRPr="00000000" w14:paraId="0000086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/etc/systemd/system/alloydbomni_monitor.service.d/</w:t>
      </w:r>
      <w:r w:rsidDel="00000000" w:rsidR="00000000" w:rsidRPr="00000000">
        <w:rPr>
          <w:rtl w:val="0"/>
        </w:rPr>
      </w:r>
    </w:p>
    <w:p w:rsidR="00000000" w:rsidDel="00000000" w:rsidP="00000000" w:rsidRDefault="00000000" w:rsidRPr="00000000" w14:paraId="00000864">
      <w:pPr>
        <w:numPr>
          <w:ilvl w:val="0"/>
          <w:numId w:val="27"/>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Create the override configuration file:</w:t>
      </w:r>
      <w:r w:rsidDel="00000000" w:rsidR="00000000" w:rsidRPr="00000000">
        <w:rPr>
          <w:rtl w:val="0"/>
        </w:rPr>
      </w:r>
    </w:p>
    <w:p w:rsidR="00000000" w:rsidDel="00000000" w:rsidP="00000000" w:rsidRDefault="00000000" w:rsidRPr="00000000" w14:paraId="0000086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/etc/systemd/system/alloydbomni_monitor.service.d/override.conf</w:t>
      </w:r>
      <w:r w:rsidDel="00000000" w:rsidR="00000000" w:rsidRPr="00000000">
        <w:rPr>
          <w:rtl w:val="0"/>
        </w:rPr>
      </w:r>
    </w:p>
    <w:p w:rsidR="00000000" w:rsidDel="00000000" w:rsidP="00000000" w:rsidRDefault="00000000" w:rsidRPr="00000000" w14:paraId="00000866">
      <w:pPr>
        <w:numPr>
          <w:ilvl w:val="0"/>
          <w:numId w:val="27"/>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Add the following content to </w:t>
      </w:r>
      <w:r w:rsidDel="00000000" w:rsidR="00000000" w:rsidRPr="00000000">
        <w:rPr>
          <w:rFonts w:ascii="Roboto Mono" w:cs="Roboto Mono" w:eastAsia="Roboto Mono" w:hAnsi="Roboto Mono"/>
          <w:b w:val="1"/>
          <w:bCs w:val="1"/>
          <w:color w:val="188038"/>
          <w:rtl w:val="0"/>
        </w:rPr>
        <w:t xml:space="preserve">override.conf</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86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r>
    </w:p>
    <w:p w:rsidR="00000000" w:rsidDel="00000000" w:rsidP="00000000" w:rsidRDefault="00000000" w:rsidRPr="00000000" w14:paraId="0000086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Environment="OMNI_SERVICE_NAME=patroni"</w:t>
      </w:r>
      <w:r w:rsidDel="00000000" w:rsidR="00000000" w:rsidRPr="00000000">
        <w:rPr>
          <w:rtl w:val="0"/>
        </w:rPr>
      </w:r>
    </w:p>
    <w:p w:rsidR="00000000" w:rsidDel="00000000" w:rsidP="00000000" w:rsidRDefault="00000000" w:rsidRPr="00000000" w14:paraId="00000869">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On scalable-db3 (10.1.0.2):</w:t>
      </w:r>
    </w:p>
    <w:p w:rsidR="00000000" w:rsidDel="00000000" w:rsidP="00000000" w:rsidRDefault="00000000" w:rsidRPr="00000000" w14:paraId="0000086A">
      <w:pPr>
        <w:numPr>
          <w:ilvl w:val="0"/>
          <w:numId w:val="44"/>
        </w:numPr>
        <w:spacing w:after="240" w:before="240" w:lineRule="auto"/>
        <w:ind w:left="720" w:hanging="360"/>
      </w:pPr>
      <w:r w:rsidDel="00000000" w:rsidR="00000000" w:rsidRPr="00000000">
        <w:rPr>
          <w:b w:val="1"/>
          <w:bCs w:val="1"/>
          <w:rtl w:val="0"/>
        </w:rPr>
        <w:t xml:space="preserve">Create the directory for the override file:</w:t>
      </w:r>
      <w:r w:rsidDel="00000000" w:rsidR="00000000" w:rsidRPr="00000000">
        <w:rPr>
          <w:rtl w:val="0"/>
        </w:rPr>
      </w:r>
    </w:p>
    <w:p w:rsidR="00000000" w:rsidDel="00000000" w:rsidP="00000000" w:rsidRDefault="00000000" w:rsidRPr="00000000" w14:paraId="0000086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/etc/systemd/system/alloydbomni_monitor.service.d/</w:t>
      </w:r>
      <w:r w:rsidDel="00000000" w:rsidR="00000000" w:rsidRPr="00000000">
        <w:rPr>
          <w:rtl w:val="0"/>
        </w:rPr>
      </w:r>
    </w:p>
    <w:p w:rsidR="00000000" w:rsidDel="00000000" w:rsidP="00000000" w:rsidRDefault="00000000" w:rsidRPr="00000000" w14:paraId="0000086C">
      <w:pPr>
        <w:numPr>
          <w:ilvl w:val="0"/>
          <w:numId w:val="44"/>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Create the override configuration file:</w:t>
      </w:r>
      <w:r w:rsidDel="00000000" w:rsidR="00000000" w:rsidRPr="00000000">
        <w:rPr>
          <w:rtl w:val="0"/>
        </w:rPr>
      </w:r>
    </w:p>
    <w:p w:rsidR="00000000" w:rsidDel="00000000" w:rsidP="00000000" w:rsidRDefault="00000000" w:rsidRPr="00000000" w14:paraId="0000086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/etc/systemd/system/alloydbomni_monitor.service.d/override.conf</w:t>
      </w:r>
      <w:r w:rsidDel="00000000" w:rsidR="00000000" w:rsidRPr="00000000">
        <w:rPr>
          <w:rtl w:val="0"/>
        </w:rPr>
      </w:r>
    </w:p>
    <w:p w:rsidR="00000000" w:rsidDel="00000000" w:rsidP="00000000" w:rsidRDefault="00000000" w:rsidRPr="00000000" w14:paraId="0000086E">
      <w:pPr>
        <w:numPr>
          <w:ilvl w:val="0"/>
          <w:numId w:val="44"/>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Add the following content to </w:t>
      </w:r>
      <w:r w:rsidDel="00000000" w:rsidR="00000000" w:rsidRPr="00000000">
        <w:rPr>
          <w:rFonts w:ascii="Roboto Mono" w:cs="Roboto Mono" w:eastAsia="Roboto Mono" w:hAnsi="Roboto Mono"/>
          <w:b w:val="1"/>
          <w:bCs w:val="1"/>
          <w:color w:val="188038"/>
          <w:rtl w:val="0"/>
        </w:rPr>
        <w:t xml:space="preserve">override.conf</w:t>
      </w:r>
      <w:r w:rsidDel="00000000" w:rsidR="00000000" w:rsidRPr="00000000">
        <w:rPr>
          <w:b w:val="1"/>
          <w:bCs w:val="1"/>
          <w:rtl w:val="0"/>
        </w:rPr>
        <w:t xml:space="preserve">:</w:t>
        <w:br w:type="textWrapping"/>
      </w:r>
      <w:r w:rsidDel="00000000" w:rsidR="00000000" w:rsidRPr="00000000">
        <w:rPr>
          <w:rtl w:val="0"/>
        </w:rPr>
        <w:t xml:space="preserve">Ini, TOML</w:t>
      </w:r>
    </w:p>
    <w:p w:rsidR="00000000" w:rsidDel="00000000" w:rsidP="00000000" w:rsidRDefault="00000000" w:rsidRPr="00000000" w14:paraId="0000086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r>
    </w:p>
    <w:p w:rsidR="00000000" w:rsidDel="00000000" w:rsidP="00000000" w:rsidRDefault="00000000" w:rsidRPr="00000000" w14:paraId="0000087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Environment="OMNI_SERVICE_NAME=patroni"</w:t>
      </w:r>
      <w:r w:rsidDel="00000000" w:rsidR="00000000" w:rsidRPr="00000000">
        <w:rPr>
          <w:rtl w:val="0"/>
        </w:rPr>
      </w:r>
    </w:p>
    <w:p w:rsidR="00000000" w:rsidDel="00000000" w:rsidP="00000000" w:rsidRDefault="00000000" w:rsidRPr="00000000" w14:paraId="00000871">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Phase 2.2: Apply Configuration Changes and Start the Monitor Service</w:t>
      </w:r>
    </w:p>
    <w:p w:rsidR="00000000" w:rsidDel="00000000" w:rsidP="00000000" w:rsidRDefault="00000000" w:rsidRPr="00000000" w14:paraId="00000872">
      <w:pPr>
        <w:spacing w:after="240" w:before="240" w:lineRule="auto"/>
        <w:rPr/>
      </w:pPr>
      <w:r w:rsidDel="00000000" w:rsidR="00000000" w:rsidRPr="00000000">
        <w:rPr>
          <w:rtl w:val="0"/>
        </w:rPr>
        <w:t xml:space="preserve">After creating the </w:t>
      </w:r>
      <w:r w:rsidDel="00000000" w:rsidR="00000000" w:rsidRPr="00000000">
        <w:rPr>
          <w:rFonts w:ascii="Roboto Mono" w:cs="Roboto Mono" w:eastAsia="Roboto Mono" w:hAnsi="Roboto Mono"/>
          <w:color w:val="188038"/>
          <w:rtl w:val="0"/>
        </w:rPr>
        <w:t xml:space="preserve">override.conf</w:t>
      </w:r>
      <w:r w:rsidDel="00000000" w:rsidR="00000000" w:rsidRPr="00000000">
        <w:rPr>
          <w:rtl w:val="0"/>
        </w:rPr>
        <w:t xml:space="preserve"> file on each DB node, you need to reload the systemd daemon and then enable and start the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 service.</w:t>
      </w:r>
    </w:p>
    <w:p w:rsidR="00000000" w:rsidDel="00000000" w:rsidP="00000000" w:rsidRDefault="00000000" w:rsidRPr="00000000" w14:paraId="00000873">
      <w:pPr>
        <w:spacing w:after="240" w:before="240" w:lineRule="auto"/>
        <w:rPr>
          <w:b w:val="1"/>
          <w:bCs w:val="1"/>
        </w:rPr>
      </w:pPr>
      <w:r w:rsidDel="00000000" w:rsidR="00000000" w:rsidRPr="00000000">
        <w:rPr>
          <w:b w:val="1"/>
          <w:bCs w:val="1"/>
          <w:rtl w:val="0"/>
        </w:rPr>
        <w:t xml:space="preserve">On each DB node (scalable-db1, scalable-db2, and scalable-db3):</w:t>
      </w:r>
    </w:p>
    <w:p w:rsidR="00000000" w:rsidDel="00000000" w:rsidP="00000000" w:rsidRDefault="00000000" w:rsidRPr="00000000" w14:paraId="00000874">
      <w:pPr>
        <w:numPr>
          <w:ilvl w:val="0"/>
          <w:numId w:val="37"/>
        </w:numPr>
        <w:spacing w:after="240" w:before="240" w:lineRule="auto"/>
        <w:ind w:left="720" w:hanging="360"/>
      </w:pPr>
      <w:r w:rsidDel="00000000" w:rsidR="00000000" w:rsidRPr="00000000">
        <w:rPr>
          <w:b w:val="1"/>
          <w:bCs w:val="1"/>
          <w:rtl w:val="0"/>
        </w:rPr>
        <w:t xml:space="preserve">Reload systemd daemon to apply configuration change:</w:t>
      </w:r>
      <w:r w:rsidDel="00000000" w:rsidR="00000000" w:rsidRPr="00000000">
        <w:rPr>
          <w:rtl w:val="0"/>
        </w:rPr>
      </w:r>
    </w:p>
    <w:p w:rsidR="00000000" w:rsidDel="00000000" w:rsidP="00000000" w:rsidRDefault="00000000" w:rsidRPr="00000000" w14:paraId="0000087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daemon-reload</w:t>
      </w:r>
      <w:r w:rsidDel="00000000" w:rsidR="00000000" w:rsidRPr="00000000">
        <w:rPr>
          <w:rtl w:val="0"/>
        </w:rPr>
      </w:r>
    </w:p>
    <w:p w:rsidR="00000000" w:rsidDel="00000000" w:rsidP="00000000" w:rsidRDefault="00000000" w:rsidRPr="00000000" w14:paraId="00000876">
      <w:pPr>
        <w:numPr>
          <w:ilvl w:val="0"/>
          <w:numId w:val="37"/>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Enable and start the AlloyDB Omni monitor service:</w:t>
      </w:r>
      <w:r w:rsidDel="00000000" w:rsidR="00000000" w:rsidRPr="00000000">
        <w:rPr>
          <w:rtl w:val="0"/>
        </w:rPr>
      </w:r>
    </w:p>
    <w:p w:rsidR="00000000" w:rsidDel="00000000" w:rsidP="00000000" w:rsidRDefault="00000000" w:rsidRPr="00000000" w14:paraId="0000087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r>
    </w:p>
    <w:p w:rsidR="00000000" w:rsidDel="00000000" w:rsidP="00000000" w:rsidRDefault="00000000" w:rsidRPr="00000000" w14:paraId="0000087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r>
    </w:p>
    <w:p w:rsidR="00000000" w:rsidDel="00000000" w:rsidP="00000000" w:rsidRDefault="00000000" w:rsidRPr="00000000" w14:paraId="00000879">
      <w:pPr>
        <w:numPr>
          <w:ilvl w:val="0"/>
          <w:numId w:val="37"/>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Verify the AlloyDB Omni monitor service status:</w:t>
      </w:r>
      <w:r w:rsidDel="00000000" w:rsidR="00000000" w:rsidRPr="00000000">
        <w:rPr>
          <w:rtl w:val="0"/>
        </w:rPr>
      </w:r>
    </w:p>
    <w:p w:rsidR="00000000" w:rsidDel="00000000" w:rsidP="00000000" w:rsidRDefault="00000000" w:rsidRPr="00000000" w14:paraId="0000087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r>
    </w:p>
    <w:p w:rsidR="00000000" w:rsidDel="00000000" w:rsidP="00000000" w:rsidRDefault="00000000" w:rsidRPr="00000000" w14:paraId="0000087B">
      <w:pPr>
        <w:numPr>
          <w:ilvl w:val="0"/>
          <w:numId w:val="37"/>
        </w:numPr>
        <w:spacing w:after="240" w:before="240" w:lineRule="auto"/>
        <w:ind w:left="720" w:hanging="360"/>
      </w:pPr>
      <w:r w:rsidDel="00000000" w:rsidR="00000000" w:rsidRPr="00000000">
        <w:rPr>
          <w:rtl w:val="0"/>
        </w:rPr>
        <w:t xml:space="preserve"></w:t>
      </w:r>
      <w:r w:rsidDel="00000000" w:rsidR="00000000" w:rsidRPr="00000000">
        <w:rPr>
          <w:i w:val="1"/>
          <w:iCs w:val="1"/>
          <w:rtl w:val="0"/>
        </w:rPr>
        <w:t xml:space="preserve">Look for </w:t>
      </w:r>
      <w:r w:rsidDel="00000000" w:rsidR="00000000" w:rsidRPr="00000000">
        <w:rPr>
          <w:rFonts w:ascii="Roboto Mono" w:cs="Roboto Mono" w:eastAsia="Roboto Mono" w:hAnsi="Roboto Mono"/>
          <w:i w:val="1"/>
          <w:iCs w:val="1"/>
          <w:color w:val="188038"/>
          <w:rtl w:val="0"/>
        </w:rPr>
        <w:t xml:space="preserve">Active: active (running)</w:t>
      </w:r>
      <w:r w:rsidDel="00000000" w:rsidR="00000000" w:rsidRPr="00000000">
        <w:rPr>
          <w:i w:val="1"/>
          <w:iCs w:val="1"/>
          <w:rtl w:val="0"/>
        </w:rPr>
        <w:t xml:space="preserve">.</w:t>
      </w:r>
    </w:p>
    <w:p w:rsidR="00000000" w:rsidDel="00000000" w:rsidP="00000000" w:rsidRDefault="00000000" w:rsidRPr="00000000" w14:paraId="0000087C">
      <w:pPr>
        <w:pStyle w:val="Heading4"/>
        <w:keepNext w:val="0"/>
        <w:keepLines w:val="0"/>
        <w:spacing w:after="40" w:before="240" w:lineRule="auto"/>
        <w:rPr>
          <w:b w:val="1"/>
          <w:bCs w:val="1"/>
          <w:color w:val="000000"/>
          <w:sz w:val="22"/>
          <w:szCs w:val="22"/>
        </w:rPr>
      </w:pPr>
      <w:bookmarkStart w:colFirst="0" w:colLast="0" w:name="_shoh3uq3uw1p" w:id="130"/>
      <w:bookmarkEnd w:id="130"/>
      <w:r w:rsidDel="00000000" w:rsidR="00000000" w:rsidRPr="00000000">
        <w:rPr>
          <w:b w:val="1"/>
          <w:bCs w:val="1"/>
          <w:color w:val="000000"/>
          <w:sz w:val="22"/>
          <w:szCs w:val="22"/>
          <w:rtl w:val="0"/>
        </w:rPr>
        <w:t xml:space="preserve">Phase 2.3: Configure Firewalld for AlloyDB Omni Monitor (on each DB Node)</w:t>
      </w:r>
    </w:p>
    <w:p w:rsidR="00000000" w:rsidDel="00000000" w:rsidP="00000000" w:rsidRDefault="00000000" w:rsidRPr="00000000" w14:paraId="0000087D">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 typically listens on port </w:t>
      </w:r>
      <w:r w:rsidDel="00000000" w:rsidR="00000000" w:rsidRPr="00000000">
        <w:rPr>
          <w:rFonts w:ascii="Roboto Mono" w:cs="Roboto Mono" w:eastAsia="Roboto Mono" w:hAnsi="Roboto Mono"/>
          <w:color w:val="188038"/>
          <w:rtl w:val="0"/>
        </w:rPr>
        <w:t xml:space="preserve">9187</w:t>
      </w:r>
      <w:r w:rsidDel="00000000" w:rsidR="00000000" w:rsidRPr="00000000">
        <w:rPr>
          <w:rtl w:val="0"/>
        </w:rPr>
        <w:t xml:space="preserve">. You need to ensure that this port is open on each database node so that Prometheus (running on </w:t>
      </w:r>
      <w:r w:rsidDel="00000000" w:rsidR="00000000" w:rsidRPr="00000000">
        <w:rPr>
          <w:rFonts w:ascii="Roboto Mono" w:cs="Roboto Mono" w:eastAsia="Roboto Mono" w:hAnsi="Roboto Mono"/>
          <w:color w:val="188038"/>
          <w:rtl w:val="0"/>
        </w:rPr>
        <w:t xml:space="preserve">scalable-external1</w:t>
      </w:r>
      <w:r w:rsidDel="00000000" w:rsidR="00000000" w:rsidRPr="00000000">
        <w:rPr>
          <w:rtl w:val="0"/>
        </w:rPr>
        <w:t xml:space="preserve">) can scrape metrics.</w:t>
      </w:r>
    </w:p>
    <w:p w:rsidR="00000000" w:rsidDel="00000000" w:rsidP="00000000" w:rsidRDefault="00000000" w:rsidRPr="00000000" w14:paraId="0000087E">
      <w:pPr>
        <w:spacing w:after="240" w:before="240" w:lineRule="auto"/>
        <w:rPr>
          <w:b w:val="1"/>
          <w:bCs w:val="1"/>
        </w:rPr>
      </w:pPr>
      <w:r w:rsidDel="00000000" w:rsidR="00000000" w:rsidRPr="00000000">
        <w:rPr>
          <w:b w:val="1"/>
          <w:bCs w:val="1"/>
          <w:rtl w:val="0"/>
        </w:rPr>
        <w:t xml:space="preserve">On each DB node (scalable-db1, scalable-db2, and scalable-db3):</w:t>
      </w:r>
    </w:p>
    <w:p w:rsidR="00000000" w:rsidDel="00000000" w:rsidP="00000000" w:rsidRDefault="00000000" w:rsidRPr="00000000" w14:paraId="0000087F">
      <w:pPr>
        <w:numPr>
          <w:ilvl w:val="0"/>
          <w:numId w:val="30"/>
        </w:numPr>
        <w:spacing w:after="240" w:before="240" w:lineRule="auto"/>
        <w:ind w:left="720" w:hanging="360"/>
      </w:pPr>
      <w:r w:rsidDel="00000000" w:rsidR="00000000" w:rsidRPr="00000000">
        <w:rPr>
          <w:b w:val="1"/>
          <w:bCs w:val="1"/>
          <w:rtl w:val="0"/>
        </w:rPr>
        <w:t xml:space="preserve">Allow the monitor port:</w:t>
        <w:br w:type="textWrapping"/>
      </w:r>
      <w:r w:rsidDel="00000000" w:rsidR="00000000" w:rsidRPr="00000000">
        <w:rPr>
          <w:rtl w:val="0"/>
        </w:rPr>
        <w:t xml:space="preserve">Bash</w:t>
      </w:r>
    </w:p>
    <w:p w:rsidR="00000000" w:rsidDel="00000000" w:rsidP="00000000" w:rsidRDefault="00000000" w:rsidRPr="00000000" w14:paraId="0000088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--permanent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--add-port=9187/tcp</w:t>
      </w:r>
      <w:r w:rsidDel="00000000" w:rsidR="00000000" w:rsidRPr="00000000">
        <w:rPr>
          <w:rtl w:val="0"/>
        </w:rPr>
      </w:r>
    </w:p>
    <w:p w:rsidR="00000000" w:rsidDel="00000000" w:rsidP="00000000" w:rsidRDefault="00000000" w:rsidRPr="00000000" w14:paraId="0000088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--reload</w:t>
      </w:r>
      <w:r w:rsidDel="00000000" w:rsidR="00000000" w:rsidRPr="00000000">
        <w:rPr>
          <w:rtl w:val="0"/>
        </w:rPr>
      </w:r>
    </w:p>
    <w:p w:rsidR="00000000" w:rsidDel="00000000" w:rsidP="00000000" w:rsidRDefault="00000000" w:rsidRPr="00000000" w14:paraId="00000882">
      <w:pPr>
        <w:spacing w:after="240" w:before="240" w:lineRule="auto"/>
        <w:rPr/>
      </w:pPr>
      <w:r w:rsidDel="00000000" w:rsidR="00000000" w:rsidRPr="00000000">
        <w:rPr>
          <w:rtl w:val="0"/>
        </w:rPr>
        <w:t xml:space="preserve"></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pStyle w:val="Heading3"/>
        <w:keepNext w:val="0"/>
        <w:keepLines w:val="0"/>
        <w:spacing w:before="280" w:lineRule="auto"/>
        <w:rPr>
          <w:b w:val="1"/>
          <w:bCs w:val="1"/>
          <w:color w:val="000000"/>
          <w:sz w:val="26"/>
          <w:szCs w:val="26"/>
        </w:rPr>
      </w:pPr>
      <w:bookmarkStart w:colFirst="0" w:colLast="0" w:name="_xo1w90qefr63" w:id="131"/>
      <w:bookmarkEnd w:id="131"/>
      <w:r w:rsidDel="00000000" w:rsidR="00000000" w:rsidRPr="00000000">
        <w:rPr>
          <w:b w:val="1"/>
          <w:bCs w:val="1"/>
          <w:color w:val="000000"/>
          <w:sz w:val="26"/>
          <w:szCs w:val="26"/>
          <w:rtl w:val="0"/>
        </w:rPr>
        <w:t xml:space="preserve">Part 2: Install and Configure Prometheus on scalable-external1</w:t>
      </w:r>
    </w:p>
    <w:p w:rsidR="00000000" w:rsidDel="00000000" w:rsidP="00000000" w:rsidRDefault="00000000" w:rsidRPr="00000000" w14:paraId="00000885">
      <w:pPr>
        <w:spacing w:after="240" w:before="240" w:lineRule="auto"/>
        <w:rPr/>
      </w:pPr>
      <w:r w:rsidDel="00000000" w:rsidR="00000000" w:rsidRPr="00000000">
        <w:rPr>
          <w:rtl w:val="0"/>
        </w:rPr>
        <w:t xml:space="preserve">Prometheus will be installed on </w:t>
      </w:r>
      <w:r w:rsidDel="00000000" w:rsidR="00000000" w:rsidRPr="00000000">
        <w:rPr>
          <w:rFonts w:ascii="Roboto Mono" w:cs="Roboto Mono" w:eastAsia="Roboto Mono" w:hAnsi="Roboto Mono"/>
          <w:color w:val="188038"/>
          <w:rtl w:val="0"/>
        </w:rPr>
        <w:t xml:space="preserve">scalable-external1</w:t>
      </w:r>
      <w:r w:rsidDel="00000000" w:rsidR="00000000" w:rsidRPr="00000000">
        <w:rPr>
          <w:rtl w:val="0"/>
        </w:rPr>
        <w:t xml:space="preserve"> (your metrics server) and will "scrape" metrics from the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 running on </w:t>
      </w:r>
      <w:r w:rsidDel="00000000" w:rsidR="00000000" w:rsidRPr="00000000">
        <w:rPr>
          <w:rFonts w:ascii="Roboto Mono" w:cs="Roboto Mono" w:eastAsia="Roboto Mono" w:hAnsi="Roboto Mono"/>
          <w:color w:val="188038"/>
          <w:rtl w:val="0"/>
        </w:rPr>
        <w:t xml:space="preserve">scalable-db1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scalable-db3</w:t>
      </w:r>
      <w:r w:rsidDel="00000000" w:rsidR="00000000" w:rsidRPr="00000000">
        <w:rPr>
          <w:rtl w:val="0"/>
        </w:rPr>
        <w:t xml:space="preserve">.</w:t>
      </w:r>
    </w:p>
    <w:p w:rsidR="00000000" w:rsidDel="00000000" w:rsidP="00000000" w:rsidRDefault="00000000" w:rsidRPr="00000000" w14:paraId="00000886">
      <w:pPr>
        <w:spacing w:after="240" w:before="240" w:lineRule="auto"/>
        <w:rPr>
          <w:b w:val="1"/>
          <w:bCs w:val="1"/>
        </w:rPr>
      </w:pPr>
      <w:r w:rsidDel="00000000" w:rsidR="00000000" w:rsidRPr="00000000">
        <w:rPr>
          <w:b w:val="1"/>
          <w:bCs w:val="1"/>
          <w:rtl w:val="0"/>
        </w:rPr>
        <w:t xml:space="preserve">On scalable-external1 (10.1.0.4):</w:t>
      </w:r>
    </w:p>
    <w:p w:rsidR="00000000" w:rsidDel="00000000" w:rsidP="00000000" w:rsidRDefault="00000000" w:rsidRPr="00000000" w14:paraId="00000887">
      <w:pPr>
        <w:pStyle w:val="Heading4"/>
        <w:keepNext w:val="0"/>
        <w:keepLines w:val="0"/>
        <w:spacing w:after="40" w:before="240" w:lineRule="auto"/>
        <w:rPr>
          <w:b w:val="1"/>
          <w:bCs w:val="1"/>
          <w:color w:val="000000"/>
          <w:sz w:val="22"/>
          <w:szCs w:val="22"/>
        </w:rPr>
      </w:pPr>
      <w:bookmarkStart w:colFirst="0" w:colLast="0" w:name="_zcvkkfosiymh" w:id="132"/>
      <w:bookmarkEnd w:id="132"/>
      <w:r w:rsidDel="00000000" w:rsidR="00000000" w:rsidRPr="00000000">
        <w:rPr>
          <w:b w:val="1"/>
          <w:bCs w:val="1"/>
          <w:color w:val="000000"/>
          <w:sz w:val="22"/>
          <w:szCs w:val="22"/>
          <w:rtl w:val="0"/>
        </w:rPr>
        <w:t xml:space="preserve">Phase 1.1: Prepare Prometheus User and Directories</w:t>
      </w:r>
    </w:p>
    <w:p w:rsidR="00000000" w:rsidDel="00000000" w:rsidP="00000000" w:rsidRDefault="00000000" w:rsidRPr="00000000" w14:paraId="00000888">
      <w:pPr>
        <w:numPr>
          <w:ilvl w:val="0"/>
          <w:numId w:val="96"/>
        </w:numPr>
        <w:spacing w:after="240" w:before="240" w:lineRule="auto"/>
        <w:ind w:left="720" w:hanging="360"/>
      </w:pPr>
      <w:r w:rsidDel="00000000" w:rsidR="00000000" w:rsidRPr="00000000">
        <w:rPr>
          <w:b w:val="1"/>
          <w:bCs w:val="1"/>
          <w:rtl w:val="0"/>
        </w:rPr>
        <w:t xml:space="preserve">Create a system user for Prometheus:</w:t>
      </w:r>
      <w:r w:rsidDel="00000000" w:rsidR="00000000" w:rsidRPr="00000000">
        <w:rPr>
          <w:rtl w:val="0"/>
        </w:rPr>
      </w:r>
    </w:p>
    <w:p w:rsidR="00000000" w:rsidDel="00000000" w:rsidP="00000000" w:rsidRDefault="00000000" w:rsidRPr="00000000" w14:paraId="0000088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useradd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--no-create-home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--shell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/bin/false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w:t>
      </w:r>
      <w:r w:rsidDel="00000000" w:rsidR="00000000" w:rsidRPr="00000000">
        <w:rPr>
          <w:rtl w:val="0"/>
        </w:rPr>
      </w:r>
    </w:p>
    <w:p w:rsidR="00000000" w:rsidDel="00000000" w:rsidP="00000000" w:rsidRDefault="00000000" w:rsidRPr="00000000" w14:paraId="0000088A">
      <w:pPr>
        <w:numPr>
          <w:ilvl w:val="0"/>
          <w:numId w:val="96"/>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Create directories for Prometheus configuration and data:</w:t>
      </w:r>
      <w:r w:rsidDel="00000000" w:rsidR="00000000" w:rsidRPr="00000000">
        <w:rPr>
          <w:rtl w:val="0"/>
        </w:rPr>
      </w:r>
    </w:p>
    <w:p w:rsidR="00000000" w:rsidDel="00000000" w:rsidP="00000000" w:rsidRDefault="00000000" w:rsidRPr="00000000" w14:paraId="0000088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/var/lib/prometheus</w:t>
      </w:r>
      <w:r w:rsidDel="00000000" w:rsidR="00000000" w:rsidRPr="00000000">
        <w:rPr>
          <w:rtl w:val="0"/>
        </w:rPr>
      </w:r>
    </w:p>
    <w:p w:rsidR="00000000" w:rsidDel="00000000" w:rsidP="00000000" w:rsidRDefault="00000000" w:rsidRPr="00000000" w14:paraId="0000088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/var/lib/prometheus</w:t>
      </w:r>
      <w:r w:rsidDel="00000000" w:rsidR="00000000" w:rsidRPr="00000000">
        <w:rPr>
          <w:rtl w:val="0"/>
        </w:rPr>
      </w:r>
    </w:p>
    <w:p w:rsidR="00000000" w:rsidDel="00000000" w:rsidP="00000000" w:rsidRDefault="00000000" w:rsidRPr="00000000" w14:paraId="0000088D">
      <w:pPr>
        <w:pStyle w:val="Heading4"/>
        <w:keepNext w:val="0"/>
        <w:keepLines w:val="0"/>
        <w:spacing w:after="40" w:before="240" w:lineRule="auto"/>
        <w:rPr>
          <w:b w:val="1"/>
          <w:bCs w:val="1"/>
          <w:color w:val="000000"/>
          <w:sz w:val="22"/>
          <w:szCs w:val="22"/>
        </w:rPr>
      </w:pPr>
      <w:bookmarkStart w:colFirst="0" w:colLast="0" w:name="_rcj92vh5aj91" w:id="133"/>
      <w:bookmarkEnd w:id="133"/>
      <w:r w:rsidDel="00000000" w:rsidR="00000000" w:rsidRPr="00000000">
        <w:rPr>
          <w:rtl w:val="0"/>
        </w:rPr>
        <w:t xml:space="preserve"></w:t>
      </w:r>
      <w:r w:rsidDel="00000000" w:rsidR="00000000" w:rsidRPr="00000000">
        <w:rPr>
          <w:b w:val="1"/>
          <w:bCs w:val="1"/>
          <w:color w:val="000000"/>
          <w:sz w:val="22"/>
          <w:szCs w:val="22"/>
          <w:rtl w:val="0"/>
        </w:rPr>
        <w:t xml:space="preserve">Phase 1.2: Download and Install Prometheus Binaries</w:t>
      </w:r>
    </w:p>
    <w:p w:rsidR="00000000" w:rsidDel="00000000" w:rsidP="00000000" w:rsidRDefault="00000000" w:rsidRPr="00000000" w14:paraId="0000088E">
      <w:pPr>
        <w:numPr>
          <w:ilvl w:val="0"/>
          <w:numId w:val="50"/>
        </w:numPr>
        <w:spacing w:after="240" w:before="240" w:lineRule="auto"/>
        <w:ind w:left="720" w:hanging="360"/>
      </w:pPr>
      <w:r w:rsidDel="00000000" w:rsidR="00000000" w:rsidRPr="00000000">
        <w:rPr>
          <w:b w:val="1"/>
          <w:bCs w:val="1"/>
          <w:rtl w:val="0"/>
        </w:rPr>
        <w:t xml:space="preserve">Download the Prometheus x86_64 binary:</w:t>
      </w:r>
      <w:r w:rsidDel="00000000" w:rsidR="00000000" w:rsidRPr="00000000">
        <w:rPr>
          <w:rtl w:val="0"/>
        </w:rPr>
      </w:r>
    </w:p>
    <w:p w:rsidR="00000000" w:rsidDel="00000000" w:rsidP="00000000" w:rsidRDefault="00000000" w:rsidRPr="00000000" w14:paraId="0000088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 dnf install wget</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/tmp</w:t>
      </w:r>
      <w:r w:rsidDel="00000000" w:rsidR="00000000" w:rsidRPr="00000000">
        <w:rPr>
          <w:rtl w:val="0"/>
        </w:rPr>
      </w:r>
    </w:p>
    <w:p w:rsidR="00000000" w:rsidDel="00000000" w:rsidP="00000000" w:rsidRDefault="00000000" w:rsidRPr="00000000" w14:paraId="0000089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https://github.com/prometheus/prometheus/releases/download/v2.53.0/prometheus-2.53.0.linux-amd64.tar.gz</w:t>
      </w:r>
      <w:r w:rsidDel="00000000" w:rsidR="00000000" w:rsidRPr="00000000">
        <w:rPr>
          <w:rtl w:val="0"/>
        </w:rPr>
      </w:r>
    </w:p>
    <w:p w:rsidR="00000000" w:rsidDel="00000000" w:rsidP="00000000" w:rsidRDefault="00000000" w:rsidRPr="00000000" w14:paraId="00000891">
      <w:pPr>
        <w:numPr>
          <w:ilvl w:val="0"/>
          <w:numId w:val="50"/>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Extract the archive:</w:t>
      </w:r>
      <w:r w:rsidDel="00000000" w:rsidR="00000000" w:rsidRPr="00000000">
        <w:rPr>
          <w:rtl w:val="0"/>
        </w:rPr>
      </w:r>
    </w:p>
    <w:p w:rsidR="00000000" w:rsidDel="00000000" w:rsidP="00000000" w:rsidRDefault="00000000" w:rsidRPr="00000000" w14:paraId="0000089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tar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-xvf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prometheus-2.53.0.linux-amd64.tar.gz</w:t>
      </w:r>
      <w:r w:rsidDel="00000000" w:rsidR="00000000" w:rsidRPr="00000000">
        <w:rPr>
          <w:rtl w:val="0"/>
        </w:rPr>
      </w:r>
    </w:p>
    <w:p w:rsidR="00000000" w:rsidDel="00000000" w:rsidP="00000000" w:rsidRDefault="00000000" w:rsidRPr="00000000" w14:paraId="00000893">
      <w:pPr>
        <w:numPr>
          <w:ilvl w:val="0"/>
          <w:numId w:val="50"/>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Copy binaries to /usr/local/bin and set permissions:</w:t>
      </w:r>
      <w:r w:rsidDel="00000000" w:rsidR="00000000" w:rsidRPr="00000000">
        <w:rPr>
          <w:rtl w:val="0"/>
        </w:rPr>
      </w:r>
    </w:p>
    <w:p w:rsidR="00000000" w:rsidDel="00000000" w:rsidP="00000000" w:rsidRDefault="00000000" w:rsidRPr="00000000" w14:paraId="0000089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prometheus-2.53.0.linux-amd64/prometheus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/usr/local/bin/</w:t>
      </w:r>
      <w:r w:rsidDel="00000000" w:rsidR="00000000" w:rsidRPr="00000000">
        <w:rPr>
          <w:rtl w:val="0"/>
        </w:rPr>
      </w:r>
    </w:p>
    <w:p w:rsidR="00000000" w:rsidDel="00000000" w:rsidP="00000000" w:rsidRDefault="00000000" w:rsidRPr="00000000" w14:paraId="0000089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prometheus-2.53.0.linux-amd64/promtool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/usr/local/bin/</w:t>
      </w:r>
      <w:r w:rsidDel="00000000" w:rsidR="00000000" w:rsidRPr="00000000">
        <w:rPr>
          <w:rtl w:val="0"/>
        </w:rPr>
      </w:r>
    </w:p>
    <w:p w:rsidR="00000000" w:rsidDel="00000000" w:rsidP="00000000" w:rsidRDefault="00000000" w:rsidRPr="00000000" w14:paraId="0000089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/usr/local/bin/prometheus</w:t>
      </w:r>
      <w:r w:rsidDel="00000000" w:rsidR="00000000" w:rsidRPr="00000000">
        <w:rPr>
          <w:rtl w:val="0"/>
        </w:rPr>
      </w:r>
    </w:p>
    <w:p w:rsidR="00000000" w:rsidDel="00000000" w:rsidP="00000000" w:rsidRDefault="00000000" w:rsidRPr="00000000" w14:paraId="0000089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/usr/local/bin/promtool</w:t>
      </w:r>
      <w:r w:rsidDel="00000000" w:rsidR="00000000" w:rsidRPr="00000000">
        <w:rPr>
          <w:rtl w:val="0"/>
        </w:rPr>
      </w:r>
    </w:p>
    <w:p w:rsidR="00000000" w:rsidDel="00000000" w:rsidP="00000000" w:rsidRDefault="00000000" w:rsidRPr="00000000" w14:paraId="00000898">
      <w:pPr>
        <w:numPr>
          <w:ilvl w:val="0"/>
          <w:numId w:val="50"/>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Copy console libraries to /etc/prometheus:</w:t>
      </w:r>
      <w:r w:rsidDel="00000000" w:rsidR="00000000" w:rsidRPr="00000000">
        <w:rPr>
          <w:rtl w:val="0"/>
        </w:rPr>
      </w:r>
    </w:p>
    <w:p w:rsidR="00000000" w:rsidDel="00000000" w:rsidP="00000000" w:rsidRDefault="00000000" w:rsidRPr="00000000" w14:paraId="0000089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prometheus-2.53.0.linux-amd64/consoles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/etc/prometheus</w:t>
      </w:r>
      <w:r w:rsidDel="00000000" w:rsidR="00000000" w:rsidRPr="00000000">
        <w:rPr>
          <w:rtl w:val="0"/>
        </w:rPr>
      </w:r>
    </w:p>
    <w:p w:rsidR="00000000" w:rsidDel="00000000" w:rsidP="00000000" w:rsidRDefault="00000000" w:rsidRPr="00000000" w14:paraId="0000089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prometheus-2.53.0.linux-amd64/console_libraries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/etc/prometheus</w:t>
      </w:r>
      <w:r w:rsidDel="00000000" w:rsidR="00000000" w:rsidRPr="00000000">
        <w:rPr>
          <w:rtl w:val="0"/>
        </w:rPr>
      </w:r>
    </w:p>
    <w:p w:rsidR="00000000" w:rsidDel="00000000" w:rsidP="00000000" w:rsidRDefault="00000000" w:rsidRPr="00000000" w14:paraId="0000089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/etc/prometheus/consoles</w:t>
      </w:r>
      <w:r w:rsidDel="00000000" w:rsidR="00000000" w:rsidRPr="00000000">
        <w:rPr>
          <w:rtl w:val="0"/>
        </w:rPr>
      </w:r>
    </w:p>
    <w:p w:rsidR="00000000" w:rsidDel="00000000" w:rsidP="00000000" w:rsidRDefault="00000000" w:rsidRPr="00000000" w14:paraId="0000089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/etc/prometheus/console_libraries</w:t>
      </w:r>
      <w:r w:rsidDel="00000000" w:rsidR="00000000" w:rsidRPr="00000000">
        <w:rPr>
          <w:rtl w:val="0"/>
        </w:rPr>
      </w:r>
    </w:p>
    <w:p w:rsidR="00000000" w:rsidDel="00000000" w:rsidP="00000000" w:rsidRDefault="00000000" w:rsidRPr="00000000" w14:paraId="0000089D">
      <w:pPr>
        <w:pStyle w:val="Heading4"/>
        <w:keepNext w:val="0"/>
        <w:keepLines w:val="0"/>
        <w:spacing w:after="40" w:before="240" w:lineRule="auto"/>
        <w:rPr>
          <w:b w:val="1"/>
          <w:bCs w:val="1"/>
          <w:color w:val="000000"/>
          <w:sz w:val="22"/>
          <w:szCs w:val="22"/>
        </w:rPr>
      </w:pPr>
      <w:bookmarkStart w:colFirst="0" w:colLast="0" w:name="_vv6h4j4j5yy0" w:id="134"/>
      <w:bookmarkEnd w:id="134"/>
      <w:r w:rsidDel="00000000" w:rsidR="00000000" w:rsidRPr="00000000">
        <w:rPr>
          <w:rtl w:val="0"/>
        </w:rPr>
        <w:t xml:space="preserve"></w:t>
      </w:r>
      <w:r w:rsidDel="00000000" w:rsidR="00000000" w:rsidRPr="00000000">
        <w:rPr>
          <w:b w:val="1"/>
          <w:bCs w:val="1"/>
          <w:color w:val="000000"/>
          <w:sz w:val="22"/>
          <w:szCs w:val="22"/>
          <w:rtl w:val="0"/>
        </w:rPr>
        <w:t xml:space="preserve">Phase 1.3: Configure Prometheus (prometheus.yml)</w:t>
      </w:r>
    </w:p>
    <w:p w:rsidR="00000000" w:rsidDel="00000000" w:rsidP="00000000" w:rsidRDefault="00000000" w:rsidRPr="00000000" w14:paraId="0000089E">
      <w:pPr>
        <w:spacing w:after="240" w:before="240" w:lineRule="auto"/>
        <w:rPr/>
      </w:pPr>
      <w:r w:rsidDel="00000000" w:rsidR="00000000" w:rsidRPr="00000000">
        <w:rPr>
          <w:rtl w:val="0"/>
        </w:rPr>
        <w:t xml:space="preserve">This is where you tell Prometheus what to monitor. We'll add all three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 instances as scrape targets with their new IPs.</w:t>
      </w:r>
    </w:p>
    <w:p w:rsidR="00000000" w:rsidDel="00000000" w:rsidP="00000000" w:rsidRDefault="00000000" w:rsidRPr="00000000" w14:paraId="0000089F">
      <w:pPr>
        <w:numPr>
          <w:ilvl w:val="0"/>
          <w:numId w:val="22"/>
        </w:numPr>
        <w:spacing w:after="240" w:before="240" w:lineRule="auto"/>
        <w:ind w:left="720" w:hanging="360"/>
      </w:pPr>
      <w:r w:rsidDel="00000000" w:rsidR="00000000" w:rsidRPr="00000000">
        <w:rPr>
          <w:b w:val="1"/>
          <w:bCs w:val="1"/>
          <w:rtl w:val="0"/>
        </w:rPr>
        <w:t xml:space="preserve">Create the Prometheus configuration file:</w:t>
      </w:r>
      <w:r w:rsidDel="00000000" w:rsidR="00000000" w:rsidRPr="00000000">
        <w:rPr>
          <w:rtl w:val="0"/>
        </w:rPr>
      </w:r>
    </w:p>
    <w:p w:rsidR="00000000" w:rsidDel="00000000" w:rsidP="00000000" w:rsidRDefault="00000000" w:rsidRPr="00000000" w14:paraId="000008A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/etc/prometheus/prometheus.yml</w:t>
      </w:r>
      <w:r w:rsidDel="00000000" w:rsidR="00000000" w:rsidRPr="00000000">
        <w:rPr>
          <w:rtl w:val="0"/>
        </w:rPr>
      </w:r>
    </w:p>
    <w:p w:rsidR="00000000" w:rsidDel="00000000" w:rsidP="00000000" w:rsidRDefault="00000000" w:rsidRPr="00000000" w14:paraId="000008A1">
      <w:pPr>
        <w:spacing w:after="240" w:before="240" w:lineRule="auto"/>
        <w:rPr/>
      </w:pPr>
      <w:r w:rsidDel="00000000" w:rsidR="00000000" w:rsidRPr="00000000">
        <w:rPr>
          <w:rtl w:val="0"/>
        </w:rPr>
        <w:t xml:space="preserve"></w:t>
      </w:r>
    </w:p>
    <w:p w:rsidR="00000000" w:rsidDel="00000000" w:rsidP="00000000" w:rsidRDefault="00000000" w:rsidRPr="00000000" w14:paraId="000008A2">
      <w:pPr>
        <w:numPr>
          <w:ilvl w:val="0"/>
          <w:numId w:val="22"/>
        </w:numPr>
        <w:spacing w:after="240" w:before="240" w:lineRule="auto"/>
        <w:ind w:left="720" w:hanging="360"/>
      </w:pPr>
      <w:r w:rsidDel="00000000" w:rsidR="00000000" w:rsidRPr="00000000">
        <w:rPr>
          <w:b w:val="1"/>
          <w:bCs w:val="1"/>
          <w:rtl w:val="0"/>
        </w:rPr>
        <w:t xml:space="preserve">Add the following content:</w:t>
      </w:r>
      <w:r w:rsidDel="00000000" w:rsidR="00000000" w:rsidRPr="00000000">
        <w:rPr>
          <w:rtl w:val="0"/>
        </w:rPr>
      </w:r>
    </w:p>
    <w:p w:rsidR="00000000" w:rsidDel="00000000" w:rsidP="00000000" w:rsidRDefault="00000000" w:rsidRPr="00000000" w14:paraId="000008A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global:</w:t>
      </w:r>
      <w:r w:rsidDel="00000000" w:rsidR="00000000" w:rsidRPr="00000000">
        <w:rPr>
          <w:rtl w:val="0"/>
        </w:rPr>
      </w:r>
    </w:p>
    <w:p w:rsidR="00000000" w:rsidDel="00000000" w:rsidP="00000000" w:rsidRDefault="00000000" w:rsidRPr="00000000" w14:paraId="000008A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scrape_interval: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frequently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scrape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targets</w:t>
      </w:r>
      <w:r w:rsidDel="00000000" w:rsidR="00000000" w:rsidRPr="00000000">
        <w:rPr>
          <w:rtl w:val="0"/>
        </w:rPr>
      </w:r>
    </w:p>
    <w:p w:rsidR="00000000" w:rsidDel="00000000" w:rsidP="00000000" w:rsidRDefault="00000000" w:rsidRPr="00000000" w14:paraId="000008A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8A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scrape_configs:</w:t>
      </w:r>
      <w:r w:rsidDel="00000000" w:rsidR="00000000" w:rsidRPr="00000000">
        <w:rPr>
          <w:rtl w:val="0"/>
        </w:rPr>
      </w:r>
    </w:p>
    <w:p w:rsidR="00000000" w:rsidDel="00000000" w:rsidP="00000000" w:rsidRDefault="00000000" w:rsidRPr="00000000" w14:paraId="000008A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Scrape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itself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monitoring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w:t>
      </w:r>
      <w:r w:rsidDel="00000000" w:rsidR="00000000" w:rsidRPr="00000000">
        <w:rPr>
          <w:rtl w:val="0"/>
        </w:rPr>
      </w:r>
    </w:p>
    <w:p w:rsidR="00000000" w:rsidDel="00000000" w:rsidP="00000000" w:rsidRDefault="00000000" w:rsidRPr="00000000" w14:paraId="000008A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w:t>
      </w:r>
      <w:r w:rsidDel="00000000" w:rsidR="00000000" w:rsidRPr="00000000">
        <w:rPr>
          <w:rtl w:val="0"/>
        </w:rPr>
      </w:r>
    </w:p>
    <w:p w:rsidR="00000000" w:rsidDel="00000000" w:rsidP="00000000" w:rsidRDefault="00000000" w:rsidRPr="00000000" w14:paraId="000008A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static_configs:</w:t>
      </w:r>
      <w:r w:rsidDel="00000000" w:rsidR="00000000" w:rsidRPr="00000000">
        <w:rPr>
          <w:rtl w:val="0"/>
        </w:rPr>
      </w:r>
    </w:p>
    <w:p w:rsidR="00000000" w:rsidDel="00000000" w:rsidP="00000000" w:rsidRDefault="00000000" w:rsidRPr="00000000" w14:paraId="000008A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['localhost:9090']</w:t>
      </w:r>
      <w:r w:rsidDel="00000000" w:rsidR="00000000" w:rsidRPr="00000000">
        <w:rPr>
          <w:rtl w:val="0"/>
        </w:rPr>
      </w:r>
    </w:p>
    <w:p w:rsidR="00000000" w:rsidDel="00000000" w:rsidP="00000000" w:rsidRDefault="00000000" w:rsidRPr="00000000" w14:paraId="000008A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8A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Scrape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Omni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monitor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scalable-db1</w:t>
      </w:r>
      <w:r w:rsidDel="00000000" w:rsidR="00000000" w:rsidRPr="00000000">
        <w:rPr>
          <w:rtl w:val="0"/>
        </w:rPr>
      </w:r>
    </w:p>
    <w:p w:rsidR="00000000" w:rsidDel="00000000" w:rsidP="00000000" w:rsidRDefault="00000000" w:rsidRPr="00000000" w14:paraId="000008A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'alloydb_omni_monitor_db1'</w:t>
      </w:r>
      <w:r w:rsidDel="00000000" w:rsidR="00000000" w:rsidRPr="00000000">
        <w:rPr>
          <w:rtl w:val="0"/>
        </w:rPr>
      </w:r>
    </w:p>
    <w:p w:rsidR="00000000" w:rsidDel="00000000" w:rsidP="00000000" w:rsidRDefault="00000000" w:rsidRPr="00000000" w14:paraId="000008A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static_configs:</w:t>
      </w:r>
      <w:r w:rsidDel="00000000" w:rsidR="00000000" w:rsidRPr="00000000">
        <w:rPr>
          <w:rtl w:val="0"/>
        </w:rPr>
      </w:r>
    </w:p>
    <w:p w:rsidR="00000000" w:rsidDel="00000000" w:rsidP="00000000" w:rsidRDefault="00000000" w:rsidRPr="00000000" w14:paraId="000008A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['10.1.0.6:9187']</w:t>
      </w:r>
      <w:r w:rsidDel="00000000" w:rsidR="00000000" w:rsidRPr="00000000">
        <w:rPr>
          <w:rtl w:val="0"/>
        </w:rPr>
      </w:r>
    </w:p>
    <w:p w:rsidR="00000000" w:rsidDel="00000000" w:rsidP="00000000" w:rsidRDefault="00000000" w:rsidRPr="00000000" w14:paraId="000008B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8B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Scrape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Omni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monitor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r>
    </w:p>
    <w:p w:rsidR="00000000" w:rsidDel="00000000" w:rsidP="00000000" w:rsidRDefault="00000000" w:rsidRPr="00000000" w14:paraId="000008B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'alloydb_omni_monitor_db2'</w:t>
      </w:r>
      <w:r w:rsidDel="00000000" w:rsidR="00000000" w:rsidRPr="00000000">
        <w:rPr>
          <w:rtl w:val="0"/>
        </w:rPr>
      </w:r>
    </w:p>
    <w:p w:rsidR="00000000" w:rsidDel="00000000" w:rsidP="00000000" w:rsidRDefault="00000000" w:rsidRPr="00000000" w14:paraId="000008B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static_configs:</w:t>
      </w:r>
      <w:r w:rsidDel="00000000" w:rsidR="00000000" w:rsidRPr="00000000">
        <w:rPr>
          <w:rtl w:val="0"/>
        </w:rPr>
      </w:r>
    </w:p>
    <w:p w:rsidR="00000000" w:rsidDel="00000000" w:rsidP="00000000" w:rsidRDefault="00000000" w:rsidRPr="00000000" w14:paraId="000008B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['10.1.0.7:9187']</w:t>
      </w:r>
      <w:r w:rsidDel="00000000" w:rsidR="00000000" w:rsidRPr="00000000">
        <w:rPr>
          <w:rtl w:val="0"/>
        </w:rPr>
      </w:r>
    </w:p>
    <w:p w:rsidR="00000000" w:rsidDel="00000000" w:rsidP="00000000" w:rsidRDefault="00000000" w:rsidRPr="00000000" w14:paraId="000008B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8B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Scrape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Omni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monitor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scalable-db3</w:t>
      </w:r>
      <w:r w:rsidDel="00000000" w:rsidR="00000000" w:rsidRPr="00000000">
        <w:rPr>
          <w:rtl w:val="0"/>
        </w:rPr>
      </w:r>
    </w:p>
    <w:p w:rsidR="00000000" w:rsidDel="00000000" w:rsidP="00000000" w:rsidRDefault="00000000" w:rsidRPr="00000000" w14:paraId="000008B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'alloydb_omni_monitor_db3'</w:t>
      </w:r>
      <w:r w:rsidDel="00000000" w:rsidR="00000000" w:rsidRPr="00000000">
        <w:rPr>
          <w:rtl w:val="0"/>
        </w:rPr>
      </w:r>
    </w:p>
    <w:p w:rsidR="00000000" w:rsidDel="00000000" w:rsidP="00000000" w:rsidRDefault="00000000" w:rsidRPr="00000000" w14:paraId="000008B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static_configs:</w:t>
      </w:r>
      <w:r w:rsidDel="00000000" w:rsidR="00000000" w:rsidRPr="00000000">
        <w:rPr>
          <w:rtl w:val="0"/>
        </w:rPr>
      </w:r>
    </w:p>
    <w:p w:rsidR="00000000" w:rsidDel="00000000" w:rsidP="00000000" w:rsidRDefault="00000000" w:rsidRPr="00000000" w14:paraId="000008B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['10.1.0.2:9187']</w:t>
      </w:r>
      <w:r w:rsidDel="00000000" w:rsidR="00000000" w:rsidRPr="00000000">
        <w:rPr>
          <w:rtl w:val="0"/>
        </w:rPr>
      </w:r>
    </w:p>
    <w:p w:rsidR="00000000" w:rsidDel="00000000" w:rsidP="00000000" w:rsidRDefault="00000000" w:rsidRPr="00000000" w14:paraId="000008BA">
      <w:pPr>
        <w:numPr>
          <w:ilvl w:val="0"/>
          <w:numId w:val="22"/>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Set permissions for the configuration file:</w:t>
      </w:r>
      <w:r w:rsidDel="00000000" w:rsidR="00000000" w:rsidRPr="00000000">
        <w:rPr>
          <w:rtl w:val="0"/>
        </w:rPr>
      </w:r>
    </w:p>
    <w:p w:rsidR="00000000" w:rsidDel="00000000" w:rsidP="00000000" w:rsidRDefault="00000000" w:rsidRPr="00000000" w14:paraId="000008B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/etc/prometheus/prometheus.yml</w:t>
      </w:r>
      <w:r w:rsidDel="00000000" w:rsidR="00000000" w:rsidRPr="00000000">
        <w:rPr>
          <w:rtl w:val="0"/>
        </w:rPr>
      </w:r>
    </w:p>
    <w:p w:rsidR="00000000" w:rsidDel="00000000" w:rsidP="00000000" w:rsidRDefault="00000000" w:rsidRPr="00000000" w14:paraId="000008BC">
      <w:pPr>
        <w:spacing w:after="240" w:before="240" w:lineRule="auto"/>
        <w:rPr/>
      </w:pPr>
      <w:r w:rsidDel="00000000" w:rsidR="00000000" w:rsidRPr="00000000">
        <w:rPr>
          <w:rtl w:val="0"/>
        </w:rPr>
        <w:t xml:space="preserve"></w:t>
      </w:r>
    </w:p>
    <w:p w:rsidR="00000000" w:rsidDel="00000000" w:rsidP="00000000" w:rsidRDefault="00000000" w:rsidRPr="00000000" w14:paraId="000008BD">
      <w:pPr>
        <w:pStyle w:val="Heading4"/>
        <w:keepNext w:val="0"/>
        <w:keepLines w:val="0"/>
        <w:spacing w:after="40" w:before="240" w:lineRule="auto"/>
        <w:rPr>
          <w:b w:val="1"/>
          <w:bCs w:val="1"/>
          <w:color w:val="000000"/>
          <w:sz w:val="22"/>
          <w:szCs w:val="22"/>
        </w:rPr>
      </w:pPr>
      <w:bookmarkStart w:colFirst="0" w:colLast="0" w:name="_h2saae4mltw3" w:id="135"/>
      <w:bookmarkEnd w:id="135"/>
      <w:r w:rsidDel="00000000" w:rsidR="00000000" w:rsidRPr="00000000">
        <w:rPr>
          <w:b w:val="1"/>
          <w:bCs w:val="1"/>
          <w:color w:val="000000"/>
          <w:sz w:val="22"/>
          <w:szCs w:val="22"/>
          <w:rtl w:val="0"/>
        </w:rPr>
        <w:t xml:space="preserve">Phase 1.4: Create Systemd Service for Prometheus</w:t>
      </w:r>
    </w:p>
    <w:p w:rsidR="00000000" w:rsidDel="00000000" w:rsidP="00000000" w:rsidRDefault="00000000" w:rsidRPr="00000000" w14:paraId="000008BE">
      <w:pPr>
        <w:numPr>
          <w:ilvl w:val="0"/>
          <w:numId w:val="12"/>
        </w:numPr>
        <w:spacing w:after="240" w:before="240" w:lineRule="auto"/>
        <w:ind w:left="720" w:hanging="360"/>
      </w:pPr>
      <w:r w:rsidDel="00000000" w:rsidR="00000000" w:rsidRPr="00000000">
        <w:rPr>
          <w:b w:val="1"/>
          <w:bCs w:val="1"/>
          <w:rtl w:val="0"/>
        </w:rPr>
        <w:t xml:space="preserve">Create the Prometheus service unit file:</w:t>
      </w:r>
      <w:r w:rsidDel="00000000" w:rsidR="00000000" w:rsidRPr="00000000">
        <w:rPr>
          <w:rtl w:val="0"/>
        </w:rPr>
      </w:r>
    </w:p>
    <w:p w:rsidR="00000000" w:rsidDel="00000000" w:rsidP="00000000" w:rsidRDefault="00000000" w:rsidRPr="00000000" w14:paraId="000008B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/etc/systemd/system/prometheus.service</w:t>
      </w:r>
      <w:r w:rsidDel="00000000" w:rsidR="00000000" w:rsidRPr="00000000">
        <w:rPr>
          <w:rtl w:val="0"/>
        </w:rPr>
      </w:r>
    </w:p>
    <w:p w:rsidR="00000000" w:rsidDel="00000000" w:rsidP="00000000" w:rsidRDefault="00000000" w:rsidRPr="00000000" w14:paraId="000008C0">
      <w:pPr>
        <w:numPr>
          <w:ilvl w:val="0"/>
          <w:numId w:val="12"/>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Add the following content:</w:t>
      </w:r>
      <w:r w:rsidDel="00000000" w:rsidR="00000000" w:rsidRPr="00000000">
        <w:rPr>
          <w:rtl w:val="0"/>
        </w:rPr>
      </w:r>
    </w:p>
    <w:p w:rsidR="00000000" w:rsidDel="00000000" w:rsidP="00000000" w:rsidRDefault="00000000" w:rsidRPr="00000000" w14:paraId="000008C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[Unit]</w:t>
      </w:r>
      <w:r w:rsidDel="00000000" w:rsidR="00000000" w:rsidRPr="00000000">
        <w:rPr>
          <w:rtl w:val="0"/>
        </w:rPr>
      </w:r>
    </w:p>
    <w:p w:rsidR="00000000" w:rsidDel="00000000" w:rsidP="00000000" w:rsidRDefault="00000000" w:rsidRPr="00000000" w14:paraId="000008C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Description=Prometheus</w:t>
      </w:r>
      <w:r w:rsidDel="00000000" w:rsidR="00000000" w:rsidRPr="00000000">
        <w:rPr>
          <w:rtl w:val="0"/>
        </w:rPr>
      </w:r>
    </w:p>
    <w:p w:rsidR="00000000" w:rsidDel="00000000" w:rsidP="00000000" w:rsidRDefault="00000000" w:rsidRPr="00000000" w14:paraId="000008C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Wants=network-online.target</w:t>
      </w:r>
      <w:r w:rsidDel="00000000" w:rsidR="00000000" w:rsidRPr="00000000">
        <w:rPr>
          <w:rtl w:val="0"/>
        </w:rPr>
      </w:r>
    </w:p>
    <w:p w:rsidR="00000000" w:rsidDel="00000000" w:rsidP="00000000" w:rsidRDefault="00000000" w:rsidRPr="00000000" w14:paraId="000008C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After=network-online.target</w:t>
      </w:r>
      <w:r w:rsidDel="00000000" w:rsidR="00000000" w:rsidRPr="00000000">
        <w:rPr>
          <w:rtl w:val="0"/>
        </w:rPr>
      </w:r>
    </w:p>
    <w:p w:rsidR="00000000" w:rsidDel="00000000" w:rsidP="00000000" w:rsidRDefault="00000000" w:rsidRPr="00000000" w14:paraId="000008C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8C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[Service]</w:t>
      </w:r>
      <w:r w:rsidDel="00000000" w:rsidR="00000000" w:rsidRPr="00000000">
        <w:rPr>
          <w:rtl w:val="0"/>
        </w:rPr>
      </w:r>
    </w:p>
    <w:p w:rsidR="00000000" w:rsidDel="00000000" w:rsidP="00000000" w:rsidRDefault="00000000" w:rsidRPr="00000000" w14:paraId="000008C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User=prometheus</w:t>
      </w:r>
      <w:r w:rsidDel="00000000" w:rsidR="00000000" w:rsidRPr="00000000">
        <w:rPr>
          <w:rtl w:val="0"/>
        </w:rPr>
      </w:r>
    </w:p>
    <w:p w:rsidR="00000000" w:rsidDel="00000000" w:rsidP="00000000" w:rsidRDefault="00000000" w:rsidRPr="00000000" w14:paraId="000008C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Group=prometheus</w:t>
      </w:r>
      <w:r w:rsidDel="00000000" w:rsidR="00000000" w:rsidRPr="00000000">
        <w:rPr>
          <w:rtl w:val="0"/>
        </w:rPr>
      </w:r>
    </w:p>
    <w:p w:rsidR="00000000" w:rsidDel="00000000" w:rsidP="00000000" w:rsidRDefault="00000000" w:rsidRPr="00000000" w14:paraId="000008C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Type=simple</w:t>
      </w:r>
      <w:r w:rsidDel="00000000" w:rsidR="00000000" w:rsidRPr="00000000">
        <w:rPr>
          <w:rtl w:val="0"/>
        </w:rPr>
      </w:r>
    </w:p>
    <w:p w:rsidR="00000000" w:rsidDel="00000000" w:rsidP="00000000" w:rsidRDefault="00000000" w:rsidRPr="00000000" w14:paraId="000008C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ExecStart=/usr/local/bin/prometheus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8C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/etc/prometheus/prometheus.yml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8C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--storage.tsdb.path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/var/lib/prometheus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8C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--web.console.templates=/etc/prometheus/consoles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8C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--web.console.libraries=/etc/prometheus/console_libraries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8C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--web.listen-address=:9090</w:t>
      </w:r>
      <w:r w:rsidDel="00000000" w:rsidR="00000000" w:rsidRPr="00000000">
        <w:rPr>
          <w:rtl w:val="0"/>
        </w:rPr>
      </w:r>
    </w:p>
    <w:p w:rsidR="00000000" w:rsidDel="00000000" w:rsidP="00000000" w:rsidRDefault="00000000" w:rsidRPr="00000000" w14:paraId="000008D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8D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[Install]</w:t>
      </w:r>
      <w:r w:rsidDel="00000000" w:rsidR="00000000" w:rsidRPr="00000000">
        <w:rPr>
          <w:rtl w:val="0"/>
        </w:rPr>
      </w:r>
    </w:p>
    <w:p w:rsidR="00000000" w:rsidDel="00000000" w:rsidP="00000000" w:rsidRDefault="00000000" w:rsidRPr="00000000" w14:paraId="000008D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WantedBy=multi-user.target</w:t>
      </w:r>
      <w:r w:rsidDel="00000000" w:rsidR="00000000" w:rsidRPr="00000000">
        <w:rPr>
          <w:rtl w:val="0"/>
        </w:rPr>
      </w:r>
    </w:p>
    <w:p w:rsidR="00000000" w:rsidDel="00000000" w:rsidP="00000000" w:rsidRDefault="00000000" w:rsidRPr="00000000" w14:paraId="000008D3">
      <w:pPr>
        <w:numPr>
          <w:ilvl w:val="0"/>
          <w:numId w:val="12"/>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Reload systemd, enable, and start Prometheus:</w:t>
      </w:r>
      <w:r w:rsidDel="00000000" w:rsidR="00000000" w:rsidRPr="00000000">
        <w:rPr>
          <w:rtl w:val="0"/>
        </w:rPr>
      </w:r>
    </w:p>
    <w:p w:rsidR="00000000" w:rsidDel="00000000" w:rsidP="00000000" w:rsidRDefault="00000000" w:rsidRPr="00000000" w14:paraId="000008D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daemon-reload</w:t>
      </w:r>
      <w:r w:rsidDel="00000000" w:rsidR="00000000" w:rsidRPr="00000000">
        <w:rPr>
          <w:rtl w:val="0"/>
        </w:rPr>
      </w:r>
    </w:p>
    <w:p w:rsidR="00000000" w:rsidDel="00000000" w:rsidP="00000000" w:rsidRDefault="00000000" w:rsidRPr="00000000" w14:paraId="000008D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w:t>
      </w:r>
      <w:r w:rsidDel="00000000" w:rsidR="00000000" w:rsidRPr="00000000">
        <w:rPr>
          <w:rtl w:val="0"/>
        </w:rPr>
      </w:r>
    </w:p>
    <w:p w:rsidR="00000000" w:rsidDel="00000000" w:rsidP="00000000" w:rsidRDefault="00000000" w:rsidRPr="00000000" w14:paraId="000008D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w:t>
      </w:r>
      <w:r w:rsidDel="00000000" w:rsidR="00000000" w:rsidRPr="00000000">
        <w:rPr>
          <w:rtl w:val="0"/>
        </w:rPr>
      </w:r>
    </w:p>
    <w:p w:rsidR="00000000" w:rsidDel="00000000" w:rsidP="00000000" w:rsidRDefault="00000000" w:rsidRPr="00000000" w14:paraId="000008D7">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Phase 1.5: Configure Firewalld for Prometheus</w:t>
      </w:r>
    </w:p>
    <w:p w:rsidR="00000000" w:rsidDel="00000000" w:rsidP="00000000" w:rsidRDefault="00000000" w:rsidRPr="00000000" w14:paraId="000008D8">
      <w:pPr>
        <w:spacing w:after="240" w:before="240" w:lineRule="auto"/>
        <w:rPr/>
      </w:pPr>
      <w:r w:rsidDel="00000000" w:rsidR="00000000" w:rsidRPr="00000000">
        <w:rPr>
          <w:rtl w:val="0"/>
        </w:rPr>
        <w:t xml:space="preserve">Prometheus's web UI runs on port 9090.</w:t>
      </w:r>
    </w:p>
    <w:p w:rsidR="00000000" w:rsidDel="00000000" w:rsidP="00000000" w:rsidRDefault="00000000" w:rsidRPr="00000000" w14:paraId="000008D9">
      <w:pPr>
        <w:numPr>
          <w:ilvl w:val="0"/>
          <w:numId w:val="11"/>
        </w:numPr>
        <w:spacing w:after="240" w:before="240" w:lineRule="auto"/>
        <w:ind w:left="720" w:hanging="360"/>
      </w:pPr>
      <w:r w:rsidDel="00000000" w:rsidR="00000000" w:rsidRPr="00000000">
        <w:rPr>
          <w:b w:val="1"/>
          <w:bCs w:val="1"/>
          <w:rtl w:val="0"/>
        </w:rPr>
        <w:t xml:space="preserve">Allow Prometheus port:</w:t>
      </w:r>
      <w:r w:rsidDel="00000000" w:rsidR="00000000" w:rsidRPr="00000000">
        <w:rPr>
          <w:rtl w:val="0"/>
        </w:rPr>
      </w:r>
    </w:p>
    <w:p w:rsidR="00000000" w:rsidDel="00000000" w:rsidP="00000000" w:rsidRDefault="00000000" w:rsidRPr="00000000" w14:paraId="000008D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--permanent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--add-port=9090/tcp</w:t>
      </w:r>
      <w:r w:rsidDel="00000000" w:rsidR="00000000" w:rsidRPr="00000000">
        <w:rPr>
          <w:rtl w:val="0"/>
        </w:rPr>
      </w:r>
    </w:p>
    <w:p w:rsidR="00000000" w:rsidDel="00000000" w:rsidP="00000000" w:rsidRDefault="00000000" w:rsidRPr="00000000" w14:paraId="000008D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--reload</w:t>
      </w:r>
      <w:r w:rsidDel="00000000" w:rsidR="00000000" w:rsidRPr="00000000">
        <w:rPr>
          <w:rtl w:val="0"/>
        </w:rPr>
      </w:r>
    </w:p>
    <w:p w:rsidR="00000000" w:rsidDel="00000000" w:rsidP="00000000" w:rsidRDefault="00000000" w:rsidRPr="00000000" w14:paraId="000008DC">
      <w:pPr>
        <w:pStyle w:val="Heading4"/>
        <w:keepNext w:val="0"/>
        <w:keepLines w:val="0"/>
        <w:spacing w:after="40" w:before="240" w:lineRule="auto"/>
        <w:rPr>
          <w:b w:val="1"/>
          <w:bCs w:val="1"/>
          <w:color w:val="000000"/>
          <w:sz w:val="22"/>
          <w:szCs w:val="22"/>
        </w:rPr>
      </w:pPr>
      <w:bookmarkStart w:colFirst="0" w:colLast="0" w:name="_pl1a5gj49uti" w:id="136"/>
      <w:bookmarkEnd w:id="136"/>
      <w:r w:rsidDel="00000000" w:rsidR="00000000" w:rsidRPr="00000000">
        <w:rPr>
          <w:rtl w:val="0"/>
        </w:rPr>
        <w:t xml:space="preserve"></w:t>
      </w:r>
      <w:r w:rsidDel="00000000" w:rsidR="00000000" w:rsidRPr="00000000">
        <w:rPr>
          <w:b w:val="1"/>
          <w:bCs w:val="1"/>
          <w:color w:val="000000"/>
          <w:sz w:val="22"/>
          <w:szCs w:val="22"/>
          <w:rtl w:val="0"/>
        </w:rPr>
        <w:t xml:space="preserve">Phase 1.6: Verify Prometheus</w:t>
      </w:r>
    </w:p>
    <w:p w:rsidR="00000000" w:rsidDel="00000000" w:rsidP="00000000" w:rsidRDefault="00000000" w:rsidRPr="00000000" w14:paraId="000008DD">
      <w:pPr>
        <w:numPr>
          <w:ilvl w:val="0"/>
          <w:numId w:val="93"/>
        </w:numPr>
        <w:spacing w:after="240" w:before="240" w:lineRule="auto"/>
        <w:ind w:left="720" w:hanging="360"/>
      </w:pPr>
      <w:r w:rsidDel="00000000" w:rsidR="00000000" w:rsidRPr="00000000">
        <w:rPr>
          <w:b w:val="1"/>
          <w:bCs w:val="1"/>
          <w:rtl w:val="0"/>
        </w:rPr>
        <w:t xml:space="preserve">Check Prometheus service status:</w:t>
      </w:r>
      <w:r w:rsidDel="00000000" w:rsidR="00000000" w:rsidRPr="00000000">
        <w:rPr>
          <w:rtl w:val="0"/>
        </w:rPr>
      </w:r>
    </w:p>
    <w:p w:rsidR="00000000" w:rsidDel="00000000" w:rsidP="00000000" w:rsidRDefault="00000000" w:rsidRPr="00000000" w14:paraId="000008D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w:t>
      </w:r>
      <w:r w:rsidDel="00000000" w:rsidR="00000000" w:rsidRPr="00000000">
        <w:rPr>
          <w:rtl w:val="0"/>
        </w:rPr>
      </w:r>
    </w:p>
    <w:p w:rsidR="00000000" w:rsidDel="00000000" w:rsidP="00000000" w:rsidRDefault="00000000" w:rsidRPr="00000000" w14:paraId="000008DF">
      <w:pPr>
        <w:spacing w:after="240" w:before="240" w:lineRule="auto"/>
        <w:ind w:left="720" w:firstLine="0"/>
        <w:rPr>
          <w:i w:val="1"/>
          <w:iCs w:val="1"/>
        </w:rPr>
      </w:pPr>
      <w:r w:rsidDel="00000000" w:rsidR="00000000" w:rsidRPr="00000000">
        <w:rPr>
          <w:rtl w:val="0"/>
        </w:rPr>
        <w:t xml:space="preserve"></w:t>
      </w:r>
      <w:r w:rsidDel="00000000" w:rsidR="00000000" w:rsidRPr="00000000">
        <w:rPr>
          <w:i w:val="1"/>
          <w:iCs w:val="1"/>
          <w:rtl w:val="0"/>
        </w:rPr>
        <w:t xml:space="preserve">Look for </w:t>
      </w:r>
      <w:r w:rsidDel="00000000" w:rsidR="00000000" w:rsidRPr="00000000">
        <w:rPr>
          <w:rFonts w:ascii="Roboto Mono" w:cs="Roboto Mono" w:eastAsia="Roboto Mono" w:hAnsi="Roboto Mono"/>
          <w:i w:val="1"/>
          <w:iCs w:val="1"/>
          <w:color w:val="188038"/>
          <w:rtl w:val="0"/>
        </w:rPr>
        <w:t xml:space="preserve">Active: active (running)</w:t>
      </w:r>
      <w:r w:rsidDel="00000000" w:rsidR="00000000" w:rsidRPr="00000000">
        <w:rPr>
          <w:i w:val="1"/>
          <w:iCs w:val="1"/>
          <w:rtl w:val="0"/>
        </w:rPr>
        <w:t xml:space="preserve">.</w:t>
      </w:r>
    </w:p>
    <w:p w:rsidR="00000000" w:rsidDel="00000000" w:rsidP="00000000" w:rsidRDefault="00000000" w:rsidRPr="00000000" w14:paraId="000008E0">
      <w:pPr>
        <w:numPr>
          <w:ilvl w:val="0"/>
          <w:numId w:val="93"/>
        </w:numPr>
        <w:spacing w:after="240" w:before="240" w:lineRule="auto"/>
        <w:ind w:left="720" w:hanging="360"/>
      </w:pPr>
      <w:r w:rsidDel="00000000" w:rsidR="00000000" w:rsidRPr="00000000">
        <w:rPr>
          <w:b w:val="1"/>
          <w:bCs w:val="1"/>
          <w:rtl w:val="0"/>
        </w:rPr>
        <w:t xml:space="preserve">Check Prometheus logs:</w:t>
      </w:r>
      <w:r w:rsidDel="00000000" w:rsidR="00000000" w:rsidRPr="00000000">
        <w:rPr>
          <w:rtl w:val="0"/>
        </w:rPr>
      </w:r>
    </w:p>
    <w:p w:rsidR="00000000" w:rsidDel="00000000" w:rsidP="00000000" w:rsidRDefault="00000000" w:rsidRPr="00000000" w14:paraId="000008E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prometheus.service</w:t>
      </w:r>
      <w:r w:rsidDel="00000000" w:rsidR="00000000" w:rsidRPr="00000000">
        <w:rPr>
          <w:rtl w:val="0"/>
        </w:rPr>
      </w:r>
    </w:p>
    <w:p w:rsidR="00000000" w:rsidDel="00000000" w:rsidP="00000000" w:rsidRDefault="00000000" w:rsidRPr="00000000" w14:paraId="000008E2">
      <w:pPr>
        <w:numPr>
          <w:ilvl w:val="0"/>
          <w:numId w:val="93"/>
        </w:numPr>
        <w:spacing w:after="0" w:afterAutospacing="0" w:before="240" w:lineRule="auto"/>
        <w:ind w:left="720" w:hanging="360"/>
      </w:pPr>
      <w:r w:rsidDel="00000000" w:rsidR="00000000" w:rsidRPr="00000000">
        <w:rPr>
          <w:rtl w:val="0"/>
        </w:rPr>
        <w:t xml:space="preserve"></w:t>
      </w:r>
      <w:r w:rsidDel="00000000" w:rsidR="00000000" w:rsidRPr="00000000">
        <w:rPr>
          <w:i w:val="1"/>
          <w:iCs w:val="1"/>
          <w:rtl w:val="0"/>
        </w:rPr>
        <w:t xml:space="preserve">Look for messages indicating successful startup and target discovery for all three database instances.</w:t>
      </w:r>
    </w:p>
    <w:p w:rsidR="00000000" w:rsidDel="00000000" w:rsidP="00000000" w:rsidRDefault="00000000" w:rsidRPr="00000000" w14:paraId="000008E3">
      <w:pPr>
        <w:numPr>
          <w:ilvl w:val="0"/>
          <w:numId w:val="93"/>
        </w:numPr>
        <w:spacing w:after="240" w:before="0" w:beforeAutospacing="0" w:lineRule="auto"/>
        <w:ind w:left="720" w:hanging="360"/>
      </w:pPr>
      <w:r w:rsidDel="00000000" w:rsidR="00000000" w:rsidRPr="00000000">
        <w:rPr>
          <w:b w:val="1"/>
          <w:bCs w:val="1"/>
          <w:rtl w:val="0"/>
        </w:rPr>
        <w:t xml:space="preserve">Access Prometheus Web UI (from your local machine/browser):</w:t>
      </w:r>
      <w:r w:rsidDel="00000000" w:rsidR="00000000" w:rsidRPr="00000000">
        <w:rPr>
          <w:rtl w:val="0"/>
        </w:rPr>
        <w:t xml:space="preserve"> Open your browser and go to:</w:t>
      </w:r>
    </w:p>
    <w:p w:rsidR="00000000" w:rsidDel="00000000" w:rsidP="00000000" w:rsidRDefault="00000000" w:rsidRPr="00000000" w14:paraId="000008E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http://10.1.0.4:9090</w:t>
      </w:r>
      <w:r w:rsidDel="00000000" w:rsidR="00000000" w:rsidRPr="00000000">
        <w:rPr>
          <w:rtl w:val="0"/>
        </w:rPr>
      </w:r>
    </w:p>
    <w:p w:rsidR="00000000" w:rsidDel="00000000" w:rsidP="00000000" w:rsidRDefault="00000000" w:rsidRPr="00000000" w14:paraId="000008E5">
      <w:pPr>
        <w:numPr>
          <w:ilvl w:val="0"/>
          <w:numId w:val="93"/>
        </w:numPr>
        <w:spacing w:after="0" w:afterAutospacing="0" w:before="240" w:lineRule="auto"/>
        <w:ind w:left="720" w:hanging="360"/>
      </w:pPr>
      <w:r w:rsidDel="00000000" w:rsidR="00000000" w:rsidRPr="00000000">
        <w:rPr>
          <w:rtl w:val="0"/>
        </w:rPr>
        <w:t xml:space="preserve">Go to </w:t>
      </w:r>
      <w:r w:rsidDel="00000000" w:rsidR="00000000" w:rsidRPr="00000000">
        <w:rPr>
          <w:rFonts w:ascii="Roboto Mono" w:cs="Roboto Mono" w:eastAsia="Roboto Mono" w:hAnsi="Roboto Mono"/>
          <w:color w:val="188038"/>
          <w:rtl w:val="0"/>
        </w:rPr>
        <w:t xml:space="preserve">Status -&gt; Targets</w:t>
      </w:r>
      <w:r w:rsidDel="00000000" w:rsidR="00000000" w:rsidRPr="00000000">
        <w:rPr>
          <w:rtl w:val="0"/>
        </w:rPr>
        <w:t xml:space="preserve">. You should see </w:t>
      </w:r>
      <w:r w:rsidDel="00000000" w:rsidR="00000000" w:rsidRPr="00000000">
        <w:rPr>
          <w:rFonts w:ascii="Roboto Mono" w:cs="Roboto Mono" w:eastAsia="Roboto Mono" w:hAnsi="Roboto Mono"/>
          <w:color w:val="188038"/>
          <w:rtl w:val="0"/>
        </w:rPr>
        <w:t xml:space="preserve">localhost:9090</w:t>
      </w:r>
      <w:r w:rsidDel="00000000" w:rsidR="00000000" w:rsidRPr="00000000">
        <w:rPr>
          <w:rtl w:val="0"/>
        </w:rPr>
        <w:t xml:space="preserve"> (Prometheus itself) and all three AlloyDB Omni monitor targets (</w:t>
      </w:r>
      <w:r w:rsidDel="00000000" w:rsidR="00000000" w:rsidRPr="00000000">
        <w:rPr>
          <w:rFonts w:ascii="Roboto Mono" w:cs="Roboto Mono" w:eastAsia="Roboto Mono" w:hAnsi="Roboto Mono"/>
          <w:color w:val="188038"/>
          <w:rtl w:val="0"/>
        </w:rPr>
        <w:t xml:space="preserve">10.1.0.6:9187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10.1.0.7:9187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10.1.0.2:9187</w:t>
      </w:r>
      <w:r w:rsidDel="00000000" w:rsidR="00000000" w:rsidRPr="00000000">
        <w:rPr>
          <w:rtl w:val="0"/>
        </w:rPr>
        <w:t xml:space="preserve">) listed with a "healthy" state.</w:t>
        <w:br w:type="textWrapping"/>
      </w:r>
      <w:r w:rsidDel="00000000" w:rsidR="00000000" w:rsidRPr="00000000">
        <w:rPr>
          <w:b w:val="1"/>
          <w:bCs w:val="1"/>
          <w:rtl w:val="0"/>
        </w:rPr>
        <w:t xml:space="preserve">Important Considerations for Resilient Architecture:</w:t>
      </w:r>
    </w:p>
    <w:p w:rsidR="00000000" w:rsidDel="00000000" w:rsidP="00000000" w:rsidRDefault="00000000" w:rsidRPr="00000000" w14:paraId="000008E6">
      <w:pPr>
        <w:numPr>
          <w:ilvl w:val="1"/>
          <w:numId w:val="93"/>
        </w:numPr>
        <w:spacing w:after="0" w:afterAutospacing="0" w:before="0" w:beforeAutospacing="0" w:lineRule="auto"/>
        <w:ind w:left="1440" w:hanging="360"/>
      </w:pPr>
      <w:r w:rsidDel="00000000" w:rsidR="00000000" w:rsidRPr="00000000">
        <w:rPr>
          <w:b w:val="1"/>
          <w:bCs w:val="1"/>
          <w:rtl w:val="0"/>
        </w:rPr>
        <w:t xml:space="preserve">AlloyDB Omni Monitor on each DB:</w:t>
      </w:r>
      <w:r w:rsidDel="00000000" w:rsidR="00000000" w:rsidRPr="00000000">
        <w:rPr>
          <w:rtl w:val="0"/>
        </w:rPr>
        <w:t xml:space="preserve"> Ensure that the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 (or whatever exporter you are using for your databases) is installed and running on </w:t>
      </w:r>
      <w:r w:rsidDel="00000000" w:rsidR="00000000" w:rsidRPr="00000000">
        <w:rPr>
          <w:b w:val="1"/>
          <w:bCs w:val="1"/>
          <w:rtl w:val="0"/>
        </w:rPr>
        <w:t xml:space="preserve">each of your database VMs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scalable-db3</w:t>
      </w:r>
      <w:r w:rsidDel="00000000" w:rsidR="00000000" w:rsidRPr="00000000">
        <w:rPr>
          <w:rtl w:val="0"/>
        </w:rPr>
        <w:t xml:space="preserve">) and is configured to listen on port </w:t>
      </w:r>
      <w:r w:rsidDel="00000000" w:rsidR="00000000" w:rsidRPr="00000000">
        <w:rPr>
          <w:rFonts w:ascii="Roboto Mono" w:cs="Roboto Mono" w:eastAsia="Roboto Mono" w:hAnsi="Roboto Mono"/>
          <w:color w:val="188038"/>
          <w:rtl w:val="0"/>
        </w:rPr>
        <w:t xml:space="preserve">9187</w:t>
      </w:r>
      <w:r w:rsidDel="00000000" w:rsidR="00000000" w:rsidRPr="00000000">
        <w:rPr>
          <w:rtl w:val="0"/>
        </w:rPr>
        <w:t xml:space="preserve"> (or your chosen port).</w:t>
      </w:r>
    </w:p>
    <w:p w:rsidR="00000000" w:rsidDel="00000000" w:rsidP="00000000" w:rsidRDefault="00000000" w:rsidRPr="00000000" w14:paraId="000008E7">
      <w:pPr>
        <w:numPr>
          <w:ilvl w:val="1"/>
          <w:numId w:val="93"/>
        </w:numPr>
        <w:spacing w:after="0" w:afterAutospacing="0" w:before="0" w:beforeAutospacing="0" w:lineRule="auto"/>
        <w:ind w:left="1440" w:hanging="360"/>
      </w:pPr>
      <w:r w:rsidDel="00000000" w:rsidR="00000000" w:rsidRPr="00000000">
        <w:rPr>
          <w:b w:val="1"/>
          <w:bCs w:val="1"/>
          <w:rtl w:val="0"/>
        </w:rPr>
        <w:t xml:space="preserve">Firewall on DB VMs:</w:t>
      </w:r>
      <w:r w:rsidDel="00000000" w:rsidR="00000000" w:rsidRPr="00000000">
        <w:rPr>
          <w:rtl w:val="0"/>
        </w:rPr>
        <w:t xml:space="preserve"> You </w:t>
      </w:r>
      <w:r w:rsidDel="00000000" w:rsidR="00000000" w:rsidRPr="00000000">
        <w:rPr>
          <w:i w:val="1"/>
          <w:iCs w:val="1"/>
          <w:rtl w:val="0"/>
        </w:rPr>
        <w:t xml:space="preserve">must</w:t>
      </w:r>
      <w:r w:rsidDel="00000000" w:rsidR="00000000" w:rsidRPr="00000000">
        <w:rPr>
          <w:rtl w:val="0"/>
        </w:rPr>
        <w:t xml:space="preserve"> configure the firewall on each of your database VMs (</w:t>
      </w:r>
      <w:r w:rsidDel="00000000" w:rsidR="00000000" w:rsidRPr="00000000">
        <w:rPr>
          <w:rFonts w:ascii="Roboto Mono" w:cs="Roboto Mono" w:eastAsia="Roboto Mono" w:hAnsi="Roboto Mono"/>
          <w:color w:val="188038"/>
          <w:rtl w:val="0"/>
        </w:rPr>
        <w:t xml:space="preserve">scalable-db1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scalable-db3</w:t>
      </w:r>
      <w:r w:rsidDel="00000000" w:rsidR="00000000" w:rsidRPr="00000000">
        <w:rPr>
          <w:rtl w:val="0"/>
        </w:rPr>
        <w:t xml:space="preserve">) to allow inbound TCP connections on port </w:t>
      </w:r>
      <w:r w:rsidDel="00000000" w:rsidR="00000000" w:rsidRPr="00000000">
        <w:rPr>
          <w:rFonts w:ascii="Roboto Mono" w:cs="Roboto Mono" w:eastAsia="Roboto Mono" w:hAnsi="Roboto Mono"/>
          <w:color w:val="188038"/>
          <w:rtl w:val="0"/>
        </w:rPr>
        <w:t xml:space="preserve">9187</w:t>
      </w:r>
      <w:r w:rsidDel="00000000" w:rsidR="00000000" w:rsidRPr="00000000">
        <w:rPr>
          <w:rtl w:val="0"/>
        </w:rPr>
        <w:t xml:space="preserve"> from the </w:t>
      </w:r>
      <w:r w:rsidDel="00000000" w:rsidR="00000000" w:rsidRPr="00000000">
        <w:rPr>
          <w:rFonts w:ascii="Roboto Mono" w:cs="Roboto Mono" w:eastAsia="Roboto Mono" w:hAnsi="Roboto Mono"/>
          <w:color w:val="188038"/>
          <w:rtl w:val="0"/>
        </w:rPr>
        <w:t xml:space="preserve">scalable-external1</w:t>
      </w:r>
      <w:r w:rsidDel="00000000" w:rsidR="00000000" w:rsidRPr="00000000">
        <w:rPr>
          <w:rtl w:val="0"/>
        </w:rPr>
        <w:t xml:space="preserve"> VM (10.1.0.4).</w:t>
      </w:r>
    </w:p>
    <w:p w:rsidR="00000000" w:rsidDel="00000000" w:rsidP="00000000" w:rsidRDefault="00000000" w:rsidRPr="00000000" w14:paraId="000008E8">
      <w:pPr>
        <w:numPr>
          <w:ilvl w:val="2"/>
          <w:numId w:val="93"/>
        </w:numPr>
        <w:spacing w:after="240" w:before="0" w:beforeAutospacing="0" w:lineRule="auto"/>
        <w:ind w:left="2160" w:hanging="360"/>
      </w:pPr>
      <w:r w:rsidDel="00000000" w:rsidR="00000000" w:rsidRPr="00000000">
        <w:rPr>
          <w:b w:val="1"/>
          <w:bCs w:val="1"/>
          <w:rtl w:val="0"/>
        </w:rPr>
        <w:t xml:space="preserve">Example for allowing port 9187 on each DB VM (assuming </w:t>
      </w:r>
      <w:r w:rsidDel="00000000" w:rsidR="00000000" w:rsidRPr="00000000">
        <w:rPr>
          <w:rFonts w:ascii="Roboto Mono" w:cs="Roboto Mono" w:eastAsia="Roboto Mono" w:hAnsi="Roboto Mono"/>
          <w:b w:val="1"/>
          <w:bCs w:val="1"/>
          <w:color w:val="188038"/>
          <w:rtl w:val="0"/>
        </w:rPr>
        <w:t xml:space="preserve">firewalld</w:t>
      </w:r>
      <w:r w:rsidDel="00000000" w:rsidR="00000000" w:rsidRPr="00000000">
        <w:rPr>
          <w:b w:val="1"/>
          <w:bCs w:val="1"/>
          <w:rtl w:val="0"/>
        </w:rPr>
        <w:t xml:space="preserve">):</w:t>
        <w:br w:type="textWrapping"/>
      </w:r>
      <w:r w:rsidDel="00000000" w:rsidR="00000000" w:rsidRPr="00000000">
        <w:rPr>
          <w:rtl w:val="0"/>
        </w:rPr>
        <w:t xml:space="preserve">Bash</w:t>
      </w:r>
    </w:p>
    <w:p w:rsidR="00000000" w:rsidDel="00000000" w:rsidP="00000000" w:rsidRDefault="00000000" w:rsidRPr="00000000" w14:paraId="000008E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--permanent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--add-port=9187/tcp</w:t>
      </w:r>
      <w:r w:rsidDel="00000000" w:rsidR="00000000" w:rsidRPr="00000000">
        <w:rPr>
          <w:rtl w:val="0"/>
        </w:rPr>
      </w:r>
    </w:p>
    <w:p w:rsidR="00000000" w:rsidDel="00000000" w:rsidP="00000000" w:rsidRDefault="00000000" w:rsidRPr="00000000" w14:paraId="000008E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--reload</w:t>
      </w:r>
      <w:r w:rsidDel="00000000" w:rsidR="00000000" w:rsidRPr="00000000">
        <w:rPr>
          <w:rtl w:val="0"/>
        </w:rPr>
      </w:r>
    </w:p>
    <w:p w:rsidR="00000000" w:rsidDel="00000000" w:rsidP="00000000" w:rsidRDefault="00000000" w:rsidRPr="00000000" w14:paraId="000008EB">
      <w:pPr>
        <w:numPr>
          <w:ilvl w:val="2"/>
          <w:numId w:val="93"/>
        </w:numPr>
        <w:spacing w:after="0" w:afterAutospacing="0" w:before="240" w:lineRule="auto"/>
        <w:ind w:left="2160" w:hanging="360"/>
      </w:pPr>
      <w:r w:rsidDel="00000000" w:rsidR="00000000" w:rsidRPr="00000000">
        <w:rPr>
          <w:rtl w:val="0"/>
        </w:rPr>
        <w:t xml:space="preserve"></w:t>
        <w:br w:type="textWrapping"/>
        <w:t xml:space="preserve">(You might want to restrict this further to only allow connections from </w:t>
      </w:r>
      <w:r w:rsidDel="00000000" w:rsidR="00000000" w:rsidRPr="00000000">
        <w:rPr>
          <w:rFonts w:ascii="Roboto Mono" w:cs="Roboto Mono" w:eastAsia="Roboto Mono" w:hAnsi="Roboto Mono"/>
          <w:color w:val="188038"/>
          <w:rtl w:val="0"/>
        </w:rPr>
        <w:t xml:space="preserve">scalable-external1</w:t>
      </w:r>
      <w:r w:rsidDel="00000000" w:rsidR="00000000" w:rsidRPr="00000000">
        <w:rPr>
          <w:rtl w:val="0"/>
        </w:rPr>
        <w:t xml:space="preserve">'s IP if your security policy requires it.)</w:t>
      </w:r>
    </w:p>
    <w:p w:rsidR="00000000" w:rsidDel="00000000" w:rsidP="00000000" w:rsidRDefault="00000000" w:rsidRPr="00000000" w14:paraId="000008EC">
      <w:pPr>
        <w:numPr>
          <w:ilvl w:val="1"/>
          <w:numId w:val="93"/>
        </w:numPr>
        <w:spacing w:after="240" w:before="0" w:beforeAutospacing="0" w:lineRule="auto"/>
        <w:ind w:left="1440" w:hanging="360"/>
      </w:pPr>
      <w:r w:rsidDel="00000000" w:rsidR="00000000" w:rsidRPr="00000000">
        <w:rPr>
          <w:b w:val="1"/>
          <w:bCs w:val="1"/>
          <w:rtl w:val="0"/>
        </w:rPr>
        <w:t xml:space="preserve">Network Connectivity:</w:t>
      </w:r>
      <w:r w:rsidDel="00000000" w:rsidR="00000000" w:rsidRPr="00000000">
        <w:rPr>
          <w:rtl w:val="0"/>
        </w:rPr>
        <w:t xml:space="preserve"> Verify that </w:t>
      </w:r>
      <w:r w:rsidDel="00000000" w:rsidR="00000000" w:rsidRPr="00000000">
        <w:rPr>
          <w:rFonts w:ascii="Roboto Mono" w:cs="Roboto Mono" w:eastAsia="Roboto Mono" w:hAnsi="Roboto Mono"/>
          <w:color w:val="188038"/>
          <w:rtl w:val="0"/>
        </w:rPr>
        <w:t xml:space="preserve">scalable-external1</w:t>
      </w:r>
      <w:r w:rsidDel="00000000" w:rsidR="00000000" w:rsidRPr="00000000">
        <w:rPr>
          <w:rtl w:val="0"/>
        </w:rPr>
        <w:t xml:space="preserve"> can reach </w:t>
      </w:r>
      <w:r w:rsidDel="00000000" w:rsidR="00000000" w:rsidRPr="00000000">
        <w:rPr>
          <w:rFonts w:ascii="Roboto Mono" w:cs="Roboto Mono" w:eastAsia="Roboto Mono" w:hAnsi="Roboto Mono"/>
          <w:color w:val="188038"/>
          <w:rtl w:val="0"/>
        </w:rPr>
        <w:t xml:space="preserve">scalable-db1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scalable-db3</w:t>
      </w:r>
      <w:r w:rsidDel="00000000" w:rsidR="00000000" w:rsidRPr="00000000">
        <w:rPr>
          <w:rtl w:val="0"/>
        </w:rPr>
        <w:t xml:space="preserve"> on port </w:t>
      </w:r>
      <w:r w:rsidDel="00000000" w:rsidR="00000000" w:rsidRPr="00000000">
        <w:rPr>
          <w:rFonts w:ascii="Roboto Mono" w:cs="Roboto Mono" w:eastAsia="Roboto Mono" w:hAnsi="Roboto Mono"/>
          <w:color w:val="188038"/>
          <w:rtl w:val="0"/>
        </w:rPr>
        <w:t xml:space="preserve">9187</w:t>
      </w:r>
      <w:r w:rsidDel="00000000" w:rsidR="00000000" w:rsidRPr="00000000">
        <w:rPr>
          <w:rtl w:val="0"/>
        </w:rPr>
        <w:t xml:space="preserve">. You can test this using </w:t>
      </w:r>
      <w:r w:rsidDel="00000000" w:rsidR="00000000" w:rsidRPr="00000000">
        <w:rPr>
          <w:rFonts w:ascii="Roboto Mono" w:cs="Roboto Mono" w:eastAsia="Roboto Mono" w:hAnsi="Roboto Mono"/>
          <w:color w:val="188038"/>
          <w:rtl w:val="0"/>
        </w:rPr>
        <w:t xml:space="preserve">telnet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nc</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scalable-external1</w:t>
      </w:r>
      <w:r w:rsidDel="00000000" w:rsidR="00000000" w:rsidRPr="00000000">
        <w:rPr>
          <w:rtl w:val="0"/>
        </w:rPr>
        <w:t xml:space="preserve">:</w:t>
        <w:br w:type="textWrapping"/>
        <w:t xml:space="preserve">Bash</w:t>
      </w:r>
    </w:p>
    <w:p w:rsidR="00000000" w:rsidDel="00000000" w:rsidP="00000000" w:rsidRDefault="00000000" w:rsidRPr="00000000" w14:paraId="000008E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telnet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10.1.0.6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9187</w:t>
      </w:r>
      <w:r w:rsidDel="00000000" w:rsidR="00000000" w:rsidRPr="00000000">
        <w:rPr>
          <w:rtl w:val="0"/>
        </w:rPr>
      </w:r>
    </w:p>
    <w:p w:rsidR="00000000" w:rsidDel="00000000" w:rsidP="00000000" w:rsidRDefault="00000000" w:rsidRPr="00000000" w14:paraId="000008E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telnet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10.1.0.7</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9187</w:t>
      </w:r>
      <w:r w:rsidDel="00000000" w:rsidR="00000000" w:rsidRPr="00000000">
        <w:rPr>
          <w:rtl w:val="0"/>
        </w:rPr>
      </w:r>
    </w:p>
    <w:p w:rsidR="00000000" w:rsidDel="00000000" w:rsidP="00000000" w:rsidRDefault="00000000" w:rsidRPr="00000000" w14:paraId="000008E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telnet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10.1.0.2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9187</w:t>
      </w:r>
      <w:r w:rsidDel="00000000" w:rsidR="00000000" w:rsidRPr="00000000">
        <w:rPr>
          <w:rtl w:val="0"/>
        </w:rPr>
      </w:r>
    </w:p>
    <w:p w:rsidR="00000000" w:rsidDel="00000000" w:rsidP="00000000" w:rsidRDefault="00000000" w:rsidRPr="00000000" w14:paraId="000008F0">
      <w:pPr>
        <w:numPr>
          <w:ilvl w:val="1"/>
          <w:numId w:val="93"/>
        </w:numPr>
        <w:spacing w:after="240" w:before="240" w:lineRule="auto"/>
        <w:ind w:left="1440" w:hanging="360"/>
      </w:pPr>
      <w:r w:rsidDel="00000000" w:rsidR="00000000" w:rsidRPr="00000000">
        <w:rPr>
          <w:rtl w:val="0"/>
        </w:rPr>
        <w:t xml:space="preserve">You should see a successful connection (though the output might look like gibberish as it's a metrics endpoint, not a human-readable service).</w:t>
      </w:r>
    </w:p>
    <w:p w:rsidR="00000000" w:rsidDel="00000000" w:rsidP="00000000" w:rsidRDefault="00000000" w:rsidRPr="00000000" w14:paraId="000008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dclgsrowuf1" w:id="137"/>
      <w:bookmarkEnd w:id="1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Results - Scalable</w:t>
      </w:r>
      <w:r w:rsidDel="00000000" w:rsidR="00000000" w:rsidRPr="00000000">
        <w:rPr>
          <w:rtl w:val="0"/>
        </w:rPr>
      </w:r>
    </w:p>
    <w:p w:rsidR="00000000" w:rsidDel="00000000" w:rsidP="00000000" w:rsidRDefault="00000000" w:rsidRPr="00000000" w14:paraId="000008F3">
      <w:pPr>
        <w:rPr>
          <w:b w:val="1"/>
          <w:bCs w:val="1"/>
          <w:sz w:val="24"/>
          <w:szCs w:val="24"/>
        </w:rPr>
      </w:pPr>
      <w:r w:rsidDel="00000000" w:rsidR="00000000" w:rsidRPr="00000000">
        <w:rPr>
          <w:b w:val="1"/>
          <w:bCs w:val="1"/>
          <w:sz w:val="24"/>
          <w:szCs w:val="24"/>
          <w:rtl w:val="0"/>
        </w:rPr>
        <w:t xml:space="preserve">Exit Criteria: </w:t>
      </w:r>
    </w:p>
    <w:p w:rsidR="00000000" w:rsidDel="00000000" w:rsidP="00000000" w:rsidRDefault="00000000" w:rsidRPr="00000000" w14:paraId="000008F4">
      <w:pPr>
        <w:rPr/>
      </w:pPr>
      <w:r w:rsidDel="00000000" w:rsidR="00000000" w:rsidRPr="00000000">
        <w:rPr>
          <w:rtl w:val="0"/>
        </w:rPr>
        <w:br w:type="textWrapping"/>
        <w:t xml:space="preserve">1. dnf list --installed shows alloydbomni_monitor</w:t>
      </w:r>
    </w:p>
    <w:p w:rsidR="00000000" w:rsidDel="00000000" w:rsidP="00000000" w:rsidRDefault="00000000" w:rsidRPr="00000000" w14:paraId="000008F5">
      <w:pPr>
        <w:rPr/>
      </w:pPr>
      <w:r w:rsidDel="00000000" w:rsidR="00000000" w:rsidRPr="00000000">
        <w:rPr>
          <w:rtl w:val="0"/>
        </w:rPr>
        <w:t xml:space="preserve">2. systemctl status alloydbomni_monitor shows successful status</w:t>
      </w:r>
    </w:p>
    <w:p w:rsidR="00000000" w:rsidDel="00000000" w:rsidP="00000000" w:rsidRDefault="00000000" w:rsidRPr="00000000" w14:paraId="000008F6">
      <w:pPr>
        <w:rPr/>
      </w:pPr>
      <w:r w:rsidDel="00000000" w:rsidR="00000000" w:rsidRPr="00000000">
        <w:rPr>
          <w:rtl w:val="0"/>
        </w:rPr>
        <w:t xml:space="preserve">3. systemctl status does not show alloydbomni_monitor</w:t>
      </w:r>
    </w:p>
    <w:p w:rsidR="00000000" w:rsidDel="00000000" w:rsidP="00000000" w:rsidRDefault="00000000" w:rsidRPr="00000000" w14:paraId="000008F7">
      <w:pPr>
        <w:rPr/>
      </w:pPr>
      <w:r w:rsidDel="00000000" w:rsidR="00000000" w:rsidRPr="00000000">
        <w:rPr>
          <w:rtl w:val="0"/>
        </w:rPr>
        <w:t xml:space="preserve">4. dnf list --installed does not show alloydbomni_monitor</w:t>
      </w:r>
    </w:p>
    <w:p w:rsidR="00000000" w:rsidDel="00000000" w:rsidP="00000000" w:rsidRDefault="00000000" w:rsidRPr="00000000" w14:paraId="000008F8">
      <w:pPr>
        <w:rPr/>
      </w:pPr>
      <w:r w:rsidDel="00000000" w:rsidR="00000000" w:rsidRPr="00000000">
        <w:rPr>
          <w:rtl w:val="0"/>
        </w:rPr>
        <w:t xml:space="preserve">5. curl from a remote host on metrics port returns HTTP OK</w:t>
      </w:r>
    </w:p>
    <w:p w:rsidR="00000000" w:rsidDel="00000000" w:rsidP="00000000" w:rsidRDefault="00000000" w:rsidRPr="00000000" w14:paraId="000008F9">
      <w:pPr>
        <w:rPr/>
      </w:pPr>
      <w:r w:rsidDel="00000000" w:rsidR="00000000" w:rsidRPr="00000000">
        <w:rPr>
          <w:rtl w:val="0"/>
        </w:rPr>
        <w:t xml:space="preserve">6. Prometheus from a remote host successfully ingests 15 min of data</w:t>
      </w:r>
    </w:p>
    <w:p w:rsidR="00000000" w:rsidDel="00000000" w:rsidP="00000000" w:rsidRDefault="00000000" w:rsidRPr="00000000" w14:paraId="000008FA">
      <w:pPr>
        <w:rPr/>
      </w:pPr>
      <w:r w:rsidDel="00000000" w:rsidR="00000000" w:rsidRPr="00000000">
        <w:rPr>
          <w:rtl w:val="0"/>
        </w:rPr>
        <w:t xml:space="preserve">7. curl -s 'http://localhost:9090/api/v1/label/__name__/values' shows expected list of metrics (reference)</w:t>
      </w:r>
    </w:p>
    <w:p w:rsidR="00000000" w:rsidDel="00000000" w:rsidP="00000000" w:rsidRDefault="00000000" w:rsidRPr="00000000" w14:paraId="000008FB">
      <w:pPr>
        <w:rPr/>
      </w:pPr>
      <w:r w:rsidDel="00000000" w:rsidR="00000000" w:rsidRPr="00000000">
        <w:rPr>
          <w:rtl w:val="0"/>
        </w:rPr>
        <w:t xml:space="preserve">8. AlloyDB Metrics Freshness less than 1 min</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b w:val="1"/>
          <w:bCs w:val="1"/>
          <w:sz w:val="24"/>
          <w:szCs w:val="24"/>
        </w:rPr>
      </w:pPr>
      <w:r w:rsidDel="00000000" w:rsidR="00000000" w:rsidRPr="00000000">
        <w:rPr>
          <w:b w:val="1"/>
          <w:bCs w:val="1"/>
          <w:sz w:val="24"/>
          <w:szCs w:val="24"/>
          <w:rtl w:val="0"/>
        </w:rPr>
        <w:t xml:space="preserve">Results: </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Alloydbomni_monitoring agen running status:</w:t>
        <w:br w:type="textWrapping"/>
        <w:t xml:space="preserve">Scalable-db1: </w:t>
      </w:r>
      <w:hyperlink r:id="rId48">
        <w:r w:rsidDel="00000000" w:rsidR="00000000" w:rsidRPr="00000000">
          <w:rPr>
            <w:color w:val="1155cc"/>
            <w:u w:val="single"/>
            <w:rtl w:val="0"/>
          </w:rPr>
          <w:t xml:space="preserve">https://screenshot.googleplex.com/mSbZmdGL5XwzJWN</w:t>
        </w:r>
      </w:hyperlink>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Scalable-db2: </w:t>
      </w:r>
      <w:hyperlink r:id="rId49">
        <w:r w:rsidDel="00000000" w:rsidR="00000000" w:rsidRPr="00000000">
          <w:rPr>
            <w:color w:val="1155cc"/>
            <w:u w:val="single"/>
            <w:rtl w:val="0"/>
          </w:rPr>
          <w:t xml:space="preserve">https://screenshot.googleplex.com/3YnSmoVgGchqRoS</w:t>
        </w:r>
      </w:hyperlink>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Scalable-db3: </w:t>
      </w:r>
      <w:hyperlink r:id="rId50">
        <w:r w:rsidDel="00000000" w:rsidR="00000000" w:rsidRPr="00000000">
          <w:rPr>
            <w:color w:val="1155cc"/>
            <w:u w:val="single"/>
            <w:rtl w:val="0"/>
          </w:rPr>
          <w:t xml:space="preserve">https://screenshot.googleplex.com/8Wm5Td5HrgkQ7J6</w:t>
        </w:r>
      </w:hyperlink>
      <w:r w:rsidDel="00000000" w:rsidR="00000000" w:rsidRPr="00000000">
        <w:rPr>
          <w:rtl w:val="0"/>
        </w:rPr>
      </w:r>
    </w:p>
    <w:p w:rsidR="00000000" w:rsidDel="00000000" w:rsidP="00000000" w:rsidRDefault="00000000" w:rsidRPr="00000000" w14:paraId="00000902">
      <w:pPr>
        <w:rPr>
          <w:b w:val="1"/>
          <w:bCs w:val="1"/>
          <w:sz w:val="24"/>
          <w:szCs w:val="24"/>
        </w:rPr>
      </w:pPr>
      <w:r w:rsidDel="00000000" w:rsidR="00000000" w:rsidRPr="00000000">
        <w:rPr>
          <w:rtl w:val="0"/>
        </w:rPr>
        <w:br w:type="textWrapping"/>
      </w:r>
      <w:r w:rsidDel="00000000" w:rsidR="00000000" w:rsidRPr="00000000">
        <w:rPr>
          <w:b w:val="1"/>
          <w:bCs w:val="1"/>
          <w:sz w:val="24"/>
          <w:szCs w:val="24"/>
          <w:rtl w:val="0"/>
        </w:rPr>
        <w:t xml:space="preserve">On scalable-external1 VM:</w:t>
      </w:r>
    </w:p>
    <w:p w:rsidR="00000000" w:rsidDel="00000000" w:rsidP="00000000" w:rsidRDefault="00000000" w:rsidRPr="00000000" w14:paraId="00000903">
      <w:pPr>
        <w:rPr/>
      </w:pPr>
      <w:r w:rsidDel="00000000" w:rsidR="00000000" w:rsidRPr="00000000">
        <w:rPr>
          <w:rtl w:val="0"/>
        </w:rPr>
        <w:t xml:space="preserve">Prometheus service status: </w:t>
      </w:r>
      <w:hyperlink r:id="rId51">
        <w:r w:rsidDel="00000000" w:rsidR="00000000" w:rsidRPr="00000000">
          <w:rPr>
            <w:color w:val="1155cc"/>
            <w:u w:val="single"/>
            <w:rtl w:val="0"/>
          </w:rPr>
          <w:t xml:space="preserve">https://screenshot.googleplex.com/7z2UkMGQFV52VgV</w:t>
        </w:r>
      </w:hyperlink>
      <w:r w:rsidDel="00000000" w:rsidR="00000000" w:rsidRPr="00000000">
        <w:rPr>
          <w:rtl w:val="0"/>
        </w:rPr>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Monitoring agent on Scalable External VM: </w:t>
        <w:br w:type="textWrapping"/>
        <w:t xml:space="preserve">Command: `dnf list –installed alloydbomni_monitor`</w:t>
        <w:br w:type="textWrapping"/>
        <w:t xml:space="preserve">Screenshot: </w:t>
      </w:r>
      <w:hyperlink r:id="rId52">
        <w:r w:rsidDel="00000000" w:rsidR="00000000" w:rsidRPr="00000000">
          <w:rPr>
            <w:color w:val="1155cc"/>
            <w:u w:val="single"/>
            <w:rtl w:val="0"/>
          </w:rPr>
          <w:t xml:space="preserve">https://screenshot.googleplex.com/3KuDTSCwVEBxB9j</w:t>
        </w:r>
      </w:hyperlink>
      <w:r w:rsidDel="00000000" w:rsidR="00000000" w:rsidRPr="00000000">
        <w:rPr>
          <w:rtl w:val="0"/>
        </w:rPr>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Curl from Remote host on metrics port: </w:t>
      </w:r>
      <w:hyperlink r:id="rId53">
        <w:r w:rsidDel="00000000" w:rsidR="00000000" w:rsidRPr="00000000">
          <w:rPr>
            <w:color w:val="1155cc"/>
            <w:u w:val="single"/>
            <w:rtl w:val="0"/>
          </w:rPr>
          <w:t xml:space="preserve">https://screenshot.googleplex.com/5m3Da9LQiQTbP7C</w:t>
        </w:r>
      </w:hyperlink>
      <w:r w:rsidDel="00000000" w:rsidR="00000000" w:rsidRPr="00000000">
        <w:rPr>
          <w:rtl w:val="0"/>
        </w:rPr>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Expected list of metrics:</w:t>
      </w:r>
    </w:p>
    <w:p w:rsidR="00000000" w:rsidDel="00000000" w:rsidP="00000000" w:rsidRDefault="00000000" w:rsidRPr="00000000" w14:paraId="0000090A">
      <w:pPr>
        <w:rPr/>
      </w:pPr>
      <w:r w:rsidDel="00000000" w:rsidR="00000000" w:rsidRPr="00000000">
        <w:rPr>
          <w:rtl w:val="0"/>
        </w:rPr>
        <w:t xml:space="preserve">Command: `curl -s '</w:t>
      </w:r>
      <w:hyperlink r:id="rId54">
        <w:r w:rsidDel="00000000" w:rsidR="00000000" w:rsidRPr="00000000">
          <w:rPr>
            <w:color w:val="1155cc"/>
            <w:u w:val="single"/>
            <w:rtl w:val="0"/>
          </w:rPr>
          <w:t xml:space="preserve">http://localhost:9090/api/v1/label/__name__/values</w:t>
        </w:r>
      </w:hyperlink>
      <w:r w:rsidDel="00000000" w:rsidR="00000000" w:rsidRPr="00000000">
        <w:rPr>
          <w:rtl w:val="0"/>
        </w:rPr>
        <w:t xml:space="preserve">' | grep “alloydb”`</w:t>
      </w:r>
    </w:p>
    <w:p w:rsidR="00000000" w:rsidDel="00000000" w:rsidP="00000000" w:rsidRDefault="00000000" w:rsidRPr="00000000" w14:paraId="0000090B">
      <w:pPr>
        <w:rPr/>
      </w:pPr>
      <w:r w:rsidDel="00000000" w:rsidR="00000000" w:rsidRPr="00000000">
        <w:rPr>
          <w:rtl w:val="0"/>
        </w:rPr>
        <w:t xml:space="preserve">Screenshot: </w:t>
      </w:r>
      <w:hyperlink r:id="rId55">
        <w:r w:rsidDel="00000000" w:rsidR="00000000" w:rsidRPr="00000000">
          <w:rPr>
            <w:color w:val="1155cc"/>
            <w:u w:val="single"/>
            <w:rtl w:val="0"/>
          </w:rPr>
          <w:t xml:space="preserve">https://screenshot.googleplex.com/AEDA8ZCEesxVRoG</w:t>
        </w:r>
      </w:hyperlink>
      <w:r w:rsidDel="00000000" w:rsidR="00000000" w:rsidRPr="00000000">
        <w:rPr>
          <w:rtl w:val="0"/>
        </w:rPr>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Metrics observed from different jobs:</w:t>
      </w:r>
    </w:p>
    <w:p w:rsidR="00000000" w:rsidDel="00000000" w:rsidP="00000000" w:rsidRDefault="00000000" w:rsidRPr="00000000" w14:paraId="0000090E">
      <w:pPr>
        <w:numPr>
          <w:ilvl w:val="0"/>
          <w:numId w:val="81"/>
        </w:numPr>
        <w:ind w:left="720" w:hanging="360"/>
      </w:pPr>
      <w:r w:rsidDel="00000000" w:rsidR="00000000" w:rsidRPr="00000000">
        <w:rPr>
          <w:rtl w:val="0"/>
        </w:rPr>
        <w:t xml:space="preserve">Job name: alloydb_omni_monitor_db1 </w:t>
      </w:r>
    </w:p>
    <w:p w:rsidR="00000000" w:rsidDel="00000000" w:rsidP="00000000" w:rsidRDefault="00000000" w:rsidRPr="00000000" w14:paraId="0000090F">
      <w:pPr>
        <w:ind w:left="720" w:firstLine="0"/>
        <w:rPr/>
      </w:pPr>
      <w:r w:rsidDel="00000000" w:rsidR="00000000" w:rsidRPr="00000000">
        <w:rPr>
          <w:rtl w:val="0"/>
        </w:rPr>
        <w:t xml:space="preserve">Command: `curl -g --get 'http://10.1.0.4:9090/api/v1/query' --data-urlencode 'query={job="alloydb_omni_monitor_db1", __name__=~".+"}' | jq`</w:t>
      </w:r>
    </w:p>
    <w:p w:rsidR="00000000" w:rsidDel="00000000" w:rsidP="00000000" w:rsidRDefault="00000000" w:rsidRPr="00000000" w14:paraId="00000910">
      <w:pPr>
        <w:ind w:left="720" w:firstLine="0"/>
        <w:rPr/>
      </w:pPr>
      <w:r w:rsidDel="00000000" w:rsidR="00000000" w:rsidRPr="00000000">
        <w:rPr>
          <w:rtl w:val="0"/>
        </w:rPr>
        <w:t xml:space="preserve">Screenshot: </w:t>
      </w:r>
      <w:hyperlink r:id="rId56">
        <w:r w:rsidDel="00000000" w:rsidR="00000000" w:rsidRPr="00000000">
          <w:rPr>
            <w:color w:val="1155cc"/>
            <w:u w:val="single"/>
            <w:rtl w:val="0"/>
          </w:rPr>
          <w:t xml:space="preserve">https://screenshot.googleplex.com/3vca2tCASMo5xTR</w:t>
        </w:r>
      </w:hyperlink>
      <w:r w:rsidDel="00000000" w:rsidR="00000000" w:rsidRPr="00000000">
        <w:rPr>
          <w:rtl w:val="0"/>
        </w:rPr>
      </w:r>
    </w:p>
    <w:p w:rsidR="00000000" w:rsidDel="00000000" w:rsidP="00000000" w:rsidRDefault="00000000" w:rsidRPr="00000000" w14:paraId="00000911">
      <w:pPr>
        <w:numPr>
          <w:ilvl w:val="0"/>
          <w:numId w:val="81"/>
        </w:numPr>
        <w:ind w:left="720" w:hanging="360"/>
      </w:pPr>
      <w:r w:rsidDel="00000000" w:rsidR="00000000" w:rsidRPr="00000000">
        <w:rPr>
          <w:rtl w:val="0"/>
        </w:rPr>
        <w:t xml:space="preserve">Job name: alloydb_omni_monitor_db2 </w:t>
      </w:r>
    </w:p>
    <w:p w:rsidR="00000000" w:rsidDel="00000000" w:rsidP="00000000" w:rsidRDefault="00000000" w:rsidRPr="00000000" w14:paraId="00000912">
      <w:pPr>
        <w:ind w:left="720" w:firstLine="0"/>
        <w:rPr/>
      </w:pPr>
      <w:r w:rsidDel="00000000" w:rsidR="00000000" w:rsidRPr="00000000">
        <w:rPr>
          <w:rtl w:val="0"/>
        </w:rPr>
        <w:t xml:space="preserve">Command: `curl -g --get 'http://10.1.0.4:9090/api/v1/query' --data-urlencode 'query={job="alloydb_omni_monitor_db2", __name__=~".+"}' | jq`</w:t>
      </w:r>
    </w:p>
    <w:p w:rsidR="00000000" w:rsidDel="00000000" w:rsidP="00000000" w:rsidRDefault="00000000" w:rsidRPr="00000000" w14:paraId="00000913">
      <w:pPr>
        <w:ind w:left="720" w:firstLine="0"/>
        <w:rPr/>
      </w:pPr>
      <w:r w:rsidDel="00000000" w:rsidR="00000000" w:rsidRPr="00000000">
        <w:rPr>
          <w:rtl w:val="0"/>
        </w:rPr>
        <w:t xml:space="preserve">Screenshot: </w:t>
      </w:r>
      <w:hyperlink r:id="rId57">
        <w:r w:rsidDel="00000000" w:rsidR="00000000" w:rsidRPr="00000000">
          <w:rPr>
            <w:color w:val="1155cc"/>
            <w:u w:val="single"/>
            <w:rtl w:val="0"/>
          </w:rPr>
          <w:t xml:space="preserve">https://screenshot.googleplex.com/33mGCeBFwwJuogE</w:t>
        </w:r>
      </w:hyperlink>
      <w:r w:rsidDel="00000000" w:rsidR="00000000" w:rsidRPr="00000000">
        <w:rPr>
          <w:rtl w:val="0"/>
        </w:rPr>
      </w:r>
    </w:p>
    <w:p w:rsidR="00000000" w:rsidDel="00000000" w:rsidP="00000000" w:rsidRDefault="00000000" w:rsidRPr="00000000" w14:paraId="00000914">
      <w:pPr>
        <w:numPr>
          <w:ilvl w:val="0"/>
          <w:numId w:val="81"/>
        </w:numPr>
        <w:ind w:left="720" w:hanging="360"/>
      </w:pPr>
      <w:r w:rsidDel="00000000" w:rsidR="00000000" w:rsidRPr="00000000">
        <w:rPr>
          <w:rtl w:val="0"/>
        </w:rPr>
        <w:t xml:space="preserve">Job name: alloydb_omni_monitor_db2 </w:t>
      </w:r>
    </w:p>
    <w:p w:rsidR="00000000" w:rsidDel="00000000" w:rsidP="00000000" w:rsidRDefault="00000000" w:rsidRPr="00000000" w14:paraId="00000915">
      <w:pPr>
        <w:ind w:left="720" w:firstLine="0"/>
        <w:rPr/>
      </w:pPr>
      <w:r w:rsidDel="00000000" w:rsidR="00000000" w:rsidRPr="00000000">
        <w:rPr>
          <w:rtl w:val="0"/>
        </w:rPr>
        <w:t xml:space="preserve">Command: `curl -g --get 'http://10.1.0.4:9090/api/v1/query' --data-urlencode 'query={job="alloydb_omni_monitor_db3", __name__=~".+"}' | jq`</w:t>
      </w:r>
    </w:p>
    <w:p w:rsidR="00000000" w:rsidDel="00000000" w:rsidP="00000000" w:rsidRDefault="00000000" w:rsidRPr="00000000" w14:paraId="00000916">
      <w:pPr>
        <w:ind w:left="720" w:firstLine="0"/>
        <w:rPr/>
      </w:pPr>
      <w:r w:rsidDel="00000000" w:rsidR="00000000" w:rsidRPr="00000000">
        <w:rPr>
          <w:rtl w:val="0"/>
        </w:rPr>
        <w:t xml:space="preserve">Screenshot: </w:t>
      </w:r>
      <w:hyperlink r:id="rId58">
        <w:r w:rsidDel="00000000" w:rsidR="00000000" w:rsidRPr="00000000">
          <w:rPr>
            <w:color w:val="1155cc"/>
            <w:u w:val="single"/>
            <w:rtl w:val="0"/>
          </w:rPr>
          <w:t xml:space="preserve">https://screenshot.googleplex.com/9hd8UZiAkJbiVbp</w:t>
        </w:r>
      </w:hyperlink>
      <w:r w:rsidDel="00000000" w:rsidR="00000000" w:rsidRPr="00000000">
        <w:rPr>
          <w:rtl w:val="0"/>
        </w:rPr>
      </w:r>
    </w:p>
    <w:p w:rsidR="00000000" w:rsidDel="00000000" w:rsidP="00000000" w:rsidRDefault="00000000" w:rsidRPr="00000000" w14:paraId="00000917">
      <w:pPr>
        <w:ind w:left="720" w:firstLine="0"/>
        <w:rPr/>
      </w:pPr>
      <w:r w:rsidDel="00000000" w:rsidR="00000000" w:rsidRPr="00000000">
        <w:rPr>
          <w:rtl w:val="0"/>
        </w:rPr>
      </w:r>
    </w:p>
    <w:p w:rsidR="00000000" w:rsidDel="00000000" w:rsidP="00000000" w:rsidRDefault="00000000" w:rsidRPr="00000000" w14:paraId="00000918">
      <w:pPr>
        <w:ind w:left="720" w:firstLine="0"/>
        <w:rPr/>
      </w:pPr>
      <w:r w:rsidDel="00000000" w:rsidR="00000000" w:rsidRPr="00000000">
        <w:rPr>
          <w:rtl w:val="0"/>
        </w:rPr>
      </w:r>
    </w:p>
    <w:p w:rsidR="00000000" w:rsidDel="00000000" w:rsidP="00000000" w:rsidRDefault="00000000" w:rsidRPr="00000000" w14:paraId="00000919">
      <w:pPr>
        <w:ind w:left="720" w:firstLine="0"/>
        <w:rPr/>
      </w:pPr>
      <w:r w:rsidDel="00000000" w:rsidR="00000000" w:rsidRPr="00000000">
        <w:rPr>
          <w:rtl w:val="0"/>
        </w:rPr>
      </w:r>
    </w:p>
    <w:p w:rsidR="00000000" w:rsidDel="00000000" w:rsidP="00000000" w:rsidRDefault="00000000" w:rsidRPr="00000000" w14:paraId="0000091A">
      <w:pPr>
        <w:ind w:left="720" w:firstLine="0"/>
        <w:rPr/>
      </w:pPr>
      <w:r w:rsidDel="00000000" w:rsidR="00000000" w:rsidRPr="00000000">
        <w:rPr>
          <w:rtl w:val="0"/>
        </w:rPr>
      </w:r>
    </w:p>
    <w:p w:rsidR="00000000" w:rsidDel="00000000" w:rsidP="00000000" w:rsidRDefault="00000000" w:rsidRPr="00000000" w14:paraId="0000091B">
      <w:pPr>
        <w:ind w:left="720" w:firstLine="0"/>
        <w:rPr/>
      </w:pPr>
      <w:hyperlink r:id="rId59">
        <w:r w:rsidDel="00000000" w:rsidR="00000000" w:rsidRPr="00000000">
          <w:rPr>
            <w:color w:val="1155cc"/>
            <w:u w:val="single"/>
            <w:rtl w:val="0"/>
          </w:rPr>
          <w:t xml:space="preserve">https://screenshot.googleplex.com/4j8oxksuyn9uBGx</w:t>
        </w:r>
      </w:hyperlink>
      <w:r w:rsidDel="00000000" w:rsidR="00000000" w:rsidRPr="00000000">
        <w:rPr>
          <w:rtl w:val="0"/>
        </w:rPr>
      </w:r>
    </w:p>
    <w:p w:rsidR="00000000" w:rsidDel="00000000" w:rsidP="00000000" w:rsidRDefault="00000000" w:rsidRPr="00000000" w14:paraId="0000091C">
      <w:pPr>
        <w:ind w:left="720" w:firstLine="0"/>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ELK: </w:t>
      </w:r>
    </w:p>
    <w:p w:rsidR="00000000" w:rsidDel="00000000" w:rsidP="00000000" w:rsidRDefault="00000000" w:rsidRPr="00000000" w14:paraId="0000091E">
      <w:pPr>
        <w:rPr/>
      </w:pPr>
      <w:r w:rsidDel="00000000" w:rsidR="00000000" w:rsidRPr="00000000">
        <w:rPr>
          <w:rtl w:val="0"/>
        </w:rPr>
        <w:t xml:space="preserve">1. Elasticsearch can ingest log records</w:t>
      </w:r>
    </w:p>
    <w:p w:rsidR="00000000" w:rsidDel="00000000" w:rsidP="00000000" w:rsidRDefault="00000000" w:rsidRPr="00000000" w14:paraId="0000091F">
      <w:pPr>
        <w:rPr/>
      </w:pPr>
      <w:r w:rsidDel="00000000" w:rsidR="00000000" w:rsidRPr="00000000">
        <w:rPr>
          <w:rtl w:val="0"/>
        </w:rPr>
        <w:t xml:space="preserve">2. Elasticsearch shows log records of all NOVA components</w:t>
      </w:r>
    </w:p>
    <w:p w:rsidR="00000000" w:rsidDel="00000000" w:rsidP="00000000" w:rsidRDefault="00000000" w:rsidRPr="00000000" w14:paraId="00000920">
      <w:pPr>
        <w:rPr/>
      </w:pPr>
      <w:r w:rsidDel="00000000" w:rsidR="00000000" w:rsidRPr="00000000">
        <w:rPr>
          <w:rtl w:val="0"/>
        </w:rPr>
        <w:t xml:space="preserve">3. Elasticsearch can filter-in log records of one given NOVA component by its name</w:t>
      </w:r>
    </w:p>
    <w:p w:rsidR="00000000" w:rsidDel="00000000" w:rsidP="00000000" w:rsidRDefault="00000000" w:rsidRPr="00000000" w14:paraId="00000921">
      <w:pPr>
        <w:rPr/>
      </w:pPr>
      <w:r w:rsidDel="00000000" w:rsidR="00000000" w:rsidRPr="00000000">
        <w:rPr>
          <w:rtl w:val="0"/>
        </w:rPr>
        <w:t xml:space="preserve">4. pgAudit generated DML, DDL SQLs get audited in Elasticsearch (for PgAudit need to turn on in Alloydb omni for getting logs for DML, DDL forwarding)  </w:t>
      </w:r>
    </w:p>
    <w:p w:rsidR="00000000" w:rsidDel="00000000" w:rsidP="00000000" w:rsidRDefault="00000000" w:rsidRPr="00000000" w14:paraId="00000922">
      <w:pPr>
        <w:rPr/>
      </w:pPr>
      <w:r w:rsidDel="00000000" w:rsidR="00000000" w:rsidRPr="00000000">
        <w:rPr>
          <w:rtl w:val="0"/>
        </w:rPr>
        <w:t xml:space="preserve">5. Elasticsearch shows AlloyDB 'internal' log records</w:t>
        <w:br w:type="textWrapping"/>
        <w:br w:type="textWrapping"/>
        <w:t xml:space="preserve">Elastic search service running status: </w:t>
      </w:r>
      <w:hyperlink r:id="rId60">
        <w:r w:rsidDel="00000000" w:rsidR="00000000" w:rsidRPr="00000000">
          <w:rPr>
            <w:color w:val="1155cc"/>
            <w:u w:val="single"/>
            <w:rtl w:val="0"/>
          </w:rPr>
          <w:t xml:space="preserve">https://screenshot.googleplex.com/4j8oxksuyn9uBGx</w:t>
        </w:r>
      </w:hyperlink>
      <w:r w:rsidDel="00000000" w:rsidR="00000000" w:rsidRPr="00000000">
        <w:rPr>
          <w:rtl w:val="0"/>
        </w:rPr>
        <w:br w:type="textWrapping"/>
        <w:t xml:space="preserve">Logstash service running status: </w:t>
      </w:r>
      <w:hyperlink r:id="rId61">
        <w:r w:rsidDel="00000000" w:rsidR="00000000" w:rsidRPr="00000000">
          <w:rPr>
            <w:color w:val="1155cc"/>
            <w:u w:val="single"/>
            <w:rtl w:val="0"/>
          </w:rPr>
          <w:t xml:space="preserve">https://screenshot.googleplex.com/4UeCqAgFVuuDqha</w:t>
        </w:r>
      </w:hyperlink>
      <w:r w:rsidDel="00000000" w:rsidR="00000000" w:rsidRPr="00000000">
        <w:rPr>
          <w:rtl w:val="0"/>
        </w:rPr>
      </w:r>
    </w:p>
    <w:p w:rsidR="00000000" w:rsidDel="00000000" w:rsidP="00000000" w:rsidRDefault="00000000" w:rsidRPr="00000000" w14:paraId="00000923">
      <w:pPr>
        <w:rPr/>
      </w:pPr>
      <w:r w:rsidDel="00000000" w:rsidR="00000000" w:rsidRPr="00000000">
        <w:rPr>
          <w:rtl w:val="0"/>
        </w:rPr>
        <w:br w:type="textWrapping"/>
        <w:t xml:space="preserve">ElasticSearch status: </w:t>
      </w:r>
      <w:hyperlink r:id="rId62">
        <w:r w:rsidDel="00000000" w:rsidR="00000000" w:rsidRPr="00000000">
          <w:rPr>
            <w:color w:val="1155cc"/>
            <w:u w:val="single"/>
            <w:rtl w:val="0"/>
          </w:rPr>
          <w:t xml:space="preserve">https://screenshot.googleplex.com/5gpc2opq6YgKQhf</w:t>
        </w:r>
      </w:hyperlink>
      <w:r w:rsidDel="00000000" w:rsidR="00000000" w:rsidRPr="00000000">
        <w:rPr>
          <w:rtl w:val="0"/>
        </w:rPr>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In scalable-db-1</w:t>
        <w:br w:type="textWrapping"/>
        <w:t xml:space="preserve">Rsyslog status: </w:t>
      </w:r>
      <w:hyperlink r:id="rId63">
        <w:r w:rsidDel="00000000" w:rsidR="00000000" w:rsidRPr="00000000">
          <w:rPr>
            <w:color w:val="1155cc"/>
            <w:u w:val="single"/>
            <w:rtl w:val="0"/>
          </w:rPr>
          <w:t xml:space="preserve">https://screenshot.googleplex.com/3p6rYNf6ERQAUAG</w:t>
        </w:r>
      </w:hyperlink>
      <w:r w:rsidDel="00000000" w:rsidR="00000000" w:rsidRPr="00000000">
        <w:rPr>
          <w:rtl w:val="0"/>
        </w:rPr>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In scalable-db-2</w:t>
      </w:r>
    </w:p>
    <w:p w:rsidR="00000000" w:rsidDel="00000000" w:rsidP="00000000" w:rsidRDefault="00000000" w:rsidRPr="00000000" w14:paraId="00000928">
      <w:pPr>
        <w:rPr/>
      </w:pPr>
      <w:r w:rsidDel="00000000" w:rsidR="00000000" w:rsidRPr="00000000">
        <w:rPr>
          <w:rtl w:val="0"/>
        </w:rPr>
        <w:t xml:space="preserve">Rsyslog status: </w:t>
      </w:r>
      <w:hyperlink r:id="rId64">
        <w:r w:rsidDel="00000000" w:rsidR="00000000" w:rsidRPr="00000000">
          <w:rPr>
            <w:color w:val="1155cc"/>
            <w:u w:val="single"/>
            <w:rtl w:val="0"/>
          </w:rPr>
          <w:t xml:space="preserve">https://screenshot.googleplex.com/7JgfoYTopChLqAu</w:t>
        </w:r>
      </w:hyperlink>
      <w:r w:rsidDel="00000000" w:rsidR="00000000" w:rsidRPr="00000000">
        <w:rPr>
          <w:rtl w:val="0"/>
        </w:rPr>
      </w:r>
    </w:p>
    <w:p w:rsidR="00000000" w:rsidDel="00000000" w:rsidP="00000000" w:rsidRDefault="00000000" w:rsidRPr="00000000" w14:paraId="00000929">
      <w:pPr>
        <w:rPr/>
      </w:pPr>
      <w:r w:rsidDel="00000000" w:rsidR="00000000" w:rsidRPr="00000000">
        <w:rPr>
          <w:rtl w:val="0"/>
        </w:rPr>
        <w:br w:type="textWrapping"/>
        <w:t xml:space="preserve">In scalable-db-3</w:t>
      </w:r>
    </w:p>
    <w:p w:rsidR="00000000" w:rsidDel="00000000" w:rsidP="00000000" w:rsidRDefault="00000000" w:rsidRPr="00000000" w14:paraId="0000092A">
      <w:pPr>
        <w:rPr/>
      </w:pPr>
      <w:r w:rsidDel="00000000" w:rsidR="00000000" w:rsidRPr="00000000">
        <w:rPr>
          <w:rtl w:val="0"/>
        </w:rPr>
        <w:t xml:space="preserve">Rsyslog status: </w:t>
      </w:r>
      <w:hyperlink r:id="rId65">
        <w:r w:rsidDel="00000000" w:rsidR="00000000" w:rsidRPr="00000000">
          <w:rPr>
            <w:color w:val="1155cc"/>
            <w:u w:val="single"/>
            <w:rtl w:val="0"/>
          </w:rPr>
          <w:t xml:space="preserve">https://screenshot.googleplex.com/PAFarQA9HvumA2T</w:t>
        </w:r>
      </w:hyperlink>
      <w:r w:rsidDel="00000000" w:rsidR="00000000" w:rsidRPr="00000000">
        <w:rPr>
          <w:rtl w:val="0"/>
        </w:rPr>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In scalable-haproxy1</w:t>
      </w:r>
    </w:p>
    <w:p w:rsidR="00000000" w:rsidDel="00000000" w:rsidP="00000000" w:rsidRDefault="00000000" w:rsidRPr="00000000" w14:paraId="0000092D">
      <w:pPr>
        <w:rPr/>
      </w:pPr>
      <w:r w:rsidDel="00000000" w:rsidR="00000000" w:rsidRPr="00000000">
        <w:rPr>
          <w:rtl w:val="0"/>
        </w:rPr>
        <w:t xml:space="preserve">Rsyslog status: </w:t>
      </w:r>
      <w:hyperlink r:id="rId66">
        <w:r w:rsidDel="00000000" w:rsidR="00000000" w:rsidRPr="00000000">
          <w:rPr>
            <w:color w:val="1155cc"/>
            <w:u w:val="single"/>
            <w:rtl w:val="0"/>
          </w:rPr>
          <w:t xml:space="preserve">https://screenshot.googleplex.com/A3z2Vay7t2vHQHV</w:t>
        </w:r>
      </w:hyperlink>
      <w:r w:rsidDel="00000000" w:rsidR="00000000" w:rsidRPr="00000000">
        <w:rPr>
          <w:rtl w:val="0"/>
        </w:rPr>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In scalable-haproxy2</w:t>
      </w:r>
    </w:p>
    <w:p w:rsidR="00000000" w:rsidDel="00000000" w:rsidP="00000000" w:rsidRDefault="00000000" w:rsidRPr="00000000" w14:paraId="00000930">
      <w:pPr>
        <w:rPr/>
      </w:pPr>
      <w:r w:rsidDel="00000000" w:rsidR="00000000" w:rsidRPr="00000000">
        <w:rPr>
          <w:rtl w:val="0"/>
        </w:rPr>
        <w:t xml:space="preserve">Rsyslog status: </w:t>
      </w:r>
      <w:hyperlink r:id="rId67">
        <w:r w:rsidDel="00000000" w:rsidR="00000000" w:rsidRPr="00000000">
          <w:rPr>
            <w:color w:val="1155cc"/>
            <w:u w:val="single"/>
            <w:rtl w:val="0"/>
          </w:rPr>
          <w:t xml:space="preserve">https://screenshot.googleplex.com/C2SRJ6dnnaJYZZ2</w:t>
        </w:r>
      </w:hyperlink>
      <w:r w:rsidDel="00000000" w:rsidR="00000000" w:rsidRPr="00000000">
        <w:rPr>
          <w:rtl w:val="0"/>
        </w:rPr>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ElasticSearch logs records:</w:t>
        <w:br w:type="textWrapping"/>
        <w:t xml:space="preserve">1. Alloydb-internal-logs: </w:t>
      </w:r>
    </w:p>
    <w:p w:rsidR="00000000" w:rsidDel="00000000" w:rsidP="00000000" w:rsidRDefault="00000000" w:rsidRPr="00000000" w14:paraId="00000933">
      <w:pPr>
        <w:numPr>
          <w:ilvl w:val="0"/>
          <w:numId w:val="54"/>
        </w:numPr>
        <w:ind w:left="720" w:hanging="360"/>
      </w:pPr>
      <w:r w:rsidDel="00000000" w:rsidR="00000000" w:rsidRPr="00000000">
        <w:rPr>
          <w:rtl w:val="0"/>
        </w:rPr>
        <w:t xml:space="preserve">Command: curl -s -X GET http://localhost:9200/_all/_search?q=programname=alloydb-internal-logs | jq</w:t>
      </w:r>
    </w:p>
    <w:p w:rsidR="00000000" w:rsidDel="00000000" w:rsidP="00000000" w:rsidRDefault="00000000" w:rsidRPr="00000000" w14:paraId="00000934">
      <w:pPr>
        <w:numPr>
          <w:ilvl w:val="0"/>
          <w:numId w:val="54"/>
        </w:numPr>
        <w:ind w:left="720" w:hanging="360"/>
      </w:pPr>
      <w:r w:rsidDel="00000000" w:rsidR="00000000" w:rsidRPr="00000000">
        <w:rPr>
          <w:rtl w:val="0"/>
        </w:rPr>
        <w:t xml:space="preserve">Screenshot: </w:t>
      </w:r>
      <w:hyperlink r:id="rId68">
        <w:r w:rsidDel="00000000" w:rsidR="00000000" w:rsidRPr="00000000">
          <w:rPr>
            <w:color w:val="1155cc"/>
            <w:u w:val="single"/>
            <w:rtl w:val="0"/>
          </w:rPr>
          <w:t xml:space="preserve">https://screenshot.googleplex.com/XeprfFXPcWQn5et</w:t>
        </w:r>
      </w:hyperlink>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2. Patroni: </w:t>
      </w:r>
    </w:p>
    <w:p w:rsidR="00000000" w:rsidDel="00000000" w:rsidP="00000000" w:rsidRDefault="00000000" w:rsidRPr="00000000" w14:paraId="00000936">
      <w:pPr>
        <w:numPr>
          <w:ilvl w:val="0"/>
          <w:numId w:val="51"/>
        </w:numPr>
        <w:ind w:left="720" w:hanging="360"/>
      </w:pPr>
      <w:r w:rsidDel="00000000" w:rsidR="00000000" w:rsidRPr="00000000">
        <w:rPr>
          <w:rtl w:val="0"/>
        </w:rPr>
        <w:t xml:space="preserve">Command: curl -s -X GET http://localhost:9200/_all/_search?q=programname=patroni | jq</w:t>
      </w:r>
    </w:p>
    <w:p w:rsidR="00000000" w:rsidDel="00000000" w:rsidP="00000000" w:rsidRDefault="00000000" w:rsidRPr="00000000" w14:paraId="00000937">
      <w:pPr>
        <w:numPr>
          <w:ilvl w:val="0"/>
          <w:numId w:val="51"/>
        </w:numPr>
        <w:ind w:left="720" w:hanging="360"/>
      </w:pPr>
      <w:r w:rsidDel="00000000" w:rsidR="00000000" w:rsidRPr="00000000">
        <w:rPr>
          <w:rtl w:val="0"/>
        </w:rPr>
        <w:t xml:space="preserve">Screenshot: </w:t>
      </w:r>
      <w:hyperlink r:id="rId69">
        <w:r w:rsidDel="00000000" w:rsidR="00000000" w:rsidRPr="00000000">
          <w:rPr>
            <w:color w:val="1155cc"/>
            <w:u w:val="single"/>
            <w:rtl w:val="0"/>
          </w:rPr>
          <w:t xml:space="preserve">https://screenshot.googleplex.com/AhVhttH58KzxHPx</w:t>
        </w:r>
      </w:hyperlink>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3. etcd: </w:t>
      </w:r>
    </w:p>
    <w:p w:rsidR="00000000" w:rsidDel="00000000" w:rsidP="00000000" w:rsidRDefault="00000000" w:rsidRPr="00000000" w14:paraId="00000939">
      <w:pPr>
        <w:numPr>
          <w:ilvl w:val="0"/>
          <w:numId w:val="51"/>
        </w:numPr>
        <w:ind w:left="720" w:hanging="360"/>
      </w:pPr>
      <w:r w:rsidDel="00000000" w:rsidR="00000000" w:rsidRPr="00000000">
        <w:rPr>
          <w:rtl w:val="0"/>
        </w:rPr>
        <w:t xml:space="preserve">Command: curl -s -X GET "http://localhost:9200/_all/_search?pretty" -H 'Content-Type: application/json' -d'</w:t>
      </w:r>
    </w:p>
    <w:p w:rsidR="00000000" w:rsidDel="00000000" w:rsidP="00000000" w:rsidRDefault="00000000" w:rsidRPr="00000000" w14:paraId="0000093A">
      <w:pPr>
        <w:ind w:left="720" w:firstLine="0"/>
        <w:rPr/>
      </w:pPr>
      <w:r w:rsidDel="00000000" w:rsidR="00000000" w:rsidRPr="00000000">
        <w:rPr>
          <w:rtl w:val="0"/>
        </w:rPr>
        <w:t xml:space="preserve">{</w:t>
      </w:r>
    </w:p>
    <w:p w:rsidR="00000000" w:rsidDel="00000000" w:rsidP="00000000" w:rsidRDefault="00000000" w:rsidRPr="00000000" w14:paraId="0000093B">
      <w:pPr>
        <w:ind w:left="720" w:firstLine="0"/>
        <w:rPr/>
      </w:pPr>
      <w:r w:rsidDel="00000000" w:rsidR="00000000" w:rsidRPr="00000000">
        <w:rPr>
          <w:rtl w:val="0"/>
        </w:rPr>
        <w:t xml:space="preserve">  "query": {</w:t>
      </w:r>
    </w:p>
    <w:p w:rsidR="00000000" w:rsidDel="00000000" w:rsidP="00000000" w:rsidRDefault="00000000" w:rsidRPr="00000000" w14:paraId="0000093C">
      <w:pPr>
        <w:ind w:left="720" w:firstLine="0"/>
        <w:rPr/>
      </w:pPr>
      <w:r w:rsidDel="00000000" w:rsidR="00000000" w:rsidRPr="00000000">
        <w:rPr>
          <w:rtl w:val="0"/>
        </w:rPr>
        <w:t xml:space="preserve">    "term": {</w:t>
      </w:r>
    </w:p>
    <w:p w:rsidR="00000000" w:rsidDel="00000000" w:rsidP="00000000" w:rsidRDefault="00000000" w:rsidRPr="00000000" w14:paraId="0000093D">
      <w:pPr>
        <w:ind w:left="720" w:firstLine="0"/>
        <w:rPr/>
      </w:pPr>
      <w:r w:rsidDel="00000000" w:rsidR="00000000" w:rsidRPr="00000000">
        <w:rPr>
          <w:rtl w:val="0"/>
        </w:rPr>
        <w:t xml:space="preserve">      "program.keyword": "etcd"</w:t>
      </w:r>
    </w:p>
    <w:p w:rsidR="00000000" w:rsidDel="00000000" w:rsidP="00000000" w:rsidRDefault="00000000" w:rsidRPr="00000000" w14:paraId="0000093E">
      <w:pPr>
        <w:ind w:left="720" w:firstLine="0"/>
        <w:rPr/>
      </w:pPr>
      <w:r w:rsidDel="00000000" w:rsidR="00000000" w:rsidRPr="00000000">
        <w:rPr>
          <w:rtl w:val="0"/>
        </w:rPr>
        <w:t xml:space="preserve">    }</w:t>
      </w:r>
    </w:p>
    <w:p w:rsidR="00000000" w:rsidDel="00000000" w:rsidP="00000000" w:rsidRDefault="00000000" w:rsidRPr="00000000" w14:paraId="0000093F">
      <w:pPr>
        <w:ind w:left="720" w:firstLine="0"/>
        <w:rPr/>
      </w:pPr>
      <w:r w:rsidDel="00000000" w:rsidR="00000000" w:rsidRPr="00000000">
        <w:rPr>
          <w:rtl w:val="0"/>
        </w:rPr>
        <w:t xml:space="preserve">  }</w:t>
      </w:r>
    </w:p>
    <w:p w:rsidR="00000000" w:rsidDel="00000000" w:rsidP="00000000" w:rsidRDefault="00000000" w:rsidRPr="00000000" w14:paraId="00000940">
      <w:pPr>
        <w:ind w:left="720" w:firstLine="0"/>
        <w:rPr/>
      </w:pPr>
      <w:r w:rsidDel="00000000" w:rsidR="00000000" w:rsidRPr="00000000">
        <w:rPr>
          <w:rtl w:val="0"/>
        </w:rPr>
        <w:t xml:space="preserve">}</w:t>
      </w:r>
    </w:p>
    <w:p w:rsidR="00000000" w:rsidDel="00000000" w:rsidP="00000000" w:rsidRDefault="00000000" w:rsidRPr="00000000" w14:paraId="00000941">
      <w:pPr>
        <w:ind w:left="720" w:firstLine="0"/>
        <w:rPr/>
      </w:pPr>
      <w:r w:rsidDel="00000000" w:rsidR="00000000" w:rsidRPr="00000000">
        <w:rPr>
          <w:rtl w:val="0"/>
        </w:rPr>
        <w:t xml:space="preserve">' | jq</w:t>
      </w:r>
    </w:p>
    <w:p w:rsidR="00000000" w:rsidDel="00000000" w:rsidP="00000000" w:rsidRDefault="00000000" w:rsidRPr="00000000" w14:paraId="00000942">
      <w:pPr>
        <w:ind w:left="720" w:firstLine="0"/>
        <w:rPr/>
      </w:pPr>
      <w:r w:rsidDel="00000000" w:rsidR="00000000" w:rsidRPr="00000000">
        <w:rPr>
          <w:rtl w:val="0"/>
        </w:rPr>
      </w:r>
    </w:p>
    <w:p w:rsidR="00000000" w:rsidDel="00000000" w:rsidP="00000000" w:rsidRDefault="00000000" w:rsidRPr="00000000" w14:paraId="00000943">
      <w:pPr>
        <w:numPr>
          <w:ilvl w:val="0"/>
          <w:numId w:val="51"/>
        </w:numPr>
        <w:ind w:left="720" w:hanging="360"/>
      </w:pPr>
      <w:r w:rsidDel="00000000" w:rsidR="00000000" w:rsidRPr="00000000">
        <w:rPr>
          <w:rtl w:val="0"/>
        </w:rPr>
        <w:t xml:space="preserve">Screenshot: </w:t>
      </w:r>
      <w:hyperlink r:id="rId70">
        <w:r w:rsidDel="00000000" w:rsidR="00000000" w:rsidRPr="00000000">
          <w:rPr>
            <w:color w:val="1155cc"/>
            <w:u w:val="single"/>
            <w:rtl w:val="0"/>
          </w:rPr>
          <w:t xml:space="preserve">https://screenshot.googleplex.com/APWC9KwFycwAnKZ</w:t>
        </w:r>
      </w:hyperlink>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4. Alloydbomni_monitor:</w:t>
      </w:r>
    </w:p>
    <w:p w:rsidR="00000000" w:rsidDel="00000000" w:rsidP="00000000" w:rsidRDefault="00000000" w:rsidRPr="00000000" w14:paraId="00000945">
      <w:pPr>
        <w:numPr>
          <w:ilvl w:val="0"/>
          <w:numId w:val="48"/>
        </w:numPr>
        <w:ind w:left="720" w:hanging="360"/>
      </w:pPr>
      <w:r w:rsidDel="00000000" w:rsidR="00000000" w:rsidRPr="00000000">
        <w:rPr>
          <w:rtl w:val="0"/>
        </w:rPr>
        <w:t xml:space="preserve">Command: curl -s -X GET "http://localhost:9200/_all/_search?pretty" -H 'Content-Type: application/json' -d'</w:t>
      </w:r>
    </w:p>
    <w:p w:rsidR="00000000" w:rsidDel="00000000" w:rsidP="00000000" w:rsidRDefault="00000000" w:rsidRPr="00000000" w14:paraId="00000946">
      <w:pPr>
        <w:ind w:left="720" w:firstLine="0"/>
        <w:rPr/>
      </w:pPr>
      <w:r w:rsidDel="00000000" w:rsidR="00000000" w:rsidRPr="00000000">
        <w:rPr>
          <w:rtl w:val="0"/>
        </w:rPr>
        <w:t xml:space="preserve">{</w:t>
      </w:r>
    </w:p>
    <w:p w:rsidR="00000000" w:rsidDel="00000000" w:rsidP="00000000" w:rsidRDefault="00000000" w:rsidRPr="00000000" w14:paraId="00000947">
      <w:pPr>
        <w:ind w:left="720" w:firstLine="0"/>
        <w:rPr/>
      </w:pPr>
      <w:r w:rsidDel="00000000" w:rsidR="00000000" w:rsidRPr="00000000">
        <w:rPr>
          <w:rtl w:val="0"/>
        </w:rPr>
        <w:t xml:space="preserve">  "query": {</w:t>
      </w:r>
    </w:p>
    <w:p w:rsidR="00000000" w:rsidDel="00000000" w:rsidP="00000000" w:rsidRDefault="00000000" w:rsidRPr="00000000" w14:paraId="00000948">
      <w:pPr>
        <w:ind w:left="720" w:firstLine="0"/>
        <w:rPr/>
      </w:pPr>
      <w:r w:rsidDel="00000000" w:rsidR="00000000" w:rsidRPr="00000000">
        <w:rPr>
          <w:rtl w:val="0"/>
        </w:rPr>
        <w:t xml:space="preserve">    "term": {</w:t>
      </w:r>
    </w:p>
    <w:p w:rsidR="00000000" w:rsidDel="00000000" w:rsidP="00000000" w:rsidRDefault="00000000" w:rsidRPr="00000000" w14:paraId="00000949">
      <w:pPr>
        <w:ind w:left="720" w:firstLine="0"/>
        <w:rPr/>
      </w:pPr>
      <w:r w:rsidDel="00000000" w:rsidR="00000000" w:rsidRPr="00000000">
        <w:rPr>
          <w:rtl w:val="0"/>
        </w:rPr>
        <w:t xml:space="preserve">      "program.keyword": "alloydbomni_monitor"</w:t>
      </w:r>
    </w:p>
    <w:p w:rsidR="00000000" w:rsidDel="00000000" w:rsidP="00000000" w:rsidRDefault="00000000" w:rsidRPr="00000000" w14:paraId="0000094A">
      <w:pPr>
        <w:ind w:left="720" w:firstLine="0"/>
        <w:rPr/>
      </w:pPr>
      <w:r w:rsidDel="00000000" w:rsidR="00000000" w:rsidRPr="00000000">
        <w:rPr>
          <w:rtl w:val="0"/>
        </w:rPr>
        <w:t xml:space="preserve">    }</w:t>
      </w:r>
    </w:p>
    <w:p w:rsidR="00000000" w:rsidDel="00000000" w:rsidP="00000000" w:rsidRDefault="00000000" w:rsidRPr="00000000" w14:paraId="0000094B">
      <w:pPr>
        <w:ind w:left="720" w:firstLine="0"/>
        <w:rPr/>
      </w:pPr>
      <w:r w:rsidDel="00000000" w:rsidR="00000000" w:rsidRPr="00000000">
        <w:rPr>
          <w:rtl w:val="0"/>
        </w:rPr>
        <w:t xml:space="preserve">  }</w:t>
      </w:r>
    </w:p>
    <w:p w:rsidR="00000000" w:rsidDel="00000000" w:rsidP="00000000" w:rsidRDefault="00000000" w:rsidRPr="00000000" w14:paraId="0000094C">
      <w:pPr>
        <w:ind w:left="720" w:firstLine="0"/>
        <w:rPr/>
      </w:pPr>
      <w:r w:rsidDel="00000000" w:rsidR="00000000" w:rsidRPr="00000000">
        <w:rPr>
          <w:rtl w:val="0"/>
        </w:rPr>
        <w:t xml:space="preserve">}</w:t>
      </w:r>
    </w:p>
    <w:p w:rsidR="00000000" w:rsidDel="00000000" w:rsidP="00000000" w:rsidRDefault="00000000" w:rsidRPr="00000000" w14:paraId="0000094D">
      <w:pPr>
        <w:ind w:left="720" w:firstLine="0"/>
        <w:rPr/>
      </w:pPr>
      <w:r w:rsidDel="00000000" w:rsidR="00000000" w:rsidRPr="00000000">
        <w:rPr>
          <w:rtl w:val="0"/>
        </w:rPr>
        <w:t xml:space="preserve">' | jq</w:t>
      </w:r>
    </w:p>
    <w:p w:rsidR="00000000" w:rsidDel="00000000" w:rsidP="00000000" w:rsidRDefault="00000000" w:rsidRPr="00000000" w14:paraId="0000094E">
      <w:pPr>
        <w:ind w:left="720" w:firstLine="0"/>
        <w:rPr/>
      </w:pPr>
      <w:r w:rsidDel="00000000" w:rsidR="00000000" w:rsidRPr="00000000">
        <w:rPr>
          <w:rtl w:val="0"/>
        </w:rPr>
      </w:r>
    </w:p>
    <w:p w:rsidR="00000000" w:rsidDel="00000000" w:rsidP="00000000" w:rsidRDefault="00000000" w:rsidRPr="00000000" w14:paraId="0000094F">
      <w:pPr>
        <w:numPr>
          <w:ilvl w:val="0"/>
          <w:numId w:val="48"/>
        </w:numPr>
        <w:ind w:left="720" w:hanging="360"/>
      </w:pPr>
      <w:r w:rsidDel="00000000" w:rsidR="00000000" w:rsidRPr="00000000">
        <w:rPr>
          <w:rtl w:val="0"/>
        </w:rPr>
        <w:t xml:space="preserve">Screenshot: </w:t>
      </w:r>
      <w:hyperlink r:id="rId71">
        <w:r w:rsidDel="00000000" w:rsidR="00000000" w:rsidRPr="00000000">
          <w:rPr>
            <w:color w:val="1155cc"/>
            <w:u w:val="single"/>
            <w:rtl w:val="0"/>
          </w:rPr>
          <w:t xml:space="preserve">https://screenshot.googleplex.com/42265zSqijp983y</w:t>
        </w:r>
      </w:hyperlink>
      <w:r w:rsidDel="00000000" w:rsidR="00000000" w:rsidRPr="00000000">
        <w:rPr>
          <w:rtl w:val="0"/>
        </w:rPr>
      </w:r>
    </w:p>
    <w:p w:rsidR="00000000" w:rsidDel="00000000" w:rsidP="00000000" w:rsidRDefault="00000000" w:rsidRPr="00000000" w14:paraId="00000950">
      <w:pPr>
        <w:ind w:left="720" w:firstLine="0"/>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Sample logs:</w:t>
      </w:r>
    </w:p>
    <w:p w:rsidR="00000000" w:rsidDel="00000000" w:rsidP="00000000" w:rsidRDefault="00000000" w:rsidRPr="00000000" w14:paraId="00000952">
      <w:pPr>
        <w:rPr/>
      </w:pPr>
      <w:r w:rsidDel="00000000" w:rsidR="00000000" w:rsidRPr="00000000">
        <w:rPr>
          <w:rtl w:val="0"/>
        </w:rPr>
        <w:t xml:space="preserve">5. Pgbouncer:</w:t>
      </w:r>
    </w:p>
    <w:p w:rsidR="00000000" w:rsidDel="00000000" w:rsidP="00000000" w:rsidRDefault="00000000" w:rsidRPr="00000000" w14:paraId="00000953">
      <w:pPr>
        <w:numPr>
          <w:ilvl w:val="0"/>
          <w:numId w:val="33"/>
        </w:numPr>
        <w:ind w:left="720" w:hanging="360"/>
      </w:pPr>
      <w:r w:rsidDel="00000000" w:rsidR="00000000" w:rsidRPr="00000000">
        <w:rPr>
          <w:rtl w:val="0"/>
        </w:rPr>
        <w:t xml:space="preserve">Command: curl -s -X GET http://localhost:9200/_all/_search?q=programname=pgbouncer | jq</w:t>
      </w:r>
    </w:p>
    <w:p w:rsidR="00000000" w:rsidDel="00000000" w:rsidP="00000000" w:rsidRDefault="00000000" w:rsidRPr="00000000" w14:paraId="00000954">
      <w:pPr>
        <w:numPr>
          <w:ilvl w:val="0"/>
          <w:numId w:val="33"/>
        </w:numPr>
        <w:ind w:left="720" w:hanging="360"/>
      </w:pPr>
      <w:r w:rsidDel="00000000" w:rsidR="00000000" w:rsidRPr="00000000">
        <w:rPr>
          <w:rtl w:val="0"/>
        </w:rPr>
        <w:t xml:space="preserve">Screenshot: </w:t>
      </w:r>
      <w:hyperlink r:id="rId72">
        <w:r w:rsidDel="00000000" w:rsidR="00000000" w:rsidRPr="00000000">
          <w:rPr>
            <w:color w:val="1155cc"/>
            <w:u w:val="single"/>
            <w:rtl w:val="0"/>
          </w:rPr>
          <w:t xml:space="preserve">https://screenshot.googleplex.com/BGHuWkxzYCQmuxo</w:t>
        </w:r>
      </w:hyperlink>
      <w:r w:rsidDel="00000000" w:rsidR="00000000" w:rsidRPr="00000000">
        <w:rPr>
          <w:rtl w:val="0"/>
        </w:rPr>
      </w:r>
    </w:p>
    <w:p w:rsidR="00000000" w:rsidDel="00000000" w:rsidP="00000000" w:rsidRDefault="00000000" w:rsidRPr="00000000" w14:paraId="00000955">
      <w:pPr>
        <w:ind w:left="720" w:firstLine="0"/>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6. Pgbackrest:</w:t>
      </w:r>
    </w:p>
    <w:p w:rsidR="00000000" w:rsidDel="00000000" w:rsidP="00000000" w:rsidRDefault="00000000" w:rsidRPr="00000000" w14:paraId="00000957">
      <w:pPr>
        <w:numPr>
          <w:ilvl w:val="0"/>
          <w:numId w:val="65"/>
        </w:numPr>
        <w:ind w:left="720" w:hanging="360"/>
      </w:pPr>
      <w:r w:rsidDel="00000000" w:rsidR="00000000" w:rsidRPr="00000000">
        <w:rPr>
          <w:rtl w:val="0"/>
        </w:rPr>
        <w:t xml:space="preserve">Command: curl -s -X GET http://localhost:9200/_all/_search?q=programname=pgbackrest | jq</w:t>
      </w:r>
    </w:p>
    <w:p w:rsidR="00000000" w:rsidDel="00000000" w:rsidP="00000000" w:rsidRDefault="00000000" w:rsidRPr="00000000" w14:paraId="00000958">
      <w:pPr>
        <w:numPr>
          <w:ilvl w:val="0"/>
          <w:numId w:val="65"/>
        </w:numPr>
        <w:ind w:left="720" w:hanging="360"/>
      </w:pPr>
      <w:r w:rsidDel="00000000" w:rsidR="00000000" w:rsidRPr="00000000">
        <w:rPr>
          <w:rtl w:val="0"/>
        </w:rPr>
        <w:t xml:space="preserve">Screenshot: </w:t>
      </w:r>
      <w:hyperlink r:id="rId73">
        <w:r w:rsidDel="00000000" w:rsidR="00000000" w:rsidRPr="00000000">
          <w:rPr>
            <w:color w:val="1155cc"/>
            <w:u w:val="single"/>
            <w:rtl w:val="0"/>
          </w:rPr>
          <w:t xml:space="preserve">https://screenshot.googleplex.com/6YgdELYyQMnb58h</w:t>
        </w:r>
      </w:hyperlink>
      <w:r w:rsidDel="00000000" w:rsidR="00000000" w:rsidRPr="00000000">
        <w:rPr>
          <w:rtl w:val="0"/>
        </w:rPr>
      </w:r>
    </w:p>
    <w:p w:rsidR="00000000" w:rsidDel="00000000" w:rsidP="00000000" w:rsidRDefault="00000000" w:rsidRPr="00000000" w14:paraId="00000959">
      <w:pPr>
        <w:ind w:left="720" w:firstLine="0"/>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7. Keepalived:</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numPr>
          <w:ilvl w:val="0"/>
          <w:numId w:val="65"/>
        </w:numPr>
        <w:ind w:left="720" w:hanging="360"/>
      </w:pPr>
      <w:r w:rsidDel="00000000" w:rsidR="00000000" w:rsidRPr="00000000">
        <w:rPr>
          <w:rtl w:val="0"/>
        </w:rPr>
        <w:t xml:space="preserve">Command: curl -s -X GET http://localhost:9200/_all/_search?q=programname=keepalived | jq</w:t>
      </w:r>
    </w:p>
    <w:p w:rsidR="00000000" w:rsidDel="00000000" w:rsidP="00000000" w:rsidRDefault="00000000" w:rsidRPr="00000000" w14:paraId="0000095D">
      <w:pPr>
        <w:numPr>
          <w:ilvl w:val="0"/>
          <w:numId w:val="65"/>
        </w:numPr>
        <w:ind w:left="720" w:hanging="360"/>
      </w:pPr>
      <w:r w:rsidDel="00000000" w:rsidR="00000000" w:rsidRPr="00000000">
        <w:rPr>
          <w:rtl w:val="0"/>
        </w:rPr>
        <w:t xml:space="preserve">Screenshot: </w:t>
      </w:r>
      <w:hyperlink r:id="rId74">
        <w:r w:rsidDel="00000000" w:rsidR="00000000" w:rsidRPr="00000000">
          <w:rPr>
            <w:color w:val="1155cc"/>
            <w:u w:val="single"/>
            <w:rtl w:val="0"/>
          </w:rPr>
          <w:t xml:space="preserve">https://screenshot.googleplex.com/8oiomz2McBTLX5Q</w:t>
        </w:r>
      </w:hyperlink>
      <w:r w:rsidDel="00000000" w:rsidR="00000000" w:rsidRPr="00000000">
        <w:rPr>
          <w:rtl w:val="0"/>
        </w:rPr>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8. HA proxy:</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numPr>
          <w:ilvl w:val="0"/>
          <w:numId w:val="65"/>
        </w:numPr>
        <w:ind w:left="720" w:hanging="360"/>
      </w:pPr>
      <w:r w:rsidDel="00000000" w:rsidR="00000000" w:rsidRPr="00000000">
        <w:rPr>
          <w:rtl w:val="0"/>
        </w:rPr>
        <w:t xml:space="preserve">Command: curl -s -X GET http://localhost:9200/_all/_search?q=programname=haproxy | jq</w:t>
      </w:r>
    </w:p>
    <w:p w:rsidR="00000000" w:rsidDel="00000000" w:rsidP="00000000" w:rsidRDefault="00000000" w:rsidRPr="00000000" w14:paraId="00000962">
      <w:pPr>
        <w:numPr>
          <w:ilvl w:val="0"/>
          <w:numId w:val="65"/>
        </w:numPr>
        <w:ind w:left="720" w:hanging="360"/>
      </w:pPr>
      <w:r w:rsidDel="00000000" w:rsidR="00000000" w:rsidRPr="00000000">
        <w:rPr>
          <w:rtl w:val="0"/>
        </w:rPr>
        <w:t xml:space="preserve">Screenshot: </w:t>
      </w:r>
      <w:hyperlink r:id="rId75">
        <w:r w:rsidDel="00000000" w:rsidR="00000000" w:rsidRPr="00000000">
          <w:rPr>
            <w:color w:val="1155cc"/>
            <w:u w:val="single"/>
            <w:rtl w:val="0"/>
          </w:rPr>
          <w:t xml:space="preserve">https://screenshot.googleplex.com/BX4Gob32d4os8wC</w:t>
        </w:r>
      </w:hyperlink>
      <w:r w:rsidDel="00000000" w:rsidR="00000000" w:rsidRPr="00000000">
        <w:rPr>
          <w:rtl w:val="0"/>
        </w:rPr>
      </w:r>
    </w:p>
    <w:p w:rsidR="00000000" w:rsidDel="00000000" w:rsidP="00000000" w:rsidRDefault="00000000" w:rsidRPr="00000000" w14:paraId="00000963">
      <w:pPr>
        <w:ind w:left="720" w:firstLine="0"/>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vse5s4ibi6e" w:id="138"/>
      <w:bookmarkEnd w:id="1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Metric comparision</w:t>
      </w:r>
      <w:r w:rsidDel="00000000" w:rsidR="00000000" w:rsidRPr="00000000">
        <w:rPr>
          <w:rtl w:val="0"/>
        </w:rPr>
      </w:r>
    </w:p>
    <w:p w:rsidR="00000000" w:rsidDel="00000000" w:rsidP="00000000" w:rsidRDefault="00000000" w:rsidRPr="00000000" w14:paraId="00000967">
      <w:pPr>
        <w:rPr/>
      </w:pPr>
      <w:r w:rsidDel="00000000" w:rsidR="00000000" w:rsidRPr="00000000">
        <w:rPr>
          <w:rtl w:val="0"/>
        </w:rPr>
      </w:r>
    </w:p>
    <w:tbl>
      <w:tblPr>
        <w:tblStyle w:val="Table3"/>
        <w:tblW w:w="114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0"/>
        <w:gridCol w:w="5730"/>
        <w:tblGridChange w:id="0">
          <w:tblGrid>
            <w:gridCol w:w="5700"/>
            <w:gridCol w:w="5730"/>
          </w:tblGrid>
        </w:tblGridChange>
      </w:tblGrid>
      <w:tr>
        <w:trPr>
          <w:cantSplit w:val="0"/>
          <w:tblHeader w:val="0"/>
        </w:trPr>
        <w:tc>
          <w:tcPr/>
          <w:p w:rsidR="00000000" w:rsidDel="00000000" w:rsidP="00000000" w:rsidRDefault="00000000" w:rsidRPr="00000000" w14:paraId="00000968">
            <w:pPr>
              <w:widowControl w:val="0"/>
              <w:spacing w:line="240" w:lineRule="auto"/>
              <w:jc w:val="center"/>
              <w:rPr>
                <w:b w:val="1"/>
                <w:bCs w:val="1"/>
              </w:rPr>
            </w:pPr>
            <w:r w:rsidDel="00000000" w:rsidR="00000000" w:rsidRPr="00000000">
              <w:rPr>
                <w:b w:val="1"/>
                <w:bCs w:val="1"/>
                <w:rtl w:val="0"/>
              </w:rPr>
              <w:t xml:space="preserve">User Guide Metrics</w:t>
            </w:r>
          </w:p>
        </w:tc>
        <w:tc>
          <w:tcPr/>
          <w:p w:rsidR="00000000" w:rsidDel="00000000" w:rsidP="00000000" w:rsidRDefault="00000000" w:rsidRPr="00000000" w14:paraId="00000969">
            <w:pPr>
              <w:widowControl w:val="0"/>
              <w:spacing w:line="240" w:lineRule="auto"/>
              <w:jc w:val="center"/>
              <w:rPr>
                <w:b w:val="1"/>
                <w:bCs w:val="1"/>
              </w:rPr>
            </w:pPr>
            <w:r w:rsidDel="00000000" w:rsidR="00000000" w:rsidRPr="00000000">
              <w:rPr>
                <w:b w:val="1"/>
                <w:bCs w:val="1"/>
                <w:rtl w:val="0"/>
              </w:rPr>
              <w:t xml:space="preserve">Exposed Metrics</w:t>
            </w:r>
          </w:p>
        </w:tc>
      </w:tr>
      <w:tr>
        <w:trPr>
          <w:cantSplit w:val="0"/>
          <w:tblHeader w:val="0"/>
        </w:trPr>
        <w:tc>
          <w:tcPr/>
          <w:p w:rsidR="00000000" w:rsidDel="00000000" w:rsidP="00000000" w:rsidRDefault="00000000" w:rsidRPr="00000000" w14:paraId="0000096A">
            <w:pPr>
              <w:widowControl w:val="0"/>
              <w:spacing w:line="240" w:lineRule="auto"/>
              <w:rPr/>
            </w:pPr>
            <w:r w:rsidDel="00000000" w:rsidR="00000000" w:rsidRPr="00000000">
              <w:rPr>
                <w:rtl w:val="0"/>
              </w:rPr>
              <w:t xml:space="preserve">alloydb_omni_database_postgresql_backends</w:t>
            </w:r>
          </w:p>
          <w:p w:rsidR="00000000" w:rsidDel="00000000" w:rsidP="00000000" w:rsidRDefault="00000000" w:rsidRPr="00000000" w14:paraId="0000096B">
            <w:pPr>
              <w:widowControl w:val="0"/>
              <w:spacing w:line="240" w:lineRule="auto"/>
              <w:rPr/>
            </w:pPr>
            <w:r w:rsidDel="00000000" w:rsidR="00000000" w:rsidRPr="00000000">
              <w:rPr>
                <w:rtl w:val="0"/>
              </w:rPr>
              <w:t xml:space="preserve">alloydb_omni_database_postgresql_backends_for_top_databases</w:t>
            </w:r>
          </w:p>
          <w:p w:rsidR="00000000" w:rsidDel="00000000" w:rsidP="00000000" w:rsidRDefault="00000000" w:rsidRPr="00000000" w14:paraId="0000096C">
            <w:pPr>
              <w:widowControl w:val="0"/>
              <w:spacing w:line="240" w:lineRule="auto"/>
              <w:rPr/>
            </w:pPr>
            <w:r w:rsidDel="00000000" w:rsidR="00000000" w:rsidRPr="00000000">
              <w:rPr>
                <w:rtl w:val="0"/>
              </w:rPr>
              <w:t xml:space="preserve">alloydb_omni_database_postgresql_blks_hit_for_top_databases_count_total</w:t>
            </w:r>
          </w:p>
          <w:p w:rsidR="00000000" w:rsidDel="00000000" w:rsidP="00000000" w:rsidRDefault="00000000" w:rsidRPr="00000000" w14:paraId="0000096D">
            <w:pPr>
              <w:widowControl w:val="0"/>
              <w:spacing w:line="240" w:lineRule="auto"/>
              <w:rPr/>
            </w:pPr>
            <w:r w:rsidDel="00000000" w:rsidR="00000000" w:rsidRPr="00000000">
              <w:rPr>
                <w:rtl w:val="0"/>
              </w:rPr>
              <w:t xml:space="preserve">Alloydb_omni_database_postgresql_blks_read_for_top_databases_count_total</w:t>
            </w:r>
          </w:p>
          <w:p w:rsidR="00000000" w:rsidDel="00000000" w:rsidP="00000000" w:rsidRDefault="00000000" w:rsidRPr="00000000" w14:paraId="0000096E">
            <w:pPr>
              <w:widowControl w:val="0"/>
              <w:spacing w:line="240" w:lineRule="auto"/>
              <w:rPr/>
            </w:pPr>
            <w:r w:rsidDel="00000000" w:rsidR="00000000" w:rsidRPr="00000000">
              <w:rPr>
                <w:rtl w:val="0"/>
              </w:rPr>
            </w:r>
          </w:p>
          <w:p w:rsidR="00000000" w:rsidDel="00000000" w:rsidP="00000000" w:rsidRDefault="00000000" w:rsidRPr="00000000" w14:paraId="0000096F">
            <w:pPr>
              <w:widowControl w:val="0"/>
              <w:spacing w:line="240" w:lineRule="auto"/>
              <w:rPr/>
            </w:pPr>
            <w:r w:rsidDel="00000000" w:rsidR="00000000" w:rsidRPr="00000000">
              <w:rPr>
                <w:rtl w:val="0"/>
              </w:rPr>
              <w:t xml:space="preserve">alloydb_omni_database_postgresql_committed_transactions_for_top_databases_count_total</w:t>
            </w:r>
          </w:p>
          <w:p w:rsidR="00000000" w:rsidDel="00000000" w:rsidP="00000000" w:rsidRDefault="00000000" w:rsidRPr="00000000" w14:paraId="00000970">
            <w:pPr>
              <w:widowControl w:val="0"/>
              <w:spacing w:line="240" w:lineRule="auto"/>
              <w:rPr/>
            </w:pPr>
            <w:r w:rsidDel="00000000" w:rsidR="00000000" w:rsidRPr="00000000">
              <w:rPr>
                <w:rtl w:val="0"/>
              </w:rPr>
              <w:t xml:space="preserve">alloydb_omni_database_postgresql_deadlock_for_top_databases_count_total</w:t>
            </w:r>
          </w:p>
          <w:p w:rsidR="00000000" w:rsidDel="00000000" w:rsidP="00000000" w:rsidRDefault="00000000" w:rsidRPr="00000000" w14:paraId="00000971">
            <w:pPr>
              <w:widowControl w:val="0"/>
              <w:spacing w:line="240" w:lineRule="auto"/>
              <w:rPr/>
            </w:pPr>
            <w:r w:rsidDel="00000000" w:rsidR="00000000" w:rsidRPr="00000000">
              <w:rPr>
                <w:rtl w:val="0"/>
              </w:rPr>
              <w:t xml:space="preserve">alloydb_omni_database_postgresql_max_connections</w:t>
            </w:r>
          </w:p>
          <w:p w:rsidR="00000000" w:rsidDel="00000000" w:rsidP="00000000" w:rsidRDefault="00000000" w:rsidRPr="00000000" w14:paraId="00000972">
            <w:pPr>
              <w:widowControl w:val="0"/>
              <w:spacing w:line="240" w:lineRule="auto"/>
              <w:rPr/>
            </w:pPr>
            <w:r w:rsidDel="00000000" w:rsidR="00000000" w:rsidRPr="00000000">
              <w:rPr>
                <w:rtl w:val="0"/>
              </w:rPr>
              <w:t xml:space="preserve">alloydb_omni_database_postgresql_new_connections_for_top_databases_count_total</w:t>
            </w:r>
          </w:p>
          <w:p w:rsidR="00000000" w:rsidDel="00000000" w:rsidP="00000000" w:rsidRDefault="00000000" w:rsidRPr="00000000" w14:paraId="00000973">
            <w:pPr>
              <w:widowControl w:val="0"/>
              <w:spacing w:line="240" w:lineRule="auto"/>
              <w:rPr/>
            </w:pPr>
            <w:r w:rsidDel="00000000" w:rsidR="00000000" w:rsidRPr="00000000">
              <w:rPr>
                <w:rtl w:val="0"/>
              </w:rPr>
              <w:t xml:space="preserve">alloydb_omni_database_postgresql_rolledback_transactions_for_top_databases_count_total</w:t>
            </w:r>
          </w:p>
          <w:p w:rsidR="00000000" w:rsidDel="00000000" w:rsidP="00000000" w:rsidRDefault="00000000" w:rsidRPr="00000000" w14:paraId="00000974">
            <w:pPr>
              <w:widowControl w:val="0"/>
              <w:spacing w:line="240" w:lineRule="auto"/>
              <w:rPr/>
            </w:pPr>
            <w:r w:rsidDel="00000000" w:rsidR="00000000" w:rsidRPr="00000000">
              <w:rPr>
                <w:rtl w:val="0"/>
              </w:rPr>
              <w:t xml:space="preserve">alloydb_omni_database_postgresql_size_byte</w:t>
            </w:r>
          </w:p>
          <w:p w:rsidR="00000000" w:rsidDel="00000000" w:rsidP="00000000" w:rsidRDefault="00000000" w:rsidRPr="00000000" w14:paraId="00000975">
            <w:pPr>
              <w:widowControl w:val="0"/>
              <w:spacing w:line="240" w:lineRule="auto"/>
              <w:rPr/>
            </w:pPr>
            <w:r w:rsidDel="00000000" w:rsidR="00000000" w:rsidRPr="00000000">
              <w:rPr>
                <w:rtl w:val="0"/>
              </w:rPr>
              <w:t xml:space="preserve">alloydb_omni_database_postgresql_temp_bytes_written_for_top_databases_count_total</w:t>
            </w:r>
          </w:p>
          <w:p w:rsidR="00000000" w:rsidDel="00000000" w:rsidP="00000000" w:rsidRDefault="00000000" w:rsidRPr="00000000" w14:paraId="00000976">
            <w:pPr>
              <w:widowControl w:val="0"/>
              <w:spacing w:line="240" w:lineRule="auto"/>
              <w:rPr/>
            </w:pPr>
            <w:r w:rsidDel="00000000" w:rsidR="00000000" w:rsidRPr="00000000">
              <w:rPr>
                <w:rtl w:val="0"/>
              </w:rPr>
              <w:t xml:space="preserve">Alloydb_omni_database_postgresql_temp_files_written_for_top_databases_count_total</w:t>
            </w:r>
          </w:p>
          <w:p w:rsidR="00000000" w:rsidDel="00000000" w:rsidP="00000000" w:rsidRDefault="00000000" w:rsidRPr="00000000" w14:paraId="00000977">
            <w:pPr>
              <w:widowControl w:val="0"/>
              <w:spacing w:line="240" w:lineRule="auto"/>
              <w:rPr/>
            </w:pPr>
            <w:r w:rsidDel="00000000" w:rsidR="00000000" w:rsidRPr="00000000">
              <w:rPr>
                <w:rtl w:val="0"/>
              </w:rPr>
            </w:r>
          </w:p>
          <w:p w:rsidR="00000000" w:rsidDel="00000000" w:rsidP="00000000" w:rsidRDefault="00000000" w:rsidRPr="00000000" w14:paraId="00000978">
            <w:pPr>
              <w:widowControl w:val="0"/>
              <w:spacing w:line="240" w:lineRule="auto"/>
              <w:rPr/>
            </w:pPr>
            <w:r w:rsidDel="00000000" w:rsidR="00000000" w:rsidRPr="00000000">
              <w:rPr>
                <w:rtl w:val="0"/>
              </w:rPr>
            </w:r>
          </w:p>
          <w:p w:rsidR="00000000" w:rsidDel="00000000" w:rsidP="00000000" w:rsidRDefault="00000000" w:rsidRPr="00000000" w14:paraId="00000979">
            <w:pPr>
              <w:widowControl w:val="0"/>
              <w:spacing w:line="240" w:lineRule="auto"/>
              <w:rPr>
                <w:color w:val="c5221f"/>
              </w:rPr>
            </w:pPr>
            <w:r w:rsidDel="00000000" w:rsidR="00000000" w:rsidRPr="00000000">
              <w:rPr>
                <w:color w:val="c5221f"/>
                <w:rtl w:val="0"/>
              </w:rPr>
              <w:t xml:space="preserve">alloydb_omni_database_postgresql_tuples</w:t>
            </w:r>
          </w:p>
          <w:p w:rsidR="00000000" w:rsidDel="00000000" w:rsidP="00000000" w:rsidRDefault="00000000" w:rsidRPr="00000000" w14:paraId="0000097A">
            <w:pPr>
              <w:widowControl w:val="0"/>
              <w:spacing w:line="240" w:lineRule="auto"/>
              <w:rPr/>
            </w:pPr>
            <w:r w:rsidDel="00000000" w:rsidR="00000000" w:rsidRPr="00000000">
              <w:rPr>
                <w:rtl w:val="0"/>
              </w:rPr>
              <w:t xml:space="preserve">alloydb_omni_database_postgresql_tuples_deleted_for_top_databases_count_total</w:t>
            </w:r>
          </w:p>
          <w:p w:rsidR="00000000" w:rsidDel="00000000" w:rsidP="00000000" w:rsidRDefault="00000000" w:rsidRPr="00000000" w14:paraId="0000097B">
            <w:pPr>
              <w:widowControl w:val="0"/>
              <w:spacing w:line="240" w:lineRule="auto"/>
              <w:rPr/>
            </w:pPr>
            <w:r w:rsidDel="00000000" w:rsidR="00000000" w:rsidRPr="00000000">
              <w:rPr>
                <w:rtl w:val="0"/>
              </w:rPr>
              <w:t xml:space="preserve">alloydb_omni_database_postgresql_tuples_fetched_for_top_databases_count_total</w:t>
            </w:r>
          </w:p>
          <w:p w:rsidR="00000000" w:rsidDel="00000000" w:rsidP="00000000" w:rsidRDefault="00000000" w:rsidRPr="00000000" w14:paraId="0000097C">
            <w:pPr>
              <w:widowControl w:val="0"/>
              <w:spacing w:line="240" w:lineRule="auto"/>
              <w:rPr/>
            </w:pPr>
            <w:r w:rsidDel="00000000" w:rsidR="00000000" w:rsidRPr="00000000">
              <w:rPr>
                <w:rtl w:val="0"/>
              </w:rPr>
              <w:t xml:space="preserve">alloydb_omni_database_postgresql_tuples_inserted_for_top_databases_count_total</w:t>
            </w:r>
          </w:p>
          <w:p w:rsidR="00000000" w:rsidDel="00000000" w:rsidP="00000000" w:rsidRDefault="00000000" w:rsidRPr="00000000" w14:paraId="0000097D">
            <w:pPr>
              <w:widowControl w:val="0"/>
              <w:spacing w:line="240" w:lineRule="auto"/>
              <w:rPr/>
            </w:pPr>
            <w:r w:rsidDel="00000000" w:rsidR="00000000" w:rsidRPr="00000000">
              <w:rPr>
                <w:rtl w:val="0"/>
              </w:rPr>
              <w:t xml:space="preserve">alloydb_omni_database_postgresql_tuples_returned_for_top_databases_count_total</w:t>
            </w:r>
          </w:p>
          <w:p w:rsidR="00000000" w:rsidDel="00000000" w:rsidP="00000000" w:rsidRDefault="00000000" w:rsidRPr="00000000" w14:paraId="0000097E">
            <w:pPr>
              <w:widowControl w:val="0"/>
              <w:spacing w:line="240" w:lineRule="auto"/>
              <w:rPr/>
            </w:pPr>
            <w:r w:rsidDel="00000000" w:rsidR="00000000" w:rsidRPr="00000000">
              <w:rPr>
                <w:rtl w:val="0"/>
              </w:rPr>
              <w:t xml:space="preserve">alloydb_omni_database_postgresql_tuples_updated_for_top_databases_count_total</w:t>
            </w:r>
          </w:p>
          <w:p w:rsidR="00000000" w:rsidDel="00000000" w:rsidP="00000000" w:rsidRDefault="00000000" w:rsidRPr="00000000" w14:paraId="0000097F">
            <w:pPr>
              <w:widowControl w:val="0"/>
              <w:spacing w:line="240" w:lineRule="auto"/>
              <w:rPr/>
            </w:pPr>
            <w:r w:rsidDel="00000000" w:rsidR="00000000" w:rsidRPr="00000000">
              <w:rPr>
                <w:rtl w:val="0"/>
              </w:rPr>
              <w:t xml:space="preserve">alloydb_omni_database_postgresql_up</w:t>
            </w:r>
          </w:p>
          <w:p w:rsidR="00000000" w:rsidDel="00000000" w:rsidP="00000000" w:rsidRDefault="00000000" w:rsidRPr="00000000" w14:paraId="00000980">
            <w:pPr>
              <w:widowControl w:val="0"/>
              <w:spacing w:line="240" w:lineRule="auto"/>
              <w:rPr/>
            </w:pPr>
            <w:r w:rsidDel="00000000" w:rsidR="00000000" w:rsidRPr="00000000">
              <w:rPr>
                <w:rtl w:val="0"/>
              </w:rPr>
              <w:t xml:space="preserve">alloydb_omni_database_postgresql_uptime_second</w:t>
            </w:r>
          </w:p>
          <w:p w:rsidR="00000000" w:rsidDel="00000000" w:rsidP="00000000" w:rsidRDefault="00000000" w:rsidRPr="00000000" w14:paraId="00000981">
            <w:pPr>
              <w:widowControl w:val="0"/>
              <w:spacing w:line="240" w:lineRule="auto"/>
              <w:rPr/>
            </w:pPr>
            <w:r w:rsidDel="00000000" w:rsidR="00000000" w:rsidRPr="00000000">
              <w:rPr>
                <w:rtl w:val="0"/>
              </w:rPr>
              <w:t xml:space="preserve">alloydb_omni_database_postgresql_vacuum_oldest_transaction_age</w:t>
            </w:r>
          </w:p>
          <w:p w:rsidR="00000000" w:rsidDel="00000000" w:rsidP="00000000" w:rsidRDefault="00000000" w:rsidRPr="00000000" w14:paraId="00000982">
            <w:pPr>
              <w:widowControl w:val="0"/>
              <w:spacing w:line="240" w:lineRule="auto"/>
              <w:rPr/>
            </w:pPr>
            <w:r w:rsidDel="00000000" w:rsidR="00000000" w:rsidRPr="00000000">
              <w:rPr>
                <w:rtl w:val="0"/>
              </w:rPr>
              <w:t xml:space="preserve">alloydb_omni_database_postgresql_vacuum_transaction_id_utilization_percentage</w:t>
            </w:r>
          </w:p>
          <w:p w:rsidR="00000000" w:rsidDel="00000000" w:rsidP="00000000" w:rsidRDefault="00000000" w:rsidRPr="00000000" w14:paraId="00000983">
            <w:pPr>
              <w:widowControl w:val="0"/>
              <w:spacing w:line="240" w:lineRule="auto"/>
              <w:rPr/>
            </w:pPr>
            <w:r w:rsidDel="00000000" w:rsidR="00000000" w:rsidRPr="00000000">
              <w:rPr>
                <w:rtl w:val="0"/>
              </w:rPr>
              <w:t xml:space="preserve">alloydb_omni_instance_postgresql_backends_by_state</w:t>
            </w:r>
          </w:p>
          <w:p w:rsidR="00000000" w:rsidDel="00000000" w:rsidP="00000000" w:rsidRDefault="00000000" w:rsidRPr="00000000" w14:paraId="00000984">
            <w:pPr>
              <w:widowControl w:val="0"/>
              <w:spacing w:line="240" w:lineRule="auto"/>
              <w:rPr/>
            </w:pPr>
            <w:r w:rsidDel="00000000" w:rsidR="00000000" w:rsidRPr="00000000">
              <w:rPr>
                <w:rtl w:val="0"/>
              </w:rPr>
              <w:t xml:space="preserve">alloydb_omni_instance_postgresql_backends_for_top_applications</w:t>
            </w:r>
          </w:p>
          <w:p w:rsidR="00000000" w:rsidDel="00000000" w:rsidP="00000000" w:rsidRDefault="00000000" w:rsidRPr="00000000" w14:paraId="00000985">
            <w:pPr>
              <w:widowControl w:val="0"/>
              <w:spacing w:line="240" w:lineRule="auto"/>
              <w:rPr/>
            </w:pPr>
            <w:r w:rsidDel="00000000" w:rsidR="00000000" w:rsidRPr="00000000">
              <w:rPr>
                <w:rtl w:val="0"/>
              </w:rPr>
              <w:t xml:space="preserve">alloydb_omni_instance_postgresql_blks_hit_count_total</w:t>
            </w:r>
          </w:p>
          <w:p w:rsidR="00000000" w:rsidDel="00000000" w:rsidP="00000000" w:rsidRDefault="00000000" w:rsidRPr="00000000" w14:paraId="00000986">
            <w:pPr>
              <w:widowControl w:val="0"/>
              <w:spacing w:line="240" w:lineRule="auto"/>
              <w:rPr/>
            </w:pPr>
            <w:r w:rsidDel="00000000" w:rsidR="00000000" w:rsidRPr="00000000">
              <w:rPr>
                <w:rtl w:val="0"/>
              </w:rPr>
              <w:t xml:space="preserve">alloydb_omni_instance_postgresql_blks_read_count_total</w:t>
            </w:r>
          </w:p>
          <w:p w:rsidR="00000000" w:rsidDel="00000000" w:rsidP="00000000" w:rsidRDefault="00000000" w:rsidRPr="00000000" w14:paraId="00000987">
            <w:pPr>
              <w:widowControl w:val="0"/>
              <w:spacing w:line="240" w:lineRule="auto"/>
              <w:rPr/>
            </w:pPr>
            <w:r w:rsidDel="00000000" w:rsidR="00000000" w:rsidRPr="00000000">
              <w:rPr>
                <w:rtl w:val="0"/>
              </w:rPr>
              <w:t xml:space="preserve">alloydb_omni_instance_postgresql_committed_transactions_count_total</w:t>
            </w:r>
          </w:p>
          <w:p w:rsidR="00000000" w:rsidDel="00000000" w:rsidP="00000000" w:rsidRDefault="00000000" w:rsidRPr="00000000" w14:paraId="00000988">
            <w:pPr>
              <w:widowControl w:val="0"/>
              <w:spacing w:line="240" w:lineRule="auto"/>
              <w:rPr/>
            </w:pPr>
            <w:r w:rsidDel="00000000" w:rsidR="00000000" w:rsidRPr="00000000">
              <w:rPr>
                <w:rtl w:val="0"/>
              </w:rPr>
              <w:t xml:space="preserve">alloydb_omni_instance_postgresql_deadlock_count_total</w:t>
            </w:r>
          </w:p>
          <w:p w:rsidR="00000000" w:rsidDel="00000000" w:rsidP="00000000" w:rsidRDefault="00000000" w:rsidRPr="00000000" w14:paraId="00000989">
            <w:pPr>
              <w:widowControl w:val="0"/>
              <w:spacing w:line="240" w:lineRule="auto"/>
              <w:rPr/>
            </w:pPr>
            <w:r w:rsidDel="00000000" w:rsidR="00000000" w:rsidRPr="00000000">
              <w:rPr>
                <w:rtl w:val="0"/>
              </w:rPr>
              <w:t xml:space="preserve">alloydb_omni_instance_postgresql_new_connections_count_total</w:t>
            </w:r>
          </w:p>
          <w:p w:rsidR="00000000" w:rsidDel="00000000" w:rsidP="00000000" w:rsidRDefault="00000000" w:rsidRPr="00000000" w14:paraId="0000098A">
            <w:pPr>
              <w:widowControl w:val="0"/>
              <w:spacing w:line="240" w:lineRule="auto"/>
              <w:rPr>
                <w:color w:val="c5221f"/>
              </w:rPr>
            </w:pPr>
            <w:r w:rsidDel="00000000" w:rsidR="00000000" w:rsidRPr="00000000">
              <w:rPr>
                <w:color w:val="c5221f"/>
                <w:rtl w:val="0"/>
              </w:rPr>
              <w:t xml:space="preserve">alloydb_omni_instance_postgresql_replication_flush_lag_ms</w:t>
            </w:r>
          </w:p>
          <w:p w:rsidR="00000000" w:rsidDel="00000000" w:rsidP="00000000" w:rsidRDefault="00000000" w:rsidRPr="00000000" w14:paraId="0000098B">
            <w:pPr>
              <w:widowControl w:val="0"/>
              <w:spacing w:line="240" w:lineRule="auto"/>
              <w:rPr>
                <w:color w:val="c5221f"/>
              </w:rPr>
            </w:pPr>
            <w:r w:rsidDel="00000000" w:rsidR="00000000" w:rsidRPr="00000000">
              <w:rPr>
                <w:color w:val="c5221f"/>
                <w:rtl w:val="0"/>
              </w:rPr>
              <w:t xml:space="preserve">alloydb_omni_instance_postgresql_replication_replay_lag_ms</w:t>
            </w:r>
          </w:p>
          <w:p w:rsidR="00000000" w:rsidDel="00000000" w:rsidP="00000000" w:rsidRDefault="00000000" w:rsidRPr="00000000" w14:paraId="0000098C">
            <w:pPr>
              <w:widowControl w:val="0"/>
              <w:spacing w:line="240" w:lineRule="auto"/>
              <w:rPr/>
            </w:pPr>
            <w:r w:rsidDel="00000000" w:rsidR="00000000" w:rsidRPr="00000000">
              <w:rPr>
                <w:rtl w:val="0"/>
              </w:rPr>
              <w:t xml:space="preserve">alloydb_omni_instance_postgresql_replication_state</w:t>
            </w:r>
          </w:p>
          <w:p w:rsidR="00000000" w:rsidDel="00000000" w:rsidP="00000000" w:rsidRDefault="00000000" w:rsidRPr="00000000" w14:paraId="0000098D">
            <w:pPr>
              <w:widowControl w:val="0"/>
              <w:spacing w:line="240" w:lineRule="auto"/>
              <w:rPr>
                <w:color w:val="c5221f"/>
              </w:rPr>
            </w:pPr>
            <w:r w:rsidDel="00000000" w:rsidR="00000000" w:rsidRPr="00000000">
              <w:rPr>
                <w:color w:val="c5221f"/>
                <w:rtl w:val="0"/>
              </w:rPr>
              <w:t xml:space="preserve">alloydb_omni_instance_postgresql_replication_write_lag_ms</w:t>
            </w:r>
          </w:p>
          <w:p w:rsidR="00000000" w:rsidDel="00000000" w:rsidP="00000000" w:rsidRDefault="00000000" w:rsidRPr="00000000" w14:paraId="0000098E">
            <w:pPr>
              <w:widowControl w:val="0"/>
              <w:spacing w:line="240" w:lineRule="auto"/>
              <w:rPr/>
            </w:pPr>
            <w:r w:rsidDel="00000000" w:rsidR="00000000" w:rsidRPr="00000000">
              <w:rPr>
                <w:rtl w:val="0"/>
              </w:rPr>
              <w:t xml:space="preserve">alloydb_omni_instance_postgresql_rolledback_transactions_count_total</w:t>
            </w:r>
          </w:p>
          <w:p w:rsidR="00000000" w:rsidDel="00000000" w:rsidP="00000000" w:rsidRDefault="00000000" w:rsidRPr="00000000" w14:paraId="0000098F">
            <w:pPr>
              <w:widowControl w:val="0"/>
              <w:spacing w:line="240" w:lineRule="auto"/>
              <w:rPr/>
            </w:pPr>
            <w:r w:rsidDel="00000000" w:rsidR="00000000" w:rsidRPr="00000000">
              <w:rPr>
                <w:rtl w:val="0"/>
              </w:rPr>
              <w:t xml:space="preserve">alloydb_omni_instance_postgresql_temp_bytes_written_count_total</w:t>
            </w:r>
          </w:p>
          <w:p w:rsidR="00000000" w:rsidDel="00000000" w:rsidP="00000000" w:rsidRDefault="00000000" w:rsidRPr="00000000" w14:paraId="00000990">
            <w:pPr>
              <w:widowControl w:val="0"/>
              <w:spacing w:line="240" w:lineRule="auto"/>
              <w:rPr/>
            </w:pPr>
            <w:r w:rsidDel="00000000" w:rsidR="00000000" w:rsidRPr="00000000">
              <w:rPr>
                <w:rtl w:val="0"/>
              </w:rPr>
              <w:t xml:space="preserve">alloydb_omni_instance_postgresql_temp_files_written_count_total</w:t>
            </w:r>
          </w:p>
          <w:p w:rsidR="00000000" w:rsidDel="00000000" w:rsidP="00000000" w:rsidRDefault="00000000" w:rsidRPr="00000000" w14:paraId="00000991">
            <w:pPr>
              <w:widowControl w:val="0"/>
              <w:spacing w:line="240" w:lineRule="auto"/>
              <w:rPr/>
            </w:pPr>
            <w:r w:rsidDel="00000000" w:rsidR="00000000" w:rsidRPr="00000000">
              <w:rPr>
                <w:rtl w:val="0"/>
              </w:rPr>
              <w:t xml:space="preserve">alloydb_omni_instance_postgresql_tuples_deleted_count_total</w:t>
            </w:r>
          </w:p>
          <w:p w:rsidR="00000000" w:rsidDel="00000000" w:rsidP="00000000" w:rsidRDefault="00000000" w:rsidRPr="00000000" w14:paraId="00000992">
            <w:pPr>
              <w:widowControl w:val="0"/>
              <w:spacing w:line="240" w:lineRule="auto"/>
              <w:rPr/>
            </w:pPr>
            <w:r w:rsidDel="00000000" w:rsidR="00000000" w:rsidRPr="00000000">
              <w:rPr>
                <w:rtl w:val="0"/>
              </w:rPr>
              <w:t xml:space="preserve">alloydb_omni_instance_postgresql_tuples_fetched_count_total</w:t>
            </w:r>
          </w:p>
          <w:p w:rsidR="00000000" w:rsidDel="00000000" w:rsidP="00000000" w:rsidRDefault="00000000" w:rsidRPr="00000000" w14:paraId="00000993">
            <w:pPr>
              <w:widowControl w:val="0"/>
              <w:spacing w:line="240" w:lineRule="auto"/>
              <w:rPr/>
            </w:pPr>
            <w:r w:rsidDel="00000000" w:rsidR="00000000" w:rsidRPr="00000000">
              <w:rPr>
                <w:rtl w:val="0"/>
              </w:rPr>
              <w:t xml:space="preserve">alloydb_omni_instance_postgresql_tuples_inserted_count_total</w:t>
            </w:r>
          </w:p>
          <w:p w:rsidR="00000000" w:rsidDel="00000000" w:rsidP="00000000" w:rsidRDefault="00000000" w:rsidRPr="00000000" w14:paraId="00000994">
            <w:pPr>
              <w:widowControl w:val="0"/>
              <w:spacing w:line="240" w:lineRule="auto"/>
              <w:rPr/>
            </w:pPr>
            <w:r w:rsidDel="00000000" w:rsidR="00000000" w:rsidRPr="00000000">
              <w:rPr>
                <w:rtl w:val="0"/>
              </w:rPr>
              <w:t xml:space="preserve">alloydb_omni_instance_postgresql_tuples_returned_count_total</w:t>
            </w:r>
          </w:p>
          <w:p w:rsidR="00000000" w:rsidDel="00000000" w:rsidP="00000000" w:rsidRDefault="00000000" w:rsidRPr="00000000" w14:paraId="00000995">
            <w:pPr>
              <w:widowControl w:val="0"/>
              <w:spacing w:line="240" w:lineRule="auto"/>
              <w:rPr/>
            </w:pPr>
            <w:r w:rsidDel="00000000" w:rsidR="00000000" w:rsidRPr="00000000">
              <w:rPr>
                <w:rtl w:val="0"/>
              </w:rPr>
              <w:t xml:space="preserve">alloydb_omni_instance_postgresql_tuples_updated_count_total</w:t>
            </w:r>
          </w:p>
          <w:p w:rsidR="00000000" w:rsidDel="00000000" w:rsidP="00000000" w:rsidRDefault="00000000" w:rsidRPr="00000000" w14:paraId="00000996">
            <w:pPr>
              <w:widowControl w:val="0"/>
              <w:spacing w:line="240" w:lineRule="auto"/>
              <w:rPr/>
            </w:pPr>
            <w:r w:rsidDel="00000000" w:rsidR="00000000" w:rsidRPr="00000000">
              <w:rPr>
                <w:rtl w:val="0"/>
              </w:rPr>
              <w:t xml:space="preserve">alloydb_omni_instance_postgresql_version</w:t>
            </w:r>
          </w:p>
          <w:p w:rsidR="00000000" w:rsidDel="00000000" w:rsidP="00000000" w:rsidRDefault="00000000" w:rsidRPr="00000000" w14:paraId="00000997">
            <w:pPr>
              <w:widowControl w:val="0"/>
              <w:spacing w:line="240" w:lineRule="auto"/>
              <w:rPr/>
            </w:pPr>
            <w:r w:rsidDel="00000000" w:rsidR="00000000" w:rsidRPr="00000000">
              <w:rPr>
                <w:rtl w:val="0"/>
              </w:rPr>
              <w:t xml:space="preserve">alloydb_omni_instance_postgresql_wait_count_total</w:t>
            </w:r>
          </w:p>
          <w:p w:rsidR="00000000" w:rsidDel="00000000" w:rsidP="00000000" w:rsidRDefault="00000000" w:rsidRPr="00000000" w14:paraId="00000998">
            <w:pPr>
              <w:widowControl w:val="0"/>
              <w:spacing w:line="240" w:lineRule="auto"/>
              <w:rPr/>
            </w:pPr>
            <w:r w:rsidDel="00000000" w:rsidR="00000000" w:rsidRPr="00000000">
              <w:rPr>
                <w:rtl w:val="0"/>
              </w:rPr>
              <w:t xml:space="preserve">alloydb_omni_instance_postgresql_wait_time_us_total</w:t>
            </w:r>
          </w:p>
          <w:p w:rsidR="00000000" w:rsidDel="00000000" w:rsidP="00000000" w:rsidRDefault="00000000" w:rsidRPr="00000000" w14:paraId="00000999">
            <w:pPr>
              <w:widowControl w:val="0"/>
              <w:spacing w:line="240" w:lineRule="auto"/>
              <w:rPr/>
            </w:pPr>
            <w:r w:rsidDel="00000000" w:rsidR="00000000" w:rsidRPr="00000000">
              <w:rPr>
                <w:rtl w:val="0"/>
              </w:rPr>
              <w:t xml:space="preserve">alloydb_omni_memory_used_byte</w:t>
            </w:r>
          </w:p>
          <w:p w:rsidR="00000000" w:rsidDel="00000000" w:rsidP="00000000" w:rsidRDefault="00000000" w:rsidRPr="00000000" w14:paraId="0000099A">
            <w:pPr>
              <w:widowControl w:val="0"/>
              <w:spacing w:line="240" w:lineRule="auto"/>
              <w:rPr/>
            </w:pPr>
            <w:r w:rsidDel="00000000" w:rsidR="00000000" w:rsidRPr="00000000">
              <w:rPr>
                <w:rtl w:val="0"/>
              </w:rPr>
              <w:t xml:space="preserve">alloydb_omni_monitor_collect_ms</w:t>
            </w:r>
          </w:p>
          <w:p w:rsidR="00000000" w:rsidDel="00000000" w:rsidP="00000000" w:rsidRDefault="00000000" w:rsidRPr="00000000" w14:paraId="0000099B">
            <w:pPr>
              <w:widowControl w:val="0"/>
              <w:spacing w:line="240" w:lineRule="auto"/>
              <w:rPr/>
            </w:pPr>
            <w:r w:rsidDel="00000000" w:rsidR="00000000" w:rsidRPr="00000000">
              <w:rPr>
                <w:rtl w:val="0"/>
              </w:rPr>
              <w:t xml:space="preserve">alloydb_omni_monitor_error_count</w:t>
            </w:r>
          </w:p>
          <w:p w:rsidR="00000000" w:rsidDel="00000000" w:rsidP="00000000" w:rsidRDefault="00000000" w:rsidRPr="00000000" w14:paraId="0000099C">
            <w:pPr>
              <w:widowControl w:val="0"/>
              <w:spacing w:line="240" w:lineRule="auto"/>
              <w:rPr/>
            </w:pPr>
            <w:r w:rsidDel="00000000" w:rsidR="00000000" w:rsidRPr="00000000">
              <w:rPr>
                <w:rtl w:val="0"/>
              </w:rPr>
              <w:t xml:space="preserve">alloydb_omni_monitor_metric_count</w:t>
            </w:r>
          </w:p>
          <w:p w:rsidR="00000000" w:rsidDel="00000000" w:rsidP="00000000" w:rsidRDefault="00000000" w:rsidRPr="00000000" w14:paraId="0000099D">
            <w:pPr>
              <w:widowControl w:val="0"/>
              <w:spacing w:line="240" w:lineRule="auto"/>
              <w:rPr/>
            </w:pPr>
            <w:r w:rsidDel="00000000" w:rsidR="00000000" w:rsidRPr="00000000">
              <w:rPr>
                <w:rtl w:val="0"/>
              </w:rPr>
              <w:t xml:space="preserve">alloydb_omni_node_cpu_usage_second_total</w:t>
            </w:r>
          </w:p>
          <w:p w:rsidR="00000000" w:rsidDel="00000000" w:rsidP="00000000" w:rsidRDefault="00000000" w:rsidRPr="00000000" w14:paraId="0000099E">
            <w:pPr>
              <w:widowControl w:val="0"/>
              <w:spacing w:line="240" w:lineRule="auto"/>
              <w:rPr/>
            </w:pPr>
            <w:r w:rsidDel="00000000" w:rsidR="00000000" w:rsidRPr="00000000">
              <w:rPr>
                <w:rtl w:val="0"/>
              </w:rPr>
              <w:t xml:space="preserve">alloydb_omni_node_storage_limit_per_disk_byte</w:t>
            </w:r>
          </w:p>
          <w:p w:rsidR="00000000" w:rsidDel="00000000" w:rsidP="00000000" w:rsidRDefault="00000000" w:rsidRPr="00000000" w14:paraId="0000099F">
            <w:pPr>
              <w:widowControl w:val="0"/>
              <w:spacing w:line="240" w:lineRule="auto"/>
              <w:rPr/>
            </w:pPr>
            <w:r w:rsidDel="00000000" w:rsidR="00000000" w:rsidRPr="00000000">
              <w:rPr>
                <w:rtl w:val="0"/>
              </w:rPr>
              <w:t xml:space="preserve">alloydb_omni_node_storage_read_bytes_count_total</w:t>
            </w:r>
          </w:p>
          <w:p w:rsidR="00000000" w:rsidDel="00000000" w:rsidP="00000000" w:rsidRDefault="00000000" w:rsidRPr="00000000" w14:paraId="000009A0">
            <w:pPr>
              <w:widowControl w:val="0"/>
              <w:spacing w:line="240" w:lineRule="auto"/>
              <w:rPr/>
            </w:pPr>
            <w:r w:rsidDel="00000000" w:rsidR="00000000" w:rsidRPr="00000000">
              <w:rPr>
                <w:rtl w:val="0"/>
              </w:rPr>
              <w:t xml:space="preserve">alloydb_omni_node_storage_read_ops_count_total</w:t>
            </w:r>
          </w:p>
          <w:p w:rsidR="00000000" w:rsidDel="00000000" w:rsidP="00000000" w:rsidRDefault="00000000" w:rsidRPr="00000000" w14:paraId="000009A1">
            <w:pPr>
              <w:widowControl w:val="0"/>
              <w:spacing w:line="240" w:lineRule="auto"/>
              <w:rPr/>
            </w:pPr>
            <w:r w:rsidDel="00000000" w:rsidR="00000000" w:rsidRPr="00000000">
              <w:rPr>
                <w:rtl w:val="0"/>
              </w:rPr>
              <w:t xml:space="preserve">alloydb_omni_node_storage_usage_per_disk_byte</w:t>
            </w:r>
          </w:p>
          <w:p w:rsidR="00000000" w:rsidDel="00000000" w:rsidP="00000000" w:rsidRDefault="00000000" w:rsidRPr="00000000" w14:paraId="000009A2">
            <w:pPr>
              <w:widowControl w:val="0"/>
              <w:spacing w:line="240" w:lineRule="auto"/>
              <w:rPr/>
            </w:pPr>
            <w:r w:rsidDel="00000000" w:rsidR="00000000" w:rsidRPr="00000000">
              <w:rPr>
                <w:rtl w:val="0"/>
              </w:rPr>
              <w:t xml:space="preserve">alloydb_omni_node_storage_write_bytes_count_total</w:t>
            </w:r>
          </w:p>
          <w:p w:rsidR="00000000" w:rsidDel="00000000" w:rsidP="00000000" w:rsidRDefault="00000000" w:rsidRPr="00000000" w14:paraId="000009A3">
            <w:pPr>
              <w:widowControl w:val="0"/>
              <w:spacing w:line="240" w:lineRule="auto"/>
              <w:rPr/>
            </w:pPr>
            <w:r w:rsidDel="00000000" w:rsidR="00000000" w:rsidRPr="00000000">
              <w:rPr>
                <w:rtl w:val="0"/>
              </w:rPr>
              <w:t xml:space="preserve">alloydb_omni_node_storage_write_ops_count_total</w:t>
            </w:r>
          </w:p>
        </w:tc>
        <w:tc>
          <w:tcPr/>
          <w:p w:rsidR="00000000" w:rsidDel="00000000" w:rsidP="00000000" w:rsidRDefault="00000000" w:rsidRPr="00000000" w14:paraId="000009A4">
            <w:pPr>
              <w:widowControl w:val="0"/>
              <w:spacing w:line="240" w:lineRule="auto"/>
              <w:rPr/>
            </w:pPr>
            <w:r w:rsidDel="00000000" w:rsidR="00000000" w:rsidRPr="00000000">
              <w:rPr>
                <w:rtl w:val="0"/>
              </w:rPr>
              <w:t xml:space="preserve">alloydb_omni_database_postgresql_backends</w:t>
            </w:r>
          </w:p>
          <w:p w:rsidR="00000000" w:rsidDel="00000000" w:rsidP="00000000" w:rsidRDefault="00000000" w:rsidRPr="00000000" w14:paraId="000009A5">
            <w:pPr>
              <w:widowControl w:val="0"/>
              <w:spacing w:line="240" w:lineRule="auto"/>
              <w:rPr/>
            </w:pPr>
            <w:r w:rsidDel="00000000" w:rsidR="00000000" w:rsidRPr="00000000">
              <w:rPr>
                <w:rtl w:val="0"/>
              </w:rPr>
              <w:t xml:space="preserve">alloydb_omni_database_postgresql_backends_for_top_databases</w:t>
            </w:r>
          </w:p>
          <w:p w:rsidR="00000000" w:rsidDel="00000000" w:rsidP="00000000" w:rsidRDefault="00000000" w:rsidRPr="00000000" w14:paraId="000009A6">
            <w:pPr>
              <w:widowControl w:val="0"/>
              <w:spacing w:line="240" w:lineRule="auto"/>
              <w:rPr/>
            </w:pPr>
            <w:r w:rsidDel="00000000" w:rsidR="00000000" w:rsidRPr="00000000">
              <w:rPr>
                <w:rtl w:val="0"/>
              </w:rPr>
              <w:t xml:space="preserve">alloydb_omni_database_postgresql_blks_hit_for_top_databases_count_total</w:t>
            </w:r>
          </w:p>
          <w:p w:rsidR="00000000" w:rsidDel="00000000" w:rsidP="00000000" w:rsidRDefault="00000000" w:rsidRPr="00000000" w14:paraId="000009A7">
            <w:pPr>
              <w:widowControl w:val="0"/>
              <w:spacing w:line="240" w:lineRule="auto"/>
              <w:rPr/>
            </w:pPr>
            <w:r w:rsidDel="00000000" w:rsidR="00000000" w:rsidRPr="00000000">
              <w:rPr>
                <w:rtl w:val="0"/>
              </w:rPr>
              <w:t xml:space="preserve">alloydb_omni_database_postgresql_blks_read_for_top_databases_count_total</w:t>
            </w:r>
          </w:p>
          <w:p w:rsidR="00000000" w:rsidDel="00000000" w:rsidP="00000000" w:rsidRDefault="00000000" w:rsidRPr="00000000" w14:paraId="000009A8">
            <w:pPr>
              <w:widowControl w:val="0"/>
              <w:spacing w:line="240" w:lineRule="auto"/>
              <w:rPr/>
            </w:pPr>
            <w:r w:rsidDel="00000000" w:rsidR="00000000" w:rsidRPr="00000000">
              <w:rPr>
                <w:rtl w:val="0"/>
              </w:rPr>
              <w:br w:type="textWrapping"/>
              <w:t xml:space="preserve">alloydb_omni_database_postgresql_committed_transactions_for_top_databases_count_total</w:t>
            </w:r>
          </w:p>
          <w:p w:rsidR="00000000" w:rsidDel="00000000" w:rsidP="00000000" w:rsidRDefault="00000000" w:rsidRPr="00000000" w14:paraId="000009A9">
            <w:pPr>
              <w:widowControl w:val="0"/>
              <w:spacing w:line="240" w:lineRule="auto"/>
              <w:rPr/>
            </w:pPr>
            <w:r w:rsidDel="00000000" w:rsidR="00000000" w:rsidRPr="00000000">
              <w:rPr>
                <w:rtl w:val="0"/>
              </w:rPr>
              <w:t xml:space="preserve">alloydb_omni_database_postgresql_deadlock_for_top_databases_count_total</w:t>
            </w:r>
          </w:p>
          <w:p w:rsidR="00000000" w:rsidDel="00000000" w:rsidP="00000000" w:rsidRDefault="00000000" w:rsidRPr="00000000" w14:paraId="000009AA">
            <w:pPr>
              <w:widowControl w:val="0"/>
              <w:spacing w:line="240" w:lineRule="auto"/>
              <w:rPr/>
            </w:pPr>
            <w:r w:rsidDel="00000000" w:rsidR="00000000" w:rsidRPr="00000000">
              <w:rPr>
                <w:rtl w:val="0"/>
              </w:rPr>
              <w:t xml:space="preserve">alloydb_omni_database_postgresql_max_connections</w:t>
            </w:r>
          </w:p>
          <w:p w:rsidR="00000000" w:rsidDel="00000000" w:rsidP="00000000" w:rsidRDefault="00000000" w:rsidRPr="00000000" w14:paraId="000009AB">
            <w:pPr>
              <w:widowControl w:val="0"/>
              <w:spacing w:line="240" w:lineRule="auto"/>
              <w:rPr/>
            </w:pPr>
            <w:r w:rsidDel="00000000" w:rsidR="00000000" w:rsidRPr="00000000">
              <w:rPr>
                <w:rtl w:val="0"/>
              </w:rPr>
              <w:t xml:space="preserve">alloydb_omni_database_postgresql_new_connections_for_top_databases_count_total</w:t>
            </w:r>
          </w:p>
          <w:p w:rsidR="00000000" w:rsidDel="00000000" w:rsidP="00000000" w:rsidRDefault="00000000" w:rsidRPr="00000000" w14:paraId="000009AC">
            <w:pPr>
              <w:widowControl w:val="0"/>
              <w:spacing w:line="240" w:lineRule="auto"/>
              <w:rPr/>
            </w:pPr>
            <w:r w:rsidDel="00000000" w:rsidR="00000000" w:rsidRPr="00000000">
              <w:rPr>
                <w:rtl w:val="0"/>
              </w:rPr>
              <w:t xml:space="preserve">alloydb_omni_database_postgresql_rolledback_transactions_for_top_databases_count_total</w:t>
            </w:r>
          </w:p>
          <w:p w:rsidR="00000000" w:rsidDel="00000000" w:rsidP="00000000" w:rsidRDefault="00000000" w:rsidRPr="00000000" w14:paraId="000009AD">
            <w:pPr>
              <w:widowControl w:val="0"/>
              <w:spacing w:line="240" w:lineRule="auto"/>
              <w:rPr/>
            </w:pPr>
            <w:r w:rsidDel="00000000" w:rsidR="00000000" w:rsidRPr="00000000">
              <w:rPr>
                <w:rtl w:val="0"/>
              </w:rPr>
              <w:t xml:space="preserve">alloydb_omni_database_postgresql_size_byte</w:t>
            </w:r>
          </w:p>
          <w:p w:rsidR="00000000" w:rsidDel="00000000" w:rsidP="00000000" w:rsidRDefault="00000000" w:rsidRPr="00000000" w14:paraId="000009AE">
            <w:pPr>
              <w:widowControl w:val="0"/>
              <w:spacing w:line="240" w:lineRule="auto"/>
              <w:rPr/>
            </w:pPr>
            <w:r w:rsidDel="00000000" w:rsidR="00000000" w:rsidRPr="00000000">
              <w:rPr>
                <w:rtl w:val="0"/>
              </w:rPr>
              <w:t xml:space="preserve">alloydb_omni_database_postgresql_temp_bytes_written_for_top_databases_count_total</w:t>
            </w:r>
          </w:p>
          <w:p w:rsidR="00000000" w:rsidDel="00000000" w:rsidP="00000000" w:rsidRDefault="00000000" w:rsidRPr="00000000" w14:paraId="000009AF">
            <w:pPr>
              <w:widowControl w:val="0"/>
              <w:spacing w:line="240" w:lineRule="auto"/>
              <w:rPr/>
            </w:pPr>
            <w:r w:rsidDel="00000000" w:rsidR="00000000" w:rsidRPr="00000000">
              <w:rPr>
                <w:rtl w:val="0"/>
              </w:rPr>
              <w:t xml:space="preserve">alloydb_omni_database_postgresql_temp_files_written_for_top_databases_count_total</w:t>
            </w:r>
          </w:p>
          <w:p w:rsidR="00000000" w:rsidDel="00000000" w:rsidP="00000000" w:rsidRDefault="00000000" w:rsidRPr="00000000" w14:paraId="000009B0">
            <w:pPr>
              <w:widowControl w:val="0"/>
              <w:spacing w:line="240" w:lineRule="auto"/>
              <w:rPr/>
            </w:pPr>
            <w:r w:rsidDel="00000000" w:rsidR="00000000" w:rsidRPr="00000000">
              <w:rPr>
                <w:rtl w:val="0"/>
              </w:rPr>
              <w:br w:type="textWrapping"/>
              <w:br w:type="textWrapping"/>
              <w:t xml:space="preserve">alloydb_omni_database_postgresql_tuples</w:t>
            </w:r>
          </w:p>
          <w:p w:rsidR="00000000" w:rsidDel="00000000" w:rsidP="00000000" w:rsidRDefault="00000000" w:rsidRPr="00000000" w14:paraId="000009B1">
            <w:pPr>
              <w:widowControl w:val="0"/>
              <w:spacing w:line="240" w:lineRule="auto"/>
              <w:rPr/>
            </w:pPr>
            <w:r w:rsidDel="00000000" w:rsidR="00000000" w:rsidRPr="00000000">
              <w:rPr>
                <w:rtl w:val="0"/>
              </w:rPr>
              <w:t xml:space="preserve">alloydb_omni_database_postgresql_tuples_deleted_for_top_databases_count_total</w:t>
            </w:r>
          </w:p>
          <w:p w:rsidR="00000000" w:rsidDel="00000000" w:rsidP="00000000" w:rsidRDefault="00000000" w:rsidRPr="00000000" w14:paraId="000009B2">
            <w:pPr>
              <w:widowControl w:val="0"/>
              <w:spacing w:line="240" w:lineRule="auto"/>
              <w:rPr/>
            </w:pPr>
            <w:r w:rsidDel="00000000" w:rsidR="00000000" w:rsidRPr="00000000">
              <w:rPr>
                <w:rtl w:val="0"/>
              </w:rPr>
              <w:t xml:space="preserve">alloydb_omni_database_postgresql_tuples_fetched_for_top_databases_count_total</w:t>
            </w:r>
          </w:p>
          <w:p w:rsidR="00000000" w:rsidDel="00000000" w:rsidP="00000000" w:rsidRDefault="00000000" w:rsidRPr="00000000" w14:paraId="000009B3">
            <w:pPr>
              <w:widowControl w:val="0"/>
              <w:spacing w:line="240" w:lineRule="auto"/>
              <w:rPr/>
            </w:pPr>
            <w:r w:rsidDel="00000000" w:rsidR="00000000" w:rsidRPr="00000000">
              <w:rPr>
                <w:rtl w:val="0"/>
              </w:rPr>
              <w:t xml:space="preserve">alloydb_omni_database_postgresql_tuples_inserted_for_top_databases_count_total</w:t>
            </w:r>
          </w:p>
          <w:p w:rsidR="00000000" w:rsidDel="00000000" w:rsidP="00000000" w:rsidRDefault="00000000" w:rsidRPr="00000000" w14:paraId="000009B4">
            <w:pPr>
              <w:widowControl w:val="0"/>
              <w:spacing w:line="240" w:lineRule="auto"/>
              <w:rPr/>
            </w:pPr>
            <w:r w:rsidDel="00000000" w:rsidR="00000000" w:rsidRPr="00000000">
              <w:rPr>
                <w:rtl w:val="0"/>
              </w:rPr>
              <w:t xml:space="preserve">alloydb_omni_database_postgresql_tuples_returned_for_top_databases_count_total</w:t>
            </w:r>
          </w:p>
          <w:p w:rsidR="00000000" w:rsidDel="00000000" w:rsidP="00000000" w:rsidRDefault="00000000" w:rsidRPr="00000000" w14:paraId="000009B5">
            <w:pPr>
              <w:widowControl w:val="0"/>
              <w:spacing w:line="240" w:lineRule="auto"/>
              <w:rPr/>
            </w:pPr>
            <w:r w:rsidDel="00000000" w:rsidR="00000000" w:rsidRPr="00000000">
              <w:rPr>
                <w:rtl w:val="0"/>
              </w:rPr>
              <w:t xml:space="preserve">alloydb_omni_database_postgresql_tuples_updated_for_top_databases_count_total</w:t>
            </w:r>
          </w:p>
          <w:p w:rsidR="00000000" w:rsidDel="00000000" w:rsidP="00000000" w:rsidRDefault="00000000" w:rsidRPr="00000000" w14:paraId="000009B6">
            <w:pPr>
              <w:widowControl w:val="0"/>
              <w:spacing w:line="240" w:lineRule="auto"/>
              <w:rPr/>
            </w:pPr>
            <w:r w:rsidDel="00000000" w:rsidR="00000000" w:rsidRPr="00000000">
              <w:rPr>
                <w:rtl w:val="0"/>
              </w:rPr>
              <w:t xml:space="preserve">alloydb_omni_database_postgresql_up</w:t>
            </w:r>
          </w:p>
          <w:p w:rsidR="00000000" w:rsidDel="00000000" w:rsidP="00000000" w:rsidRDefault="00000000" w:rsidRPr="00000000" w14:paraId="000009B7">
            <w:pPr>
              <w:widowControl w:val="0"/>
              <w:spacing w:line="240" w:lineRule="auto"/>
              <w:rPr/>
            </w:pPr>
            <w:r w:rsidDel="00000000" w:rsidR="00000000" w:rsidRPr="00000000">
              <w:rPr>
                <w:rtl w:val="0"/>
              </w:rPr>
              <w:t xml:space="preserve">alloydb_omni_database_postgresql_uptime_second</w:t>
            </w:r>
          </w:p>
          <w:p w:rsidR="00000000" w:rsidDel="00000000" w:rsidP="00000000" w:rsidRDefault="00000000" w:rsidRPr="00000000" w14:paraId="000009B8">
            <w:pPr>
              <w:widowControl w:val="0"/>
              <w:spacing w:line="240" w:lineRule="auto"/>
              <w:rPr/>
            </w:pPr>
            <w:r w:rsidDel="00000000" w:rsidR="00000000" w:rsidRPr="00000000">
              <w:rPr>
                <w:rtl w:val="0"/>
              </w:rPr>
              <w:t xml:space="preserve">alloydb_omni_database_postgresql_vacuum_oldest_transaction_age</w:t>
            </w:r>
          </w:p>
          <w:p w:rsidR="00000000" w:rsidDel="00000000" w:rsidP="00000000" w:rsidRDefault="00000000" w:rsidRPr="00000000" w14:paraId="000009B9">
            <w:pPr>
              <w:widowControl w:val="0"/>
              <w:spacing w:line="240" w:lineRule="auto"/>
              <w:rPr/>
            </w:pPr>
            <w:r w:rsidDel="00000000" w:rsidR="00000000" w:rsidRPr="00000000">
              <w:rPr>
                <w:rtl w:val="0"/>
              </w:rPr>
              <w:t xml:space="preserve">alloydb_omni_database_postgresql_vacuum_transaction_id_utilization_percentage</w:t>
            </w:r>
          </w:p>
          <w:p w:rsidR="00000000" w:rsidDel="00000000" w:rsidP="00000000" w:rsidRDefault="00000000" w:rsidRPr="00000000" w14:paraId="000009BA">
            <w:pPr>
              <w:widowControl w:val="0"/>
              <w:spacing w:line="240" w:lineRule="auto"/>
              <w:rPr/>
            </w:pPr>
            <w:r w:rsidDel="00000000" w:rsidR="00000000" w:rsidRPr="00000000">
              <w:rPr>
                <w:rtl w:val="0"/>
              </w:rPr>
              <w:t xml:space="preserve">alloydb_omni_instance_postgresql_backends_by_state</w:t>
            </w:r>
          </w:p>
          <w:p w:rsidR="00000000" w:rsidDel="00000000" w:rsidP="00000000" w:rsidRDefault="00000000" w:rsidRPr="00000000" w14:paraId="000009BB">
            <w:pPr>
              <w:widowControl w:val="0"/>
              <w:spacing w:line="240" w:lineRule="auto"/>
              <w:rPr/>
            </w:pPr>
            <w:r w:rsidDel="00000000" w:rsidR="00000000" w:rsidRPr="00000000">
              <w:rPr>
                <w:rtl w:val="0"/>
              </w:rPr>
              <w:t xml:space="preserve">alloydb_omni_instance_postgresql_backends_for_top_applications</w:t>
            </w:r>
          </w:p>
          <w:p w:rsidR="00000000" w:rsidDel="00000000" w:rsidP="00000000" w:rsidRDefault="00000000" w:rsidRPr="00000000" w14:paraId="000009BC">
            <w:pPr>
              <w:widowControl w:val="0"/>
              <w:spacing w:line="240" w:lineRule="auto"/>
              <w:rPr/>
            </w:pPr>
            <w:r w:rsidDel="00000000" w:rsidR="00000000" w:rsidRPr="00000000">
              <w:rPr>
                <w:rtl w:val="0"/>
              </w:rPr>
              <w:t xml:space="preserve">alloydb_omni_instance_postgresql_blks_hit_count_total</w:t>
            </w:r>
          </w:p>
          <w:p w:rsidR="00000000" w:rsidDel="00000000" w:rsidP="00000000" w:rsidRDefault="00000000" w:rsidRPr="00000000" w14:paraId="000009BD">
            <w:pPr>
              <w:widowControl w:val="0"/>
              <w:spacing w:line="240" w:lineRule="auto"/>
              <w:rPr/>
            </w:pPr>
            <w:r w:rsidDel="00000000" w:rsidR="00000000" w:rsidRPr="00000000">
              <w:rPr>
                <w:rtl w:val="0"/>
              </w:rPr>
              <w:t xml:space="preserve">alloydb_omni_instance_postgresql_blks_read_count_total</w:t>
            </w:r>
          </w:p>
          <w:p w:rsidR="00000000" w:rsidDel="00000000" w:rsidP="00000000" w:rsidRDefault="00000000" w:rsidRPr="00000000" w14:paraId="000009BE">
            <w:pPr>
              <w:widowControl w:val="0"/>
              <w:spacing w:line="240" w:lineRule="auto"/>
              <w:rPr/>
            </w:pPr>
            <w:r w:rsidDel="00000000" w:rsidR="00000000" w:rsidRPr="00000000">
              <w:rPr>
                <w:rtl w:val="0"/>
              </w:rPr>
              <w:t xml:space="preserve">alloydb_omni_instance_postgresql_committed_transactions_count_total</w:t>
            </w:r>
          </w:p>
          <w:p w:rsidR="00000000" w:rsidDel="00000000" w:rsidP="00000000" w:rsidRDefault="00000000" w:rsidRPr="00000000" w14:paraId="000009BF">
            <w:pPr>
              <w:widowControl w:val="0"/>
              <w:spacing w:line="240" w:lineRule="auto"/>
              <w:rPr/>
            </w:pPr>
            <w:r w:rsidDel="00000000" w:rsidR="00000000" w:rsidRPr="00000000">
              <w:rPr>
                <w:rtl w:val="0"/>
              </w:rPr>
              <w:t xml:space="preserve">alloydb_omni_instance_postgresql_deadlock_count_total</w:t>
            </w:r>
          </w:p>
          <w:p w:rsidR="00000000" w:rsidDel="00000000" w:rsidP="00000000" w:rsidRDefault="00000000" w:rsidRPr="00000000" w14:paraId="000009C0">
            <w:pPr>
              <w:widowControl w:val="0"/>
              <w:spacing w:line="240" w:lineRule="auto"/>
              <w:rPr/>
            </w:pPr>
            <w:r w:rsidDel="00000000" w:rsidR="00000000" w:rsidRPr="00000000">
              <w:rPr>
                <w:rtl w:val="0"/>
              </w:rPr>
              <w:t xml:space="preserve">alloydb_omni_instance_postgresql_new_connections_count_total</w:t>
            </w:r>
          </w:p>
          <w:p w:rsidR="00000000" w:rsidDel="00000000" w:rsidP="00000000" w:rsidRDefault="00000000" w:rsidRPr="00000000" w14:paraId="000009C1">
            <w:pPr>
              <w:widowControl w:val="0"/>
              <w:spacing w:line="240" w:lineRule="auto"/>
              <w:rPr/>
            </w:pPr>
            <w:r w:rsidDel="00000000" w:rsidR="00000000" w:rsidRPr="00000000">
              <w:rPr>
                <w:rtl w:val="0"/>
              </w:rPr>
              <w:br w:type="textWrapping"/>
              <w:br w:type="textWrapping"/>
              <w:br w:type="textWrapping"/>
              <w:br w:type="textWrapping"/>
              <w:t xml:space="preserve">alloydb_omni_instance_postgresql_replication_state</w:t>
            </w:r>
          </w:p>
          <w:p w:rsidR="00000000" w:rsidDel="00000000" w:rsidP="00000000" w:rsidRDefault="00000000" w:rsidRPr="00000000" w14:paraId="000009C2">
            <w:pPr>
              <w:widowControl w:val="0"/>
              <w:spacing w:line="240" w:lineRule="auto"/>
              <w:rPr/>
            </w:pPr>
            <w:r w:rsidDel="00000000" w:rsidR="00000000" w:rsidRPr="00000000">
              <w:rPr>
                <w:rtl w:val="0"/>
              </w:rPr>
              <w:br w:type="textWrapping"/>
              <w:br w:type="textWrapping"/>
              <w:t xml:space="preserve">alloydb_omni_instance_postgresql_rolledback_transactions_count_total</w:t>
            </w:r>
          </w:p>
          <w:p w:rsidR="00000000" w:rsidDel="00000000" w:rsidP="00000000" w:rsidRDefault="00000000" w:rsidRPr="00000000" w14:paraId="000009C3">
            <w:pPr>
              <w:widowControl w:val="0"/>
              <w:spacing w:line="240" w:lineRule="auto"/>
              <w:rPr/>
            </w:pPr>
            <w:r w:rsidDel="00000000" w:rsidR="00000000" w:rsidRPr="00000000">
              <w:rPr>
                <w:rtl w:val="0"/>
              </w:rPr>
              <w:t xml:space="preserve">alloydb_omni_instance_postgresql_temp_bytes_written_count_total</w:t>
            </w:r>
          </w:p>
          <w:p w:rsidR="00000000" w:rsidDel="00000000" w:rsidP="00000000" w:rsidRDefault="00000000" w:rsidRPr="00000000" w14:paraId="000009C4">
            <w:pPr>
              <w:widowControl w:val="0"/>
              <w:spacing w:line="240" w:lineRule="auto"/>
              <w:rPr/>
            </w:pPr>
            <w:r w:rsidDel="00000000" w:rsidR="00000000" w:rsidRPr="00000000">
              <w:rPr>
                <w:rtl w:val="0"/>
              </w:rPr>
              <w:t xml:space="preserve">alloydb_omni_instance_postgresql_temp_files_written_count_total</w:t>
            </w:r>
          </w:p>
          <w:p w:rsidR="00000000" w:rsidDel="00000000" w:rsidP="00000000" w:rsidRDefault="00000000" w:rsidRPr="00000000" w14:paraId="000009C5">
            <w:pPr>
              <w:widowControl w:val="0"/>
              <w:spacing w:line="240" w:lineRule="auto"/>
              <w:rPr/>
            </w:pPr>
            <w:r w:rsidDel="00000000" w:rsidR="00000000" w:rsidRPr="00000000">
              <w:rPr>
                <w:rtl w:val="0"/>
              </w:rPr>
              <w:t xml:space="preserve">alloydb_omni_instance_postgresql_tuples_deleted_count_total</w:t>
            </w:r>
          </w:p>
          <w:p w:rsidR="00000000" w:rsidDel="00000000" w:rsidP="00000000" w:rsidRDefault="00000000" w:rsidRPr="00000000" w14:paraId="000009C6">
            <w:pPr>
              <w:widowControl w:val="0"/>
              <w:spacing w:line="240" w:lineRule="auto"/>
              <w:rPr/>
            </w:pPr>
            <w:r w:rsidDel="00000000" w:rsidR="00000000" w:rsidRPr="00000000">
              <w:rPr>
                <w:rtl w:val="0"/>
              </w:rPr>
              <w:t xml:space="preserve">alloydb_omni_instance_postgresql_tuples_fetched_count_total</w:t>
            </w:r>
          </w:p>
          <w:p w:rsidR="00000000" w:rsidDel="00000000" w:rsidP="00000000" w:rsidRDefault="00000000" w:rsidRPr="00000000" w14:paraId="000009C7">
            <w:pPr>
              <w:widowControl w:val="0"/>
              <w:spacing w:line="240" w:lineRule="auto"/>
              <w:rPr/>
            </w:pPr>
            <w:r w:rsidDel="00000000" w:rsidR="00000000" w:rsidRPr="00000000">
              <w:rPr>
                <w:rtl w:val="0"/>
              </w:rPr>
              <w:t xml:space="preserve">alloydb_omni_instance_postgresql_tuples_inserted_count_total</w:t>
            </w:r>
          </w:p>
          <w:p w:rsidR="00000000" w:rsidDel="00000000" w:rsidP="00000000" w:rsidRDefault="00000000" w:rsidRPr="00000000" w14:paraId="000009C8">
            <w:pPr>
              <w:widowControl w:val="0"/>
              <w:spacing w:line="240" w:lineRule="auto"/>
              <w:rPr/>
            </w:pPr>
            <w:r w:rsidDel="00000000" w:rsidR="00000000" w:rsidRPr="00000000">
              <w:rPr>
                <w:rtl w:val="0"/>
              </w:rPr>
              <w:t xml:space="preserve">alloydb_omni_instance_postgresql_tuples_returned_count_total</w:t>
            </w:r>
          </w:p>
          <w:p w:rsidR="00000000" w:rsidDel="00000000" w:rsidP="00000000" w:rsidRDefault="00000000" w:rsidRPr="00000000" w14:paraId="000009C9">
            <w:pPr>
              <w:widowControl w:val="0"/>
              <w:spacing w:line="240" w:lineRule="auto"/>
              <w:rPr/>
            </w:pPr>
            <w:r w:rsidDel="00000000" w:rsidR="00000000" w:rsidRPr="00000000">
              <w:rPr>
                <w:rtl w:val="0"/>
              </w:rPr>
              <w:t xml:space="preserve">alloydb_omni_instance_postgresql_tuples_updated_count_total</w:t>
            </w:r>
          </w:p>
          <w:p w:rsidR="00000000" w:rsidDel="00000000" w:rsidP="00000000" w:rsidRDefault="00000000" w:rsidRPr="00000000" w14:paraId="000009CA">
            <w:pPr>
              <w:widowControl w:val="0"/>
              <w:spacing w:line="240" w:lineRule="auto"/>
              <w:rPr/>
            </w:pPr>
            <w:r w:rsidDel="00000000" w:rsidR="00000000" w:rsidRPr="00000000">
              <w:rPr>
                <w:rtl w:val="0"/>
              </w:rPr>
              <w:t xml:space="preserve">alloydb_omni_instance_postgresql_version</w:t>
            </w:r>
          </w:p>
          <w:p w:rsidR="00000000" w:rsidDel="00000000" w:rsidP="00000000" w:rsidRDefault="00000000" w:rsidRPr="00000000" w14:paraId="000009CB">
            <w:pPr>
              <w:widowControl w:val="0"/>
              <w:spacing w:line="240" w:lineRule="auto"/>
              <w:rPr/>
            </w:pPr>
            <w:r w:rsidDel="00000000" w:rsidR="00000000" w:rsidRPr="00000000">
              <w:rPr>
                <w:rtl w:val="0"/>
              </w:rPr>
              <w:t xml:space="preserve">alloydb_omni_instance_postgresql_wait_count_total</w:t>
            </w:r>
          </w:p>
          <w:p w:rsidR="00000000" w:rsidDel="00000000" w:rsidP="00000000" w:rsidRDefault="00000000" w:rsidRPr="00000000" w14:paraId="000009CC">
            <w:pPr>
              <w:widowControl w:val="0"/>
              <w:spacing w:line="240" w:lineRule="auto"/>
              <w:rPr/>
            </w:pPr>
            <w:r w:rsidDel="00000000" w:rsidR="00000000" w:rsidRPr="00000000">
              <w:rPr>
                <w:rtl w:val="0"/>
              </w:rPr>
              <w:t xml:space="preserve">alloydb_omni_instance_postgresql_wait_time_us_total</w:t>
            </w:r>
          </w:p>
          <w:p w:rsidR="00000000" w:rsidDel="00000000" w:rsidP="00000000" w:rsidRDefault="00000000" w:rsidRPr="00000000" w14:paraId="000009CD">
            <w:pPr>
              <w:widowControl w:val="0"/>
              <w:spacing w:line="240" w:lineRule="auto"/>
              <w:rPr/>
            </w:pPr>
            <w:r w:rsidDel="00000000" w:rsidR="00000000" w:rsidRPr="00000000">
              <w:rPr>
                <w:rtl w:val="0"/>
              </w:rPr>
              <w:t xml:space="preserve">alloydb_omni_memory_used_byte</w:t>
            </w:r>
          </w:p>
          <w:p w:rsidR="00000000" w:rsidDel="00000000" w:rsidP="00000000" w:rsidRDefault="00000000" w:rsidRPr="00000000" w14:paraId="000009CE">
            <w:pPr>
              <w:widowControl w:val="0"/>
              <w:spacing w:line="240" w:lineRule="auto"/>
              <w:rPr/>
            </w:pPr>
            <w:r w:rsidDel="00000000" w:rsidR="00000000" w:rsidRPr="00000000">
              <w:rPr>
                <w:rtl w:val="0"/>
              </w:rPr>
              <w:t xml:space="preserve">alloydb_omni_monitor_collect_ms</w:t>
            </w:r>
          </w:p>
          <w:p w:rsidR="00000000" w:rsidDel="00000000" w:rsidP="00000000" w:rsidRDefault="00000000" w:rsidRPr="00000000" w14:paraId="000009CF">
            <w:pPr>
              <w:widowControl w:val="0"/>
              <w:spacing w:line="240" w:lineRule="auto"/>
              <w:rPr/>
            </w:pPr>
            <w:r w:rsidDel="00000000" w:rsidR="00000000" w:rsidRPr="00000000">
              <w:rPr>
                <w:rtl w:val="0"/>
              </w:rPr>
              <w:t xml:space="preserve">alloydb_omni_monitor_error_count</w:t>
            </w:r>
          </w:p>
          <w:p w:rsidR="00000000" w:rsidDel="00000000" w:rsidP="00000000" w:rsidRDefault="00000000" w:rsidRPr="00000000" w14:paraId="000009D0">
            <w:pPr>
              <w:widowControl w:val="0"/>
              <w:spacing w:line="240" w:lineRule="auto"/>
              <w:rPr/>
            </w:pPr>
            <w:r w:rsidDel="00000000" w:rsidR="00000000" w:rsidRPr="00000000">
              <w:rPr>
                <w:rtl w:val="0"/>
              </w:rPr>
              <w:t xml:space="preserve">alloydb_omni_monitor_metric_count</w:t>
            </w:r>
          </w:p>
          <w:p w:rsidR="00000000" w:rsidDel="00000000" w:rsidP="00000000" w:rsidRDefault="00000000" w:rsidRPr="00000000" w14:paraId="000009D1">
            <w:pPr>
              <w:widowControl w:val="0"/>
              <w:spacing w:line="240" w:lineRule="auto"/>
              <w:rPr/>
            </w:pPr>
            <w:r w:rsidDel="00000000" w:rsidR="00000000" w:rsidRPr="00000000">
              <w:rPr>
                <w:rtl w:val="0"/>
              </w:rPr>
              <w:t xml:space="preserve">alloydb_omni_node_cpu_usage_second_total</w:t>
            </w:r>
          </w:p>
          <w:p w:rsidR="00000000" w:rsidDel="00000000" w:rsidP="00000000" w:rsidRDefault="00000000" w:rsidRPr="00000000" w14:paraId="000009D2">
            <w:pPr>
              <w:widowControl w:val="0"/>
              <w:spacing w:line="240" w:lineRule="auto"/>
              <w:rPr/>
            </w:pPr>
            <w:r w:rsidDel="00000000" w:rsidR="00000000" w:rsidRPr="00000000">
              <w:rPr>
                <w:rtl w:val="0"/>
              </w:rPr>
              <w:t xml:space="preserve">alloydb_omni_node_storage_limit_per_disk_byte</w:t>
            </w:r>
          </w:p>
          <w:p w:rsidR="00000000" w:rsidDel="00000000" w:rsidP="00000000" w:rsidRDefault="00000000" w:rsidRPr="00000000" w14:paraId="000009D3">
            <w:pPr>
              <w:widowControl w:val="0"/>
              <w:spacing w:line="240" w:lineRule="auto"/>
              <w:rPr/>
            </w:pPr>
            <w:r w:rsidDel="00000000" w:rsidR="00000000" w:rsidRPr="00000000">
              <w:rPr>
                <w:rtl w:val="0"/>
              </w:rPr>
              <w:t xml:space="preserve">alloydb_omni_node_storage_read_bytes_count_total</w:t>
            </w:r>
          </w:p>
          <w:p w:rsidR="00000000" w:rsidDel="00000000" w:rsidP="00000000" w:rsidRDefault="00000000" w:rsidRPr="00000000" w14:paraId="000009D4">
            <w:pPr>
              <w:widowControl w:val="0"/>
              <w:spacing w:line="240" w:lineRule="auto"/>
              <w:rPr/>
            </w:pPr>
            <w:r w:rsidDel="00000000" w:rsidR="00000000" w:rsidRPr="00000000">
              <w:rPr>
                <w:rtl w:val="0"/>
              </w:rPr>
              <w:t xml:space="preserve">alloydb_omni_node_storage_read_ops_count_total</w:t>
            </w:r>
          </w:p>
          <w:p w:rsidR="00000000" w:rsidDel="00000000" w:rsidP="00000000" w:rsidRDefault="00000000" w:rsidRPr="00000000" w14:paraId="000009D5">
            <w:pPr>
              <w:widowControl w:val="0"/>
              <w:spacing w:line="240" w:lineRule="auto"/>
              <w:rPr/>
            </w:pPr>
            <w:r w:rsidDel="00000000" w:rsidR="00000000" w:rsidRPr="00000000">
              <w:rPr>
                <w:rtl w:val="0"/>
              </w:rPr>
              <w:t xml:space="preserve">alloydb_omni_node_storage_usage_per_disk_byte</w:t>
            </w:r>
          </w:p>
          <w:p w:rsidR="00000000" w:rsidDel="00000000" w:rsidP="00000000" w:rsidRDefault="00000000" w:rsidRPr="00000000" w14:paraId="000009D6">
            <w:pPr>
              <w:widowControl w:val="0"/>
              <w:spacing w:line="240" w:lineRule="auto"/>
              <w:rPr/>
            </w:pPr>
            <w:r w:rsidDel="00000000" w:rsidR="00000000" w:rsidRPr="00000000">
              <w:rPr>
                <w:rtl w:val="0"/>
              </w:rPr>
              <w:t xml:space="preserve">alloydb_omni_node_storage_write_bytes_count_total</w:t>
            </w:r>
          </w:p>
          <w:p w:rsidR="00000000" w:rsidDel="00000000" w:rsidP="00000000" w:rsidRDefault="00000000" w:rsidRPr="00000000" w14:paraId="000009D7">
            <w:pPr>
              <w:widowControl w:val="0"/>
              <w:spacing w:line="240" w:lineRule="auto"/>
              <w:rPr/>
            </w:pPr>
            <w:r w:rsidDel="00000000" w:rsidR="00000000" w:rsidRPr="00000000">
              <w:rPr>
                <w:rtl w:val="0"/>
              </w:rPr>
              <w:t xml:space="preserve">alloydb_omni_node_storage_write_ops_count_total</w:t>
            </w:r>
          </w:p>
          <w:p w:rsidR="00000000" w:rsidDel="00000000" w:rsidP="00000000" w:rsidRDefault="00000000" w:rsidRPr="00000000" w14:paraId="000009D8">
            <w:pPr>
              <w:widowControl w:val="0"/>
              <w:spacing w:line="240" w:lineRule="auto"/>
              <w:rPr/>
            </w:pPr>
            <w:r w:rsidDel="00000000" w:rsidR="00000000" w:rsidRPr="00000000">
              <w:rPr>
                <w:rtl w:val="0"/>
              </w:rPr>
            </w:r>
          </w:p>
          <w:p w:rsidR="00000000" w:rsidDel="00000000" w:rsidP="00000000" w:rsidRDefault="00000000" w:rsidRPr="00000000" w14:paraId="000009D9">
            <w:pPr>
              <w:widowControl w:val="0"/>
              <w:spacing w:line="240" w:lineRule="auto"/>
              <w:rPr/>
            </w:pPr>
            <w:r w:rsidDel="00000000" w:rsidR="00000000" w:rsidRPr="00000000">
              <w:rPr>
                <w:rtl w:val="0"/>
              </w:rPr>
            </w:r>
          </w:p>
        </w:tc>
      </w:tr>
    </w:tbl>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b w:val="1"/>
          <w:bCs w:val="1"/>
          <w:sz w:val="26"/>
          <w:szCs w:val="26"/>
        </w:rPr>
      </w:pPr>
      <w:r w:rsidDel="00000000" w:rsidR="00000000" w:rsidRPr="00000000">
        <w:rPr>
          <w:b w:val="1"/>
          <w:bCs w:val="1"/>
          <w:sz w:val="26"/>
          <w:szCs w:val="26"/>
          <w:rtl w:val="0"/>
        </w:rPr>
        <w:t xml:space="preserve">Replication metrics missing: </w:t>
      </w:r>
    </w:p>
    <w:p w:rsidR="00000000" w:rsidDel="00000000" w:rsidP="00000000" w:rsidRDefault="00000000" w:rsidRPr="00000000" w14:paraId="000009E0">
      <w:pPr>
        <w:spacing w:after="240" w:before="240" w:lineRule="auto"/>
        <w:rPr/>
      </w:pPr>
      <w:r w:rsidDel="00000000" w:rsidR="00000000" w:rsidRPr="00000000">
        <w:rPr>
          <w:rtl w:val="0"/>
        </w:rPr>
        <w:t xml:space="preserve">This is a classic and very important distinction in Prometheus:</w:t>
      </w:r>
    </w:p>
    <w:p w:rsidR="00000000" w:rsidDel="00000000" w:rsidP="00000000" w:rsidRDefault="00000000" w:rsidRPr="00000000" w14:paraId="000009E1">
      <w:pPr>
        <w:numPr>
          <w:ilvl w:val="0"/>
          <w:numId w:val="95"/>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curl -s 'http://localhost:9090/api/v1/label/__name__/values'</w:t>
      </w:r>
    </w:p>
    <w:p w:rsidR="00000000" w:rsidDel="00000000" w:rsidP="00000000" w:rsidRDefault="00000000" w:rsidRPr="00000000" w14:paraId="000009E2">
      <w:pPr>
        <w:numPr>
          <w:ilvl w:val="1"/>
          <w:numId w:val="95"/>
        </w:numPr>
        <w:spacing w:after="0" w:afterAutospacing="0" w:before="0" w:beforeAutospacing="0" w:lineRule="auto"/>
        <w:ind w:left="1440" w:hanging="360"/>
      </w:pPr>
      <w:r w:rsidDel="00000000" w:rsidR="00000000" w:rsidRPr="00000000">
        <w:rPr>
          <w:rtl w:val="0"/>
        </w:rPr>
        <w:t xml:space="preserve">This command hits the </w:t>
      </w:r>
      <w:r w:rsidDel="00000000" w:rsidR="00000000" w:rsidRPr="00000000">
        <w:rPr>
          <w:rFonts w:ascii="Roboto Mono" w:cs="Roboto Mono" w:eastAsia="Roboto Mono" w:hAnsi="Roboto Mono"/>
          <w:color w:val="188038"/>
          <w:rtl w:val="0"/>
        </w:rPr>
        <w:t xml:space="preserve">/api/v1/label/__name__/values</w:t>
      </w:r>
      <w:r w:rsidDel="00000000" w:rsidR="00000000" w:rsidRPr="00000000">
        <w:rPr>
          <w:rtl w:val="0"/>
        </w:rPr>
        <w:t xml:space="preserve"> endpoint.</w:t>
      </w:r>
    </w:p>
    <w:p w:rsidR="00000000" w:rsidDel="00000000" w:rsidP="00000000" w:rsidRDefault="00000000" w:rsidRPr="00000000" w14:paraId="000009E3">
      <w:pPr>
        <w:numPr>
          <w:ilvl w:val="1"/>
          <w:numId w:val="95"/>
        </w:numPr>
        <w:spacing w:after="0" w:afterAutospacing="0" w:before="0" w:beforeAutospacing="0" w:lineRule="auto"/>
        <w:ind w:left="1440" w:hanging="360"/>
      </w:pPr>
      <w:r w:rsidDel="00000000" w:rsidR="00000000" w:rsidRPr="00000000">
        <w:rPr>
          <w:rtl w:val="0"/>
        </w:rPr>
        <w:t xml:space="preserve">This endpoint returns </w:t>
      </w:r>
      <w:r w:rsidDel="00000000" w:rsidR="00000000" w:rsidRPr="00000000">
        <w:rPr>
          <w:b w:val="1"/>
          <w:bCs w:val="1"/>
          <w:rtl w:val="0"/>
        </w:rPr>
        <w:t xml:space="preserve">all unique metric names (the </w:t>
      </w:r>
      <w:r w:rsidDel="00000000" w:rsidR="00000000" w:rsidRPr="00000000">
        <w:rPr>
          <w:rFonts w:ascii="Roboto Mono" w:cs="Roboto Mono" w:eastAsia="Roboto Mono" w:hAnsi="Roboto Mono"/>
          <w:b w:val="1"/>
          <w:bCs w:val="1"/>
          <w:color w:val="188038"/>
          <w:rtl w:val="0"/>
        </w:rPr>
        <w:t xml:space="preserve">__name__</w:t>
      </w:r>
      <w:r w:rsidDel="00000000" w:rsidR="00000000" w:rsidRPr="00000000">
        <w:rPr>
          <w:b w:val="1"/>
          <w:bCs w:val="1"/>
          <w:rtl w:val="0"/>
        </w:rPr>
        <w:t xml:space="preserve"> label values) that Prometheus has ever ingested and stored</w:t>
      </w:r>
      <w:r w:rsidDel="00000000" w:rsidR="00000000" w:rsidRPr="00000000">
        <w:rPr>
          <w:rtl w:val="0"/>
        </w:rPr>
        <w:t xml:space="preserve"> in its Time Series Database (TSDB), regardless of whether those metrics are currently being scraped, are active, or if their source is currently "up".</w:t>
      </w:r>
    </w:p>
    <w:p w:rsidR="00000000" w:rsidDel="00000000" w:rsidP="00000000" w:rsidRDefault="00000000" w:rsidRPr="00000000" w14:paraId="000009E4">
      <w:pPr>
        <w:numPr>
          <w:ilvl w:val="1"/>
          <w:numId w:val="95"/>
        </w:numPr>
        <w:spacing w:after="0" w:afterAutospacing="0" w:before="0" w:beforeAutospacing="0" w:lineRule="auto"/>
        <w:ind w:left="1440" w:hanging="360"/>
      </w:pPr>
      <w:r w:rsidDel="00000000" w:rsidR="00000000" w:rsidRPr="00000000">
        <w:rPr>
          <w:rtl w:val="0"/>
        </w:rPr>
        <w:t xml:space="preserve">It's like looking at a comprehensive dictionary of all metrics Prometheus </w:t>
      </w:r>
      <w:r w:rsidDel="00000000" w:rsidR="00000000" w:rsidRPr="00000000">
        <w:rPr>
          <w:i w:val="1"/>
          <w:iCs w:val="1"/>
          <w:rtl w:val="0"/>
        </w:rPr>
        <w:t xml:space="preserve">knows</w:t>
      </w:r>
      <w:r w:rsidDel="00000000" w:rsidR="00000000" w:rsidRPr="00000000">
        <w:rPr>
          <w:rtl w:val="0"/>
        </w:rPr>
        <w:t xml:space="preserve"> how to speak about, from any source.</w:t>
      </w:r>
    </w:p>
    <w:p w:rsidR="00000000" w:rsidDel="00000000" w:rsidP="00000000" w:rsidRDefault="00000000" w:rsidRPr="00000000" w14:paraId="000009E5">
      <w:pPr>
        <w:numPr>
          <w:ilvl w:val="0"/>
          <w:numId w:val="9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curl -g --get 'http://10.1.0.4:9090/api/v1/query' --data-urlencode 'query={job="alloydb_omni_monitor_db2", __name__=~".+"}' | jq -r '.data.result[].metric.__name__' | sort -u | grep alloydb_omni</w:t>
      </w:r>
    </w:p>
    <w:p w:rsidR="00000000" w:rsidDel="00000000" w:rsidP="00000000" w:rsidRDefault="00000000" w:rsidRPr="00000000" w14:paraId="000009E6">
      <w:pPr>
        <w:numPr>
          <w:ilvl w:val="1"/>
          <w:numId w:val="95"/>
        </w:numPr>
        <w:spacing w:after="0" w:afterAutospacing="0" w:before="0" w:beforeAutospacing="0" w:lineRule="auto"/>
        <w:ind w:left="1440" w:hanging="360"/>
      </w:pPr>
      <w:r w:rsidDel="00000000" w:rsidR="00000000" w:rsidRPr="00000000">
        <w:rPr>
          <w:rtl w:val="0"/>
        </w:rPr>
        <w:t xml:space="preserve">This command hits the </w:t>
      </w:r>
      <w:r w:rsidDel="00000000" w:rsidR="00000000" w:rsidRPr="00000000">
        <w:rPr>
          <w:rFonts w:ascii="Roboto Mono" w:cs="Roboto Mono" w:eastAsia="Roboto Mono" w:hAnsi="Roboto Mono"/>
          <w:color w:val="188038"/>
          <w:rtl w:val="0"/>
        </w:rPr>
        <w:t xml:space="preserve">/api/v1/query</w:t>
      </w:r>
      <w:r w:rsidDel="00000000" w:rsidR="00000000" w:rsidRPr="00000000">
        <w:rPr>
          <w:rtl w:val="0"/>
        </w:rPr>
        <w:t xml:space="preserve"> endpoint.</w:t>
      </w:r>
    </w:p>
    <w:p w:rsidR="00000000" w:rsidDel="00000000" w:rsidP="00000000" w:rsidRDefault="00000000" w:rsidRPr="00000000" w14:paraId="000009E7">
      <w:pPr>
        <w:numPr>
          <w:ilvl w:val="1"/>
          <w:numId w:val="95"/>
        </w:numPr>
        <w:spacing w:after="0" w:afterAutospacing="0" w:before="0" w:beforeAutospacing="0" w:lineRule="auto"/>
        <w:ind w:left="1440" w:hanging="360"/>
      </w:pPr>
      <w:r w:rsidDel="00000000" w:rsidR="00000000" w:rsidRPr="00000000">
        <w:rPr>
          <w:rtl w:val="0"/>
        </w:rPr>
        <w:t xml:space="preserve">This endpoint runs a </w:t>
      </w:r>
      <w:r w:rsidDel="00000000" w:rsidR="00000000" w:rsidRPr="00000000">
        <w:rPr>
          <w:b w:val="1"/>
          <w:bCs w:val="1"/>
          <w:rtl w:val="0"/>
        </w:rPr>
        <w:t xml:space="preserve">PromQL query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{job="alloydb_omni_monitor_db2", __name__=~".+"}</w:t>
      </w:r>
      <w:r w:rsidDel="00000000" w:rsidR="00000000" w:rsidRPr="00000000">
        <w:rPr>
          <w:rtl w:val="0"/>
        </w:rPr>
        <w:t xml:space="preserve">).</w:t>
      </w:r>
    </w:p>
    <w:p w:rsidR="00000000" w:rsidDel="00000000" w:rsidP="00000000" w:rsidRDefault="00000000" w:rsidRPr="00000000" w14:paraId="000009E8">
      <w:pPr>
        <w:numPr>
          <w:ilvl w:val="1"/>
          <w:numId w:val="95"/>
        </w:numPr>
        <w:spacing w:after="0" w:afterAutospacing="0" w:before="0" w:beforeAutospacing="0" w:lineRule="auto"/>
        <w:ind w:left="1440" w:hanging="360"/>
      </w:pPr>
      <w:r w:rsidDel="00000000" w:rsidR="00000000" w:rsidRPr="00000000">
        <w:rPr>
          <w:rtl w:val="0"/>
        </w:rPr>
        <w:t xml:space="preserve">A PromQL query </w:t>
      </w:r>
      <w:r w:rsidDel="00000000" w:rsidR="00000000" w:rsidRPr="00000000">
        <w:rPr>
          <w:i w:val="1"/>
          <w:iCs w:val="1"/>
          <w:rtl w:val="0"/>
        </w:rPr>
        <w:t xml:space="preserve">only returns data for time series that are currently active and have recent samples</w:t>
      </w:r>
      <w:r w:rsidDel="00000000" w:rsidR="00000000" w:rsidRPr="00000000">
        <w:rPr>
          <w:rtl w:val="0"/>
        </w:rPr>
        <w:t xml:space="preserve"> (typically within the last 5 minutes by default, configurable via </w:t>
      </w:r>
      <w:r w:rsidDel="00000000" w:rsidR="00000000" w:rsidRPr="00000000">
        <w:rPr>
          <w:rFonts w:ascii="Roboto Mono" w:cs="Roboto Mono" w:eastAsia="Roboto Mono" w:hAnsi="Roboto Mono"/>
          <w:color w:val="188038"/>
          <w:rtl w:val="0"/>
        </w:rPr>
        <w:t xml:space="preserve">query.lookback-delta</w:t>
      </w:r>
      <w:r w:rsidDel="00000000" w:rsidR="00000000" w:rsidRPr="00000000">
        <w:rPr>
          <w:rtl w:val="0"/>
        </w:rPr>
        <w:t xml:space="preserve">).</w:t>
      </w:r>
    </w:p>
    <w:p w:rsidR="00000000" w:rsidDel="00000000" w:rsidP="00000000" w:rsidRDefault="00000000" w:rsidRPr="00000000" w14:paraId="000009E9">
      <w:pPr>
        <w:numPr>
          <w:ilvl w:val="1"/>
          <w:numId w:val="95"/>
        </w:numPr>
        <w:spacing w:after="240" w:before="0" w:beforeAutospacing="0" w:lineRule="auto"/>
        <w:ind w:left="1440" w:hanging="360"/>
      </w:pPr>
      <w:r w:rsidDel="00000000" w:rsidR="00000000" w:rsidRPr="00000000">
        <w:rPr>
          <w:rtl w:val="0"/>
        </w:rPr>
        <w:t xml:space="preserve">It's like asking: "From the </w:t>
      </w:r>
      <w:r w:rsidDel="00000000" w:rsidR="00000000" w:rsidRPr="00000000">
        <w:rPr>
          <w:rFonts w:ascii="Roboto Mono" w:cs="Roboto Mono" w:eastAsia="Roboto Mono" w:hAnsi="Roboto Mono"/>
          <w:color w:val="188038"/>
          <w:rtl w:val="0"/>
        </w:rPr>
        <w:t xml:space="preserve">alloydb_omni_monitor_db2</w:t>
      </w:r>
      <w:r w:rsidDel="00000000" w:rsidR="00000000" w:rsidRPr="00000000">
        <w:rPr>
          <w:rtl w:val="0"/>
        </w:rPr>
        <w:t xml:space="preserve"> job, what metrics currently </w:t>
      </w:r>
      <w:r w:rsidDel="00000000" w:rsidR="00000000" w:rsidRPr="00000000">
        <w:rPr>
          <w:i w:val="1"/>
          <w:iCs w:val="1"/>
          <w:rtl w:val="0"/>
        </w:rPr>
        <w:t xml:space="preserve">have samples</w:t>
      </w:r>
      <w:r w:rsidDel="00000000" w:rsidR="00000000" w:rsidRPr="00000000">
        <w:rPr>
          <w:rtl w:val="0"/>
        </w:rPr>
        <w:t xml:space="preserve"> (are active) right now?"</w:t>
      </w:r>
    </w:p>
    <w:p w:rsidR="00000000" w:rsidDel="00000000" w:rsidP="00000000" w:rsidRDefault="00000000" w:rsidRPr="00000000" w14:paraId="000009EA">
      <w:pPr>
        <w:spacing w:after="240" w:before="240" w:lineRule="auto"/>
        <w:rPr>
          <w:b w:val="1"/>
          <w:bCs w:val="1"/>
        </w:rPr>
      </w:pPr>
      <w:r w:rsidDel="00000000" w:rsidR="00000000" w:rsidRPr="00000000">
        <w:rPr>
          <w:b w:val="1"/>
          <w:bCs w:val="1"/>
          <w:rtl w:val="0"/>
        </w:rPr>
        <w:t xml:space="preserve">What it means:</w:t>
      </w:r>
    </w:p>
    <w:p w:rsidR="00000000" w:rsidDel="00000000" w:rsidP="00000000" w:rsidRDefault="00000000" w:rsidRPr="00000000" w14:paraId="000009EB">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alloydbomni_instance_postgresql_replication_flush_lag_ms</w:t>
      </w:r>
      <w:r w:rsidDel="00000000" w:rsidR="00000000" w:rsidRPr="00000000">
        <w:rPr>
          <w:rtl w:val="0"/>
        </w:rPr>
        <w:t xml:space="preserve"> (and the other replication metrics) appear in the </w:t>
      </w:r>
      <w:r w:rsidDel="00000000" w:rsidR="00000000" w:rsidRPr="00000000">
        <w:rPr>
          <w:rFonts w:ascii="Roboto Mono" w:cs="Roboto Mono" w:eastAsia="Roboto Mono" w:hAnsi="Roboto Mono"/>
          <w:color w:val="188038"/>
          <w:rtl w:val="0"/>
        </w:rPr>
        <w:t xml:space="preserve">__name__/values</w:t>
      </w:r>
      <w:r w:rsidDel="00000000" w:rsidR="00000000" w:rsidRPr="00000000">
        <w:rPr>
          <w:rtl w:val="0"/>
        </w:rPr>
        <w:t xml:space="preserve"> output but NOT in the </w:t>
      </w:r>
      <w:r w:rsidDel="00000000" w:rsidR="00000000" w:rsidRPr="00000000">
        <w:rPr>
          <w:rFonts w:ascii="Roboto Mono" w:cs="Roboto Mono" w:eastAsia="Roboto Mono" w:hAnsi="Roboto Mono"/>
          <w:color w:val="188038"/>
          <w:rtl w:val="0"/>
        </w:rPr>
        <w:t xml:space="preserve">alloydb_omni_monitor_db2</w:t>
      </w:r>
      <w:r w:rsidDel="00000000" w:rsidR="00000000" w:rsidRPr="00000000">
        <w:rPr>
          <w:rtl w:val="0"/>
        </w:rPr>
        <w:t xml:space="preserve"> job query output, it means:</w:t>
      </w:r>
    </w:p>
    <w:p w:rsidR="00000000" w:rsidDel="00000000" w:rsidP="00000000" w:rsidRDefault="00000000" w:rsidRPr="00000000" w14:paraId="000009EC">
      <w:pPr>
        <w:numPr>
          <w:ilvl w:val="0"/>
          <w:numId w:val="5"/>
        </w:numPr>
        <w:spacing w:after="0" w:afterAutospacing="0" w:before="240" w:lineRule="auto"/>
        <w:ind w:left="720" w:hanging="360"/>
      </w:pPr>
      <w:r w:rsidDel="00000000" w:rsidR="00000000" w:rsidRPr="00000000">
        <w:rPr>
          <w:b w:val="1"/>
          <w:bCs w:val="1"/>
          <w:rtl w:val="0"/>
        </w:rPr>
        <w:t xml:space="preserve">Prometheus </w:t>
      </w:r>
      <w:r w:rsidDel="00000000" w:rsidR="00000000" w:rsidRPr="00000000">
        <w:rPr>
          <w:b w:val="1"/>
          <w:bCs w:val="1"/>
          <w:i w:val="1"/>
          <w:iCs w:val="1"/>
          <w:rtl w:val="0"/>
        </w:rPr>
        <w:t xml:space="preserve">knows</w:t>
      </w:r>
      <w:r w:rsidDel="00000000" w:rsidR="00000000" w:rsidRPr="00000000">
        <w:rPr>
          <w:b w:val="1"/>
          <w:bCs w:val="1"/>
          <w:rtl w:val="0"/>
        </w:rPr>
        <w:t xml:space="preserve"> about these metric names:</w:t>
      </w:r>
      <w:r w:rsidDel="00000000" w:rsidR="00000000" w:rsidRPr="00000000">
        <w:rPr>
          <w:rtl w:val="0"/>
        </w:rPr>
        <w:t xml:space="preserve"> It has, at some point, seen these metrics. This is why they appear in the </w:t>
      </w:r>
      <w:r w:rsidDel="00000000" w:rsidR="00000000" w:rsidRPr="00000000">
        <w:rPr>
          <w:rFonts w:ascii="Roboto Mono" w:cs="Roboto Mono" w:eastAsia="Roboto Mono" w:hAnsi="Roboto Mono"/>
          <w:color w:val="188038"/>
          <w:rtl w:val="0"/>
        </w:rPr>
        <w:t xml:space="preserve">__name__/values</w:t>
      </w:r>
      <w:r w:rsidDel="00000000" w:rsidR="00000000" w:rsidRPr="00000000">
        <w:rPr>
          <w:rtl w:val="0"/>
        </w:rPr>
        <w:t xml:space="preserve"> list. They might have been scraped successfully in the past, or perhaps from another instance.</w:t>
      </w:r>
    </w:p>
    <w:p w:rsidR="00000000" w:rsidDel="00000000" w:rsidP="00000000" w:rsidRDefault="00000000" w:rsidRPr="00000000" w14:paraId="000009ED">
      <w:pPr>
        <w:numPr>
          <w:ilvl w:val="0"/>
          <w:numId w:val="5"/>
        </w:numPr>
        <w:spacing w:after="240" w:before="0" w:beforeAutospacing="0" w:lineRule="auto"/>
        <w:ind w:left="720" w:hanging="360"/>
      </w:pPr>
      <w:r w:rsidDel="00000000" w:rsidR="00000000" w:rsidRPr="00000000">
        <w:rPr>
          <w:b w:val="1"/>
          <w:bCs w:val="1"/>
          <w:rtl w:val="0"/>
        </w:rPr>
        <w:t xml:space="preserve">The specific target (</w:t>
      </w:r>
      <w:r w:rsidDel="00000000" w:rsidR="00000000" w:rsidRPr="00000000">
        <w:rPr>
          <w:rFonts w:ascii="Roboto Mono" w:cs="Roboto Mono" w:eastAsia="Roboto Mono" w:hAnsi="Roboto Mono"/>
          <w:b w:val="1"/>
          <w:bCs w:val="1"/>
          <w:color w:val="188038"/>
          <w:rtl w:val="0"/>
        </w:rPr>
        <w:t xml:space="preserve">alloydb_omni_monitor_db2</w:t>
      </w:r>
      <w:r w:rsidDel="00000000" w:rsidR="00000000" w:rsidRPr="00000000">
        <w:rPr>
          <w:b w:val="1"/>
          <w:bCs w:val="1"/>
          <w:rtl w:val="0"/>
        </w:rPr>
        <w:t xml:space="preserve"> / 10.1.0.7) is </w:t>
      </w:r>
      <w:r w:rsidDel="00000000" w:rsidR="00000000" w:rsidRPr="00000000">
        <w:rPr>
          <w:b w:val="1"/>
          <w:bCs w:val="1"/>
          <w:i w:val="1"/>
          <w:iCs w:val="1"/>
          <w:rtl w:val="0"/>
        </w:rPr>
        <w:t xml:space="preserve">not currently exposing</w:t>
      </w:r>
      <w:r w:rsidDel="00000000" w:rsidR="00000000" w:rsidRPr="00000000">
        <w:rPr>
          <w:b w:val="1"/>
          <w:bCs w:val="1"/>
          <w:rtl w:val="0"/>
        </w:rPr>
        <w:t xml:space="preserve"> those metrics, or they don't have active data.</w:t>
      </w:r>
    </w:p>
    <w:p w:rsidR="00000000" w:rsidDel="00000000" w:rsidP="00000000" w:rsidRDefault="00000000" w:rsidRPr="00000000" w14:paraId="000009EE">
      <w:pPr>
        <w:spacing w:after="240" w:before="240" w:lineRule="auto"/>
        <w:rPr>
          <w:b w:val="1"/>
          <w:bCs w:val="1"/>
        </w:rPr>
      </w:pPr>
      <w:r w:rsidDel="00000000" w:rsidR="00000000" w:rsidRPr="00000000">
        <w:rPr>
          <w:b w:val="1"/>
          <w:bCs w:val="1"/>
          <w:rtl w:val="0"/>
        </w:rPr>
        <w:t xml:space="preserve">To identify why </w:t>
      </w:r>
      <w:r w:rsidDel="00000000" w:rsidR="00000000" w:rsidRPr="00000000">
        <w:rPr>
          <w:rFonts w:ascii="Roboto Mono" w:cs="Roboto Mono" w:eastAsia="Roboto Mono" w:hAnsi="Roboto Mono"/>
          <w:b w:val="1"/>
          <w:bCs w:val="1"/>
          <w:color w:val="188038"/>
          <w:rtl w:val="0"/>
        </w:rPr>
        <w:t xml:space="preserve">alloydb_omni_monitor_db2</w:t>
      </w:r>
      <w:r w:rsidDel="00000000" w:rsidR="00000000" w:rsidRPr="00000000">
        <w:rPr>
          <w:b w:val="1"/>
          <w:bCs w:val="1"/>
          <w:rtl w:val="0"/>
        </w:rPr>
        <w:t xml:space="preserve"> is not exposing those replication metrics, you need to investigate on </w:t>
      </w:r>
      <w:r w:rsidDel="00000000" w:rsidR="00000000" w:rsidRPr="00000000">
        <w:rPr>
          <w:rFonts w:ascii="Roboto Mono" w:cs="Roboto Mono" w:eastAsia="Roboto Mono" w:hAnsi="Roboto Mono"/>
          <w:b w:val="1"/>
          <w:bCs w:val="1"/>
          <w:color w:val="188038"/>
          <w:rtl w:val="0"/>
        </w:rPr>
        <w:t xml:space="preserve">scalable-db2</w:t>
      </w:r>
      <w:r w:rsidDel="00000000" w:rsidR="00000000" w:rsidRPr="00000000">
        <w:rPr>
          <w:b w:val="1"/>
          <w:bCs w:val="1"/>
          <w:rtl w:val="0"/>
        </w:rPr>
        <w:t xml:space="preserve"> (10.1.0.7) itself:</w:t>
      </w:r>
    </w:p>
    <w:p w:rsidR="00000000" w:rsidDel="00000000" w:rsidP="00000000" w:rsidRDefault="00000000" w:rsidRPr="00000000" w14:paraId="000009EF">
      <w:pPr>
        <w:spacing w:after="240" w:before="240" w:lineRule="auto"/>
        <w:rPr/>
      </w:pPr>
      <w:r w:rsidDel="00000000" w:rsidR="00000000" w:rsidRPr="00000000">
        <w:rPr>
          <w:rtl w:val="0"/>
        </w:rPr>
        <w:t xml:space="preserve">Here's a checklist of what to identify and verify:</w:t>
      </w:r>
    </w:p>
    <w:p w:rsidR="00000000" w:rsidDel="00000000" w:rsidP="00000000" w:rsidRDefault="00000000" w:rsidRPr="00000000" w14:paraId="000009F0">
      <w:pPr>
        <w:numPr>
          <w:ilvl w:val="0"/>
          <w:numId w:val="9"/>
        </w:numPr>
        <w:spacing w:after="0" w:afterAutospacing="0" w:before="240" w:lineRule="auto"/>
        <w:ind w:left="720" w:hanging="360"/>
      </w:pPr>
      <w:r w:rsidDel="00000000" w:rsidR="00000000" w:rsidRPr="00000000">
        <w:rPr>
          <w:b w:val="1"/>
          <w:bCs w:val="1"/>
          <w:rtl w:val="0"/>
        </w:rPr>
        <w:t xml:space="preserve">Is the </w:t>
      </w:r>
      <w:r w:rsidDel="00000000" w:rsidR="00000000" w:rsidRPr="00000000">
        <w:rPr>
          <w:rFonts w:ascii="Roboto Mono" w:cs="Roboto Mono" w:eastAsia="Roboto Mono" w:hAnsi="Roboto Mono"/>
          <w:b w:val="1"/>
          <w:bCs w:val="1"/>
          <w:color w:val="188038"/>
          <w:rtl w:val="0"/>
        </w:rPr>
        <w:t xml:space="preserve">alloydbomni_monitor</w:t>
      </w:r>
      <w:r w:rsidDel="00000000" w:rsidR="00000000" w:rsidRPr="00000000">
        <w:rPr>
          <w:b w:val="1"/>
          <w:bCs w:val="1"/>
          <w:rtl w:val="0"/>
        </w:rPr>
        <w:t xml:space="preserve"> on </w:t>
      </w:r>
      <w:r w:rsidDel="00000000" w:rsidR="00000000" w:rsidRPr="00000000">
        <w:rPr>
          <w:rFonts w:ascii="Roboto Mono" w:cs="Roboto Mono" w:eastAsia="Roboto Mono" w:hAnsi="Roboto Mono"/>
          <w:b w:val="1"/>
          <w:bCs w:val="1"/>
          <w:color w:val="188038"/>
          <w:rtl w:val="0"/>
        </w:rPr>
        <w:t xml:space="preserve">scalable-db2</w:t>
      </w:r>
      <w:r w:rsidDel="00000000" w:rsidR="00000000" w:rsidRPr="00000000">
        <w:rPr>
          <w:b w:val="1"/>
          <w:bCs w:val="1"/>
          <w:rtl w:val="0"/>
        </w:rPr>
        <w:t xml:space="preserve"> actually running and healthy?</w:t>
      </w:r>
    </w:p>
    <w:p w:rsidR="00000000" w:rsidDel="00000000" w:rsidP="00000000" w:rsidRDefault="00000000" w:rsidRPr="00000000" w14:paraId="000009F1">
      <w:pPr>
        <w:numPr>
          <w:ilvl w:val="1"/>
          <w:numId w:val="9"/>
        </w:numPr>
        <w:spacing w:after="0" w:afterAutospacing="0" w:before="0" w:beforeAutospacing="0" w:lineRule="auto"/>
        <w:ind w:left="144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sudo systemctl status alloydbomni_monitor</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w:t>
      </w:r>
    </w:p>
    <w:p w:rsidR="00000000" w:rsidDel="00000000" w:rsidP="00000000" w:rsidRDefault="00000000" w:rsidRPr="00000000" w14:paraId="000009F2">
      <w:pPr>
        <w:numPr>
          <w:ilvl w:val="1"/>
          <w:numId w:val="9"/>
        </w:numPr>
        <w:spacing w:after="0" w:afterAutospacing="0" w:before="0" w:beforeAutospacing="0" w:lineRule="auto"/>
        <w:ind w:left="1440" w:hanging="360"/>
      </w:pPr>
      <w:r w:rsidDel="00000000" w:rsidR="00000000" w:rsidRPr="00000000">
        <w:rPr>
          <w:rtl w:val="0"/>
        </w:rPr>
        <w:t xml:space="preserve">Check its logs: </w:t>
      </w:r>
      <w:r w:rsidDel="00000000" w:rsidR="00000000" w:rsidRPr="00000000">
        <w:rPr>
          <w:rFonts w:ascii="Roboto Mono" w:cs="Roboto Mono" w:eastAsia="Roboto Mono" w:hAnsi="Roboto Mono"/>
          <w:color w:val="188038"/>
          <w:rtl w:val="0"/>
        </w:rPr>
        <w:t xml:space="preserve">sudo journalctl -u alloydbomni_monitor.service -f</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-f</w:t>
      </w:r>
      <w:r w:rsidDel="00000000" w:rsidR="00000000" w:rsidRPr="00000000">
        <w:rPr>
          <w:rtl w:val="0"/>
        </w:rPr>
        <w:t xml:space="preserve"> to follow new logs). Look for any errors related to connecting to PostgreSQL, permissions, or missing replication stats.</w:t>
      </w:r>
    </w:p>
    <w:p w:rsidR="00000000" w:rsidDel="00000000" w:rsidP="00000000" w:rsidRDefault="00000000" w:rsidRPr="00000000" w14:paraId="000009F3">
      <w:pPr>
        <w:numPr>
          <w:ilvl w:val="0"/>
          <w:numId w:val="9"/>
        </w:numPr>
        <w:spacing w:after="0" w:afterAutospacing="0" w:before="0" w:beforeAutospacing="0" w:lineRule="auto"/>
        <w:ind w:left="720" w:hanging="360"/>
      </w:pPr>
      <w:r w:rsidDel="00000000" w:rsidR="00000000" w:rsidRPr="00000000">
        <w:rPr>
          <w:b w:val="1"/>
          <w:bCs w:val="1"/>
          <w:rtl w:val="0"/>
        </w:rPr>
        <w:t xml:space="preserve">Can Prometheus successfully scrape </w:t>
      </w:r>
      <w:r w:rsidDel="00000000" w:rsidR="00000000" w:rsidRPr="00000000">
        <w:rPr>
          <w:rFonts w:ascii="Roboto Mono" w:cs="Roboto Mono" w:eastAsia="Roboto Mono" w:hAnsi="Roboto Mono"/>
          <w:b w:val="1"/>
          <w:bCs w:val="1"/>
          <w:color w:val="188038"/>
          <w:rtl w:val="0"/>
        </w:rPr>
        <w:t xml:space="preserve">scalable-db2</w:t>
      </w:r>
      <w:r w:rsidDel="00000000" w:rsidR="00000000" w:rsidRPr="00000000">
        <w:rPr>
          <w:b w:val="1"/>
          <w:bCs w:val="1"/>
          <w:rtl w:val="0"/>
        </w:rPr>
        <w:t xml:space="preserve">?</w:t>
      </w:r>
    </w:p>
    <w:p w:rsidR="00000000" w:rsidDel="00000000" w:rsidP="00000000" w:rsidRDefault="00000000" w:rsidRPr="00000000" w14:paraId="000009F4">
      <w:pPr>
        <w:numPr>
          <w:ilvl w:val="1"/>
          <w:numId w:val="9"/>
        </w:numPr>
        <w:spacing w:after="0" w:afterAutospacing="0" w:before="0" w:beforeAutospacing="0" w:lineRule="auto"/>
        <w:ind w:left="1440" w:hanging="360"/>
      </w:pPr>
      <w:r w:rsidDel="00000000" w:rsidR="00000000" w:rsidRPr="00000000">
        <w:rPr>
          <w:rtl w:val="0"/>
        </w:rPr>
        <w:t xml:space="preserve">Go to the Prometheus UI: </w:t>
      </w:r>
      <w:r w:rsidDel="00000000" w:rsidR="00000000" w:rsidRPr="00000000">
        <w:rPr>
          <w:rFonts w:ascii="Roboto Mono" w:cs="Roboto Mono" w:eastAsia="Roboto Mono" w:hAnsi="Roboto Mono"/>
          <w:color w:val="188038"/>
          <w:rtl w:val="0"/>
        </w:rPr>
        <w:t xml:space="preserve">http://10.1.0.4:9090/targets</w:t>
      </w:r>
    </w:p>
    <w:p w:rsidR="00000000" w:rsidDel="00000000" w:rsidP="00000000" w:rsidRDefault="00000000" w:rsidRPr="00000000" w14:paraId="000009F5">
      <w:pPr>
        <w:numPr>
          <w:ilvl w:val="1"/>
          <w:numId w:val="9"/>
        </w:numPr>
        <w:spacing w:after="0" w:afterAutospacing="0" w:before="0" w:beforeAutospacing="0" w:lineRule="auto"/>
        <w:ind w:left="1440" w:hanging="360"/>
      </w:pPr>
      <w:r w:rsidDel="00000000" w:rsidR="00000000" w:rsidRPr="00000000">
        <w:rPr>
          <w:rtl w:val="0"/>
        </w:rPr>
        <w:t xml:space="preserve">Find the target </w:t>
      </w:r>
      <w:r w:rsidDel="00000000" w:rsidR="00000000" w:rsidRPr="00000000">
        <w:rPr>
          <w:rFonts w:ascii="Roboto Mono" w:cs="Roboto Mono" w:eastAsia="Roboto Mono" w:hAnsi="Roboto Mono"/>
          <w:color w:val="188038"/>
          <w:rtl w:val="0"/>
        </w:rPr>
        <w:t xml:space="preserve">10.1.0.7:9187</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alloydb_omni_monitor_db2</w:t>
      </w:r>
      <w:r w:rsidDel="00000000" w:rsidR="00000000" w:rsidRPr="00000000">
        <w:rPr>
          <w:rtl w:val="0"/>
        </w:rPr>
        <w:t xml:space="preserve">).</w:t>
      </w:r>
    </w:p>
    <w:p w:rsidR="00000000" w:rsidDel="00000000" w:rsidP="00000000" w:rsidRDefault="00000000" w:rsidRPr="00000000" w14:paraId="000009F6">
      <w:pPr>
        <w:numPr>
          <w:ilvl w:val="1"/>
          <w:numId w:val="9"/>
        </w:numPr>
        <w:spacing w:after="0" w:afterAutospacing="0" w:before="0" w:beforeAutospacing="0" w:lineRule="auto"/>
        <w:ind w:left="1440" w:hanging="360"/>
      </w:pPr>
      <w:r w:rsidDel="00000000" w:rsidR="00000000" w:rsidRPr="00000000">
        <w:rPr>
          <w:rtl w:val="0"/>
        </w:rPr>
        <w:t xml:space="preserve">Is its "State" column </w:t>
      </w:r>
      <w:r w:rsidDel="00000000" w:rsidR="00000000" w:rsidRPr="00000000">
        <w:rPr>
          <w:rFonts w:ascii="Roboto Mono" w:cs="Roboto Mono" w:eastAsia="Roboto Mono" w:hAnsi="Roboto Mono"/>
          <w:color w:val="188038"/>
          <w:rtl w:val="0"/>
        </w:rPr>
        <w:t xml:space="preserve">UP</w:t>
      </w:r>
      <w:r w:rsidDel="00000000" w:rsidR="00000000" w:rsidRPr="00000000">
        <w:rPr>
          <w:rtl w:val="0"/>
        </w:rPr>
        <w:t xml:space="preserve">?</w:t>
      </w:r>
    </w:p>
    <w:p w:rsidR="00000000" w:rsidDel="00000000" w:rsidP="00000000" w:rsidRDefault="00000000" w:rsidRPr="00000000" w14:paraId="000009F7">
      <w:pPr>
        <w:numPr>
          <w:ilvl w:val="1"/>
          <w:numId w:val="9"/>
        </w:numPr>
        <w:spacing w:after="0" w:afterAutospacing="0" w:before="0" w:beforeAutospacing="0" w:lineRule="auto"/>
        <w:ind w:left="1440" w:hanging="360"/>
      </w:pPr>
      <w:r w:rsidDel="00000000" w:rsidR="00000000" w:rsidRPr="00000000">
        <w:rPr>
          <w:rtl w:val="0"/>
        </w:rPr>
        <w:t xml:space="preserve">Is there any error message in the "Last Scrape Error" column? This is critical. It might say something about connection refused, timeout, or parsing errors.</w:t>
      </w:r>
    </w:p>
    <w:p w:rsidR="00000000" w:rsidDel="00000000" w:rsidP="00000000" w:rsidRDefault="00000000" w:rsidRPr="00000000" w14:paraId="000009F8">
      <w:pPr>
        <w:numPr>
          <w:ilvl w:val="0"/>
          <w:numId w:val="9"/>
        </w:numPr>
        <w:spacing w:after="0" w:afterAutospacing="0" w:before="0" w:beforeAutospacing="0" w:lineRule="auto"/>
        <w:ind w:left="720" w:hanging="360"/>
      </w:pPr>
      <w:r w:rsidDel="00000000" w:rsidR="00000000" w:rsidRPr="00000000">
        <w:rPr>
          <w:b w:val="1"/>
          <w:bCs w:val="1"/>
          <w:rtl w:val="0"/>
        </w:rPr>
        <w:t xml:space="preserve">Is PostgreSQL Replication configured and active on </w:t>
      </w:r>
      <w:r w:rsidDel="00000000" w:rsidR="00000000" w:rsidRPr="00000000">
        <w:rPr>
          <w:rFonts w:ascii="Roboto Mono" w:cs="Roboto Mono" w:eastAsia="Roboto Mono" w:hAnsi="Roboto Mono"/>
          <w:b w:val="1"/>
          <w:bCs w:val="1"/>
          <w:color w:val="188038"/>
          <w:rtl w:val="0"/>
        </w:rPr>
        <w:t xml:space="preserve">scalable-db2</w:t>
      </w:r>
      <w:r w:rsidDel="00000000" w:rsidR="00000000" w:rsidRPr="00000000">
        <w:rPr>
          <w:b w:val="1"/>
          <w:bCs w:val="1"/>
          <w:rtl w:val="0"/>
        </w:rPr>
        <w:t xml:space="preserve">?</w:t>
      </w:r>
    </w:p>
    <w:p w:rsidR="00000000" w:rsidDel="00000000" w:rsidP="00000000" w:rsidRDefault="00000000" w:rsidRPr="00000000" w14:paraId="000009F9">
      <w:pPr>
        <w:numPr>
          <w:ilvl w:val="1"/>
          <w:numId w:val="9"/>
        </w:numPr>
        <w:spacing w:after="0" w:afterAutospacing="0" w:before="0" w:beforeAutospacing="0" w:lineRule="auto"/>
        <w:ind w:left="1440" w:hanging="360"/>
      </w:pPr>
      <w:r w:rsidDel="00000000" w:rsidR="00000000" w:rsidRPr="00000000">
        <w:rPr>
          <w:rtl w:val="0"/>
        </w:rPr>
        <w:t xml:space="preserve">Replication lag metrics are only available if the instance is actively participating in replication (either as a primary with active replicas or as a replica receiving WALs).</w:t>
      </w:r>
    </w:p>
    <w:p w:rsidR="00000000" w:rsidDel="00000000" w:rsidP="00000000" w:rsidRDefault="00000000" w:rsidRPr="00000000" w14:paraId="000009FA">
      <w:pPr>
        <w:numPr>
          <w:ilvl w:val="1"/>
          <w:numId w:val="9"/>
        </w:numPr>
        <w:spacing w:after="240" w:before="0" w:beforeAutospacing="0" w:lineRule="auto"/>
        <w:ind w:left="1440" w:hanging="360"/>
      </w:pPr>
      <w:r w:rsidDel="00000000" w:rsidR="00000000" w:rsidRPr="00000000">
        <w:rPr>
          <w:b w:val="1"/>
          <w:bCs w:val="1"/>
          <w:rtl w:val="0"/>
        </w:rPr>
        <w:t xml:space="preserve">On the current PostgreSQL Primary (e.g., scalable-db1):</w:t>
        <w:br w:type="textWrapping"/>
      </w:r>
      <w:r w:rsidDel="00000000" w:rsidR="00000000" w:rsidRPr="00000000">
        <w:rPr>
          <w:rtl w:val="0"/>
        </w:rPr>
        <w:t xml:space="preserve">Bash</w:t>
      </w:r>
    </w:p>
    <w:p w:rsidR="00000000" w:rsidDel="00000000" w:rsidP="00000000" w:rsidRDefault="00000000" w:rsidRPr="00000000" w14:paraId="000009F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PGPASSWORD=abcdefghij</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psql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localhost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postgres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postgres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client_addr,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sync_state,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write_lag,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flush_lag,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replay_lag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pg_stat_replication;'</w:t>
      </w:r>
      <w:r w:rsidDel="00000000" w:rsidR="00000000" w:rsidRPr="00000000">
        <w:rPr>
          <w:rtl w:val="0"/>
        </w:rPr>
      </w:r>
    </w:p>
    <w:p w:rsidR="00000000" w:rsidDel="00000000" w:rsidP="00000000" w:rsidRDefault="00000000" w:rsidRPr="00000000" w14:paraId="000009FC">
      <w:pPr>
        <w:numPr>
          <w:ilvl w:val="1"/>
          <w:numId w:val="9"/>
        </w:numPr>
        <w:spacing w:after="0" w:afterAutospacing="0" w:before="240" w:lineRule="auto"/>
        <w:ind w:left="1440" w:hanging="360"/>
      </w:pPr>
      <w:r w:rsidDel="00000000" w:rsidR="00000000" w:rsidRPr="00000000">
        <w:rPr>
          <w:rtl w:val="0"/>
        </w:rPr>
        <w:t xml:space="preserve"></w:t>
        <w:br w:type="textWrapping"/>
        <w:t xml:space="preserve">Ensure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 (or its replication client name) appears here with a </w:t>
      </w:r>
      <w:r w:rsidDel="00000000" w:rsidR="00000000" w:rsidRPr="00000000">
        <w:rPr>
          <w:rFonts w:ascii="Roboto Mono" w:cs="Roboto Mono" w:eastAsia="Roboto Mono" w:hAnsi="Roboto Mono"/>
          <w:color w:val="188038"/>
          <w:rtl w:val="0"/>
        </w:rPr>
        <w:t xml:space="preserve">streaming</w:t>
      </w:r>
      <w:r w:rsidDel="00000000" w:rsidR="00000000" w:rsidRPr="00000000">
        <w:rPr>
          <w:rtl w:val="0"/>
        </w:rPr>
        <w:t xml:space="preserve"> state and non-null lag values.</w:t>
      </w:r>
    </w:p>
    <w:p w:rsidR="00000000" w:rsidDel="00000000" w:rsidP="00000000" w:rsidRDefault="00000000" w:rsidRPr="00000000" w14:paraId="000009FD">
      <w:pPr>
        <w:numPr>
          <w:ilvl w:val="1"/>
          <w:numId w:val="9"/>
        </w:numPr>
        <w:spacing w:after="240" w:before="0" w:beforeAutospacing="0" w:lineRule="auto"/>
        <w:ind w:left="1440" w:hanging="360"/>
      </w:pPr>
      <w:r w:rsidDel="00000000" w:rsidR="00000000" w:rsidRPr="00000000">
        <w:rPr>
          <w:b w:val="1"/>
          <w:bCs w:val="1"/>
          <w:rtl w:val="0"/>
        </w:rPr>
        <w:t xml:space="preserve">On </w:t>
      </w:r>
      <w:r w:rsidDel="00000000" w:rsidR="00000000" w:rsidRPr="00000000">
        <w:rPr>
          <w:rFonts w:ascii="Roboto Mono" w:cs="Roboto Mono" w:eastAsia="Roboto Mono" w:hAnsi="Roboto Mono"/>
          <w:b w:val="1"/>
          <w:bCs w:val="1"/>
          <w:color w:val="188038"/>
          <w:rtl w:val="0"/>
        </w:rPr>
        <w:t xml:space="preserve">scalable-db2</w:t>
      </w:r>
      <w:r w:rsidDel="00000000" w:rsidR="00000000" w:rsidRPr="00000000">
        <w:rPr>
          <w:b w:val="1"/>
          <w:bCs w:val="1"/>
          <w:rtl w:val="0"/>
        </w:rPr>
        <w:t xml:space="preserve"> (if it's a replica):</w:t>
        <w:br w:type="textWrapping"/>
      </w:r>
      <w:r w:rsidDel="00000000" w:rsidR="00000000" w:rsidRPr="00000000">
        <w:rPr>
          <w:rtl w:val="0"/>
        </w:rPr>
        <w:t xml:space="preserve">Bash</w:t>
      </w:r>
    </w:p>
    <w:p w:rsidR="00000000" w:rsidDel="00000000" w:rsidP="00000000" w:rsidRDefault="00000000" w:rsidRPr="00000000" w14:paraId="000009F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PGPASSWORD=abcdefghij</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psql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localhost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postgres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postgres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pg_stat_wal_receiver;'</w:t>
      </w:r>
      <w:r w:rsidDel="00000000" w:rsidR="00000000" w:rsidRPr="00000000">
        <w:rPr>
          <w:rtl w:val="0"/>
        </w:rPr>
      </w:r>
    </w:p>
    <w:p w:rsidR="00000000" w:rsidDel="00000000" w:rsidP="00000000" w:rsidRDefault="00000000" w:rsidRPr="00000000" w14:paraId="000009FF">
      <w:pPr>
        <w:numPr>
          <w:ilvl w:val="1"/>
          <w:numId w:val="9"/>
        </w:numPr>
        <w:spacing w:after="0" w:afterAutospacing="0" w:before="240" w:lineRule="auto"/>
        <w:ind w:left="1440" w:hanging="360"/>
      </w:pPr>
      <w:r w:rsidDel="00000000" w:rsidR="00000000" w:rsidRPr="00000000">
        <w:rPr>
          <w:rtl w:val="0"/>
        </w:rPr>
        <w:t xml:space="preserve"></w:t>
        <w:br w:type="textWrapping"/>
        <w:t xml:space="preserve">Ensure it's connected to the primary and receiving WALs.</w:t>
      </w:r>
    </w:p>
    <w:p w:rsidR="00000000" w:rsidDel="00000000" w:rsidP="00000000" w:rsidRDefault="00000000" w:rsidRPr="00000000" w14:paraId="00000A00">
      <w:pPr>
        <w:numPr>
          <w:ilvl w:val="0"/>
          <w:numId w:val="9"/>
        </w:numPr>
        <w:spacing w:after="0" w:afterAutospacing="0" w:before="0" w:beforeAutospacing="0" w:lineRule="auto"/>
        <w:ind w:left="720" w:hanging="360"/>
      </w:pPr>
      <w:r w:rsidDel="00000000" w:rsidR="00000000" w:rsidRPr="00000000">
        <w:rPr>
          <w:b w:val="1"/>
          <w:bCs w:val="1"/>
          <w:rtl w:val="0"/>
        </w:rPr>
        <w:t xml:space="preserve">Does the </w:t>
      </w:r>
      <w:r w:rsidDel="00000000" w:rsidR="00000000" w:rsidRPr="00000000">
        <w:rPr>
          <w:rFonts w:ascii="Roboto Mono" w:cs="Roboto Mono" w:eastAsia="Roboto Mono" w:hAnsi="Roboto Mono"/>
          <w:b w:val="1"/>
          <w:bCs w:val="1"/>
          <w:color w:val="188038"/>
          <w:rtl w:val="0"/>
        </w:rPr>
        <w:t xml:space="preserve">alloydbomni_monitor</w:t>
      </w:r>
      <w:r w:rsidDel="00000000" w:rsidR="00000000" w:rsidRPr="00000000">
        <w:rPr>
          <w:b w:val="1"/>
          <w:bCs w:val="1"/>
          <w:rtl w:val="0"/>
        </w:rPr>
        <w:t xml:space="preserve"> user have the necessary permissions on </w:t>
      </w:r>
      <w:r w:rsidDel="00000000" w:rsidR="00000000" w:rsidRPr="00000000">
        <w:rPr>
          <w:rFonts w:ascii="Roboto Mono" w:cs="Roboto Mono" w:eastAsia="Roboto Mono" w:hAnsi="Roboto Mono"/>
          <w:b w:val="1"/>
          <w:bCs w:val="1"/>
          <w:color w:val="188038"/>
          <w:rtl w:val="0"/>
        </w:rPr>
        <w:t xml:space="preserve">scalable-db2</w:t>
      </w:r>
      <w:r w:rsidDel="00000000" w:rsidR="00000000" w:rsidRPr="00000000">
        <w:rPr>
          <w:b w:val="1"/>
          <w:bCs w:val="1"/>
          <w:rtl w:val="0"/>
        </w:rPr>
        <w:t xml:space="preserve">?</w:t>
      </w:r>
    </w:p>
    <w:p w:rsidR="00000000" w:rsidDel="00000000" w:rsidP="00000000" w:rsidRDefault="00000000" w:rsidRPr="00000000" w14:paraId="00000A01">
      <w:pPr>
        <w:numPr>
          <w:ilvl w:val="1"/>
          <w:numId w:val="9"/>
        </w:numPr>
        <w:spacing w:after="0" w:afterAutospacing="0" w:before="0" w:beforeAutospacing="0" w:lineRule="auto"/>
        <w:ind w:left="1440" w:hanging="360"/>
      </w:pPr>
      <w:r w:rsidDel="00000000" w:rsidR="00000000" w:rsidRPr="00000000">
        <w:rPr>
          <w:rtl w:val="0"/>
        </w:rPr>
        <w:t xml:space="preserve">Connect to PostgreSQL on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 as a superuser (</w:t>
      </w:r>
      <w:r w:rsidDel="00000000" w:rsidR="00000000" w:rsidRPr="00000000">
        <w:rPr>
          <w:rFonts w:ascii="Roboto Mono" w:cs="Roboto Mono" w:eastAsia="Roboto Mono" w:hAnsi="Roboto Mono"/>
          <w:color w:val="188038"/>
          <w:rtl w:val="0"/>
        </w:rPr>
        <w:t xml:space="preserve">postgres</w:t>
      </w:r>
      <w:r w:rsidDel="00000000" w:rsidR="00000000" w:rsidRPr="00000000">
        <w:rPr>
          <w:rtl w:val="0"/>
        </w:rPr>
        <w:t xml:space="preserve">).</w:t>
      </w:r>
    </w:p>
    <w:p w:rsidR="00000000" w:rsidDel="00000000" w:rsidP="00000000" w:rsidRDefault="00000000" w:rsidRPr="00000000" w14:paraId="00000A02">
      <w:pPr>
        <w:numPr>
          <w:ilvl w:val="1"/>
          <w:numId w:val="9"/>
        </w:numPr>
        <w:spacing w:after="240" w:before="0" w:beforeAutospacing="0" w:lineRule="auto"/>
        <w:ind w:left="1440" w:hanging="360"/>
      </w:pPr>
      <w:r w:rsidDel="00000000" w:rsidR="00000000" w:rsidRPr="00000000">
        <w:rPr>
          <w:rtl w:val="0"/>
        </w:rPr>
        <w:t xml:space="preserve">Run:</w:t>
        <w:br w:type="textWrapping"/>
        <w:t xml:space="preserve">SQL</w:t>
      </w:r>
    </w:p>
    <w:p w:rsidR="00000000" w:rsidDel="00000000" w:rsidP="00000000" w:rsidRDefault="00000000" w:rsidRPr="00000000" w14:paraId="00000A0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\du</w:t>
      </w:r>
      <w:r w:rsidDel="00000000" w:rsidR="00000000" w:rsidRPr="00000000">
        <w:rPr>
          <w:rtl w:val="0"/>
        </w:rPr>
      </w:r>
    </w:p>
    <w:p w:rsidR="00000000" w:rsidDel="00000000" w:rsidP="00000000" w:rsidRDefault="00000000" w:rsidRPr="00000000" w14:paraId="00000A04">
      <w:pPr>
        <w:numPr>
          <w:ilvl w:val="1"/>
          <w:numId w:val="9"/>
        </w:numPr>
        <w:spacing w:after="0" w:afterAutospacing="0" w:before="240" w:lineRule="auto"/>
        <w:ind w:left="1440" w:hanging="360"/>
      </w:pPr>
      <w:r w:rsidDel="00000000" w:rsidR="00000000" w:rsidRPr="00000000">
        <w:rPr>
          <w:rtl w:val="0"/>
        </w:rPr>
        <w:t xml:space="preserve"></w:t>
        <w:br w:type="textWrapping"/>
        <w:t xml:space="preserve">Identify the user that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 uses (e.g., </w:t>
      </w:r>
      <w:r w:rsidDel="00000000" w:rsidR="00000000" w:rsidRPr="00000000">
        <w:rPr>
          <w:rFonts w:ascii="Roboto Mono" w:cs="Roboto Mono" w:eastAsia="Roboto Mono" w:hAnsi="Roboto Mono"/>
          <w:color w:val="188038"/>
          <w:rtl w:val="0"/>
        </w:rPr>
        <w:t xml:space="preserve">pg_monitor</w:t>
      </w:r>
      <w:r w:rsidDel="00000000" w:rsidR="00000000" w:rsidRPr="00000000">
        <w:rPr>
          <w:rtl w:val="0"/>
        </w:rPr>
        <w:t xml:space="preserve">).</w:t>
      </w:r>
    </w:p>
    <w:p w:rsidR="00000000" w:rsidDel="00000000" w:rsidP="00000000" w:rsidRDefault="00000000" w:rsidRPr="00000000" w14:paraId="00000A05">
      <w:pPr>
        <w:numPr>
          <w:ilvl w:val="1"/>
          <w:numId w:val="9"/>
        </w:numPr>
        <w:spacing w:after="0" w:afterAutospacing="0" w:before="0" w:beforeAutospacing="0" w:lineRule="auto"/>
        <w:ind w:left="1440" w:hanging="360"/>
      </w:pPr>
      <w:r w:rsidDel="00000000" w:rsidR="00000000" w:rsidRPr="00000000">
        <w:rPr>
          <w:rtl w:val="0"/>
        </w:rPr>
        <w:t xml:space="preserve">Check if that user has the </w:t>
      </w:r>
      <w:r w:rsidDel="00000000" w:rsidR="00000000" w:rsidRPr="00000000">
        <w:rPr>
          <w:rFonts w:ascii="Roboto Mono" w:cs="Roboto Mono" w:eastAsia="Roboto Mono" w:hAnsi="Roboto Mono"/>
          <w:color w:val="188038"/>
          <w:rtl w:val="0"/>
        </w:rPr>
        <w:t xml:space="preserve">pg_monitor</w:t>
      </w:r>
      <w:r w:rsidDel="00000000" w:rsidR="00000000" w:rsidRPr="00000000">
        <w:rPr>
          <w:rtl w:val="0"/>
        </w:rPr>
        <w:t xml:space="preserve"> role, or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privileges on </w:t>
      </w:r>
      <w:r w:rsidDel="00000000" w:rsidR="00000000" w:rsidRPr="00000000">
        <w:rPr>
          <w:rFonts w:ascii="Roboto Mono" w:cs="Roboto Mono" w:eastAsia="Roboto Mono" w:hAnsi="Roboto Mono"/>
          <w:color w:val="188038"/>
          <w:rtl w:val="0"/>
        </w:rPr>
        <w:t xml:space="preserve">pg_stat_replication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pg_stat_wal_receiver</w:t>
      </w:r>
      <w:r w:rsidDel="00000000" w:rsidR="00000000" w:rsidRPr="00000000">
        <w:rPr>
          <w:rtl w:val="0"/>
        </w:rPr>
        <w:t xml:space="preserve">. (Refer to the previous answer on granting permissions).</w:t>
      </w:r>
    </w:p>
    <w:p w:rsidR="00000000" w:rsidDel="00000000" w:rsidP="00000000" w:rsidRDefault="00000000" w:rsidRPr="00000000" w14:paraId="00000A06">
      <w:pPr>
        <w:numPr>
          <w:ilvl w:val="0"/>
          <w:numId w:val="9"/>
        </w:numPr>
        <w:spacing w:after="0" w:afterAutospacing="0" w:before="0" w:beforeAutospacing="0" w:lineRule="auto"/>
        <w:ind w:left="720" w:hanging="360"/>
      </w:pPr>
      <w:r w:rsidDel="00000000" w:rsidR="00000000" w:rsidRPr="00000000">
        <w:rPr>
          <w:b w:val="1"/>
          <w:bCs w:val="1"/>
          <w:rtl w:val="0"/>
        </w:rPr>
        <w:t xml:space="preserve">Is </w:t>
      </w:r>
      <w:r w:rsidDel="00000000" w:rsidR="00000000" w:rsidRPr="00000000">
        <w:rPr>
          <w:rFonts w:ascii="Roboto Mono" w:cs="Roboto Mono" w:eastAsia="Roboto Mono" w:hAnsi="Roboto Mono"/>
          <w:b w:val="1"/>
          <w:bCs w:val="1"/>
          <w:color w:val="188038"/>
          <w:rtl w:val="0"/>
        </w:rPr>
        <w:t xml:space="preserve">wal_level</w:t>
      </w:r>
      <w:r w:rsidDel="00000000" w:rsidR="00000000" w:rsidRPr="00000000">
        <w:rPr>
          <w:b w:val="1"/>
          <w:bCs w:val="1"/>
          <w:rtl w:val="0"/>
        </w:rPr>
        <w:t xml:space="preserve"> set correctly in PostgreSQL on </w:t>
      </w:r>
      <w:r w:rsidDel="00000000" w:rsidR="00000000" w:rsidRPr="00000000">
        <w:rPr>
          <w:rFonts w:ascii="Roboto Mono" w:cs="Roboto Mono" w:eastAsia="Roboto Mono" w:hAnsi="Roboto Mono"/>
          <w:b w:val="1"/>
          <w:bCs w:val="1"/>
          <w:color w:val="188038"/>
          <w:rtl w:val="0"/>
        </w:rPr>
        <w:t xml:space="preserve">scalable-db2</w:t>
      </w:r>
      <w:r w:rsidDel="00000000" w:rsidR="00000000" w:rsidRPr="00000000">
        <w:rPr>
          <w:b w:val="1"/>
          <w:bCs w:val="1"/>
          <w:rtl w:val="0"/>
        </w:rPr>
        <w:t xml:space="preserve">?</w:t>
      </w:r>
    </w:p>
    <w:p w:rsidR="00000000" w:rsidDel="00000000" w:rsidP="00000000" w:rsidRDefault="00000000" w:rsidRPr="00000000" w14:paraId="00000A07">
      <w:pPr>
        <w:numPr>
          <w:ilvl w:val="1"/>
          <w:numId w:val="9"/>
        </w:numPr>
        <w:spacing w:after="0" w:afterAutospacing="0" w:before="0" w:beforeAutospacing="0" w:lineRule="auto"/>
        <w:ind w:left="1440" w:hanging="360"/>
      </w:pPr>
      <w:r w:rsidDel="00000000" w:rsidR="00000000" w:rsidRPr="00000000">
        <w:rPr>
          <w:rtl w:val="0"/>
        </w:rPr>
        <w:t xml:space="preserve">Connect to PostgreSQL on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w:t>
      </w:r>
    </w:p>
    <w:p w:rsidR="00000000" w:rsidDel="00000000" w:rsidP="00000000" w:rsidRDefault="00000000" w:rsidRPr="00000000" w14:paraId="00000A08">
      <w:pPr>
        <w:numPr>
          <w:ilvl w:val="1"/>
          <w:numId w:val="9"/>
        </w:numPr>
        <w:spacing w:after="0" w:afterAutospacing="0" w:before="0" w:beforeAutospacing="0" w:lineRule="auto"/>
        <w:ind w:left="144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SHOW wal_level;</w:t>
      </w:r>
    </w:p>
    <w:p w:rsidR="00000000" w:rsidDel="00000000" w:rsidP="00000000" w:rsidRDefault="00000000" w:rsidRPr="00000000" w14:paraId="00000A09">
      <w:pPr>
        <w:numPr>
          <w:ilvl w:val="1"/>
          <w:numId w:val="9"/>
        </w:numPr>
        <w:spacing w:after="0" w:afterAutospacing="0" w:before="0" w:beforeAutospacing="0" w:lineRule="auto"/>
        <w:ind w:left="1440" w:hanging="360"/>
      </w:pPr>
      <w:r w:rsidDel="00000000" w:rsidR="00000000" w:rsidRPr="00000000">
        <w:rPr>
          <w:rtl w:val="0"/>
        </w:rPr>
        <w:t xml:space="preserve">It must be </w:t>
      </w:r>
      <w:r w:rsidDel="00000000" w:rsidR="00000000" w:rsidRPr="00000000">
        <w:rPr>
          <w:rFonts w:ascii="Roboto Mono" w:cs="Roboto Mono" w:eastAsia="Roboto Mono" w:hAnsi="Roboto Mono"/>
          <w:color w:val="188038"/>
          <w:rtl w:val="0"/>
        </w:rPr>
        <w:t xml:space="preserve">replica</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logical</w:t>
      </w:r>
      <w:r w:rsidDel="00000000" w:rsidR="00000000" w:rsidRPr="00000000">
        <w:rPr>
          <w:rtl w:val="0"/>
        </w:rPr>
        <w:t xml:space="preserve"> for replication stats to be available. If it's </w:t>
      </w:r>
      <w:r w:rsidDel="00000000" w:rsidR="00000000" w:rsidRPr="00000000">
        <w:rPr>
          <w:rFonts w:ascii="Roboto Mono" w:cs="Roboto Mono" w:eastAsia="Roboto Mono" w:hAnsi="Roboto Mono"/>
          <w:color w:val="188038"/>
          <w:rtl w:val="0"/>
        </w:rPr>
        <w:t xml:space="preserve">minimal</w:t>
      </w:r>
      <w:r w:rsidDel="00000000" w:rsidR="00000000" w:rsidRPr="00000000">
        <w:rPr>
          <w:rtl w:val="0"/>
        </w:rPr>
        <w:t xml:space="preserve">, you'll need to change </w:t>
      </w:r>
      <w:r w:rsidDel="00000000" w:rsidR="00000000" w:rsidRPr="00000000">
        <w:rPr>
          <w:rFonts w:ascii="Roboto Mono" w:cs="Roboto Mono" w:eastAsia="Roboto Mono" w:hAnsi="Roboto Mono"/>
          <w:color w:val="188038"/>
          <w:rtl w:val="0"/>
        </w:rPr>
        <w:t xml:space="preserve">postgresql.conf</w:t>
      </w:r>
      <w:r w:rsidDel="00000000" w:rsidR="00000000" w:rsidRPr="00000000">
        <w:rPr>
          <w:rtl w:val="0"/>
        </w:rPr>
        <w:t xml:space="preserve"> and restart PostgreSQL.</w:t>
      </w:r>
    </w:p>
    <w:p w:rsidR="00000000" w:rsidDel="00000000" w:rsidP="00000000" w:rsidRDefault="00000000" w:rsidRPr="00000000" w14:paraId="00000A0A">
      <w:pPr>
        <w:numPr>
          <w:ilvl w:val="0"/>
          <w:numId w:val="9"/>
        </w:numPr>
        <w:spacing w:after="240" w:before="0" w:beforeAutospacing="0" w:lineRule="auto"/>
        <w:ind w:left="720" w:hanging="360"/>
      </w:pPr>
      <w:r w:rsidDel="00000000" w:rsidR="00000000" w:rsidRPr="00000000">
        <w:rPr>
          <w:b w:val="1"/>
          <w:bCs w:val="1"/>
          <w:rtl w:val="0"/>
        </w:rPr>
        <w:t xml:space="preserve">Directly check the exporter's endpoint on </w:t>
      </w:r>
      <w:r w:rsidDel="00000000" w:rsidR="00000000" w:rsidRPr="00000000">
        <w:rPr>
          <w:rFonts w:ascii="Roboto Mono" w:cs="Roboto Mono" w:eastAsia="Roboto Mono" w:hAnsi="Roboto Mono"/>
          <w:b w:val="1"/>
          <w:bCs w:val="1"/>
          <w:color w:val="188038"/>
          <w:rtl w:val="0"/>
        </w:rPr>
        <w:t xml:space="preserve">scalable-db2</w:t>
      </w:r>
      <w:r w:rsidDel="00000000" w:rsidR="00000000" w:rsidRPr="00000000">
        <w:rPr>
          <w:b w:val="1"/>
          <w:bCs w:val="1"/>
          <w:rtl w:val="0"/>
        </w:rPr>
        <w:t xml:space="preserve">:</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 itself, try to access its own exporter endpoint:</w:t>
        <w:br w:type="textWrapping"/>
        <w:t xml:space="preserve">Bash</w:t>
      </w:r>
    </w:p>
    <w:p w:rsidR="00000000" w:rsidDel="00000000" w:rsidP="00000000" w:rsidRDefault="00000000" w:rsidRPr="00000000" w14:paraId="00000A0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http://localhost:9187/metrics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replication</w:t>
      </w:r>
      <w:r w:rsidDel="00000000" w:rsidR="00000000" w:rsidRPr="00000000">
        <w:rPr>
          <w:rtl w:val="0"/>
        </w:rPr>
      </w:r>
    </w:p>
    <w:p w:rsidR="00000000" w:rsidDel="00000000" w:rsidP="00000000" w:rsidRDefault="00000000" w:rsidRPr="00000000" w14:paraId="00000A0C">
      <w:pPr>
        <w:numPr>
          <w:ilvl w:val="0"/>
          <w:numId w:val="9"/>
        </w:numPr>
        <w:spacing w:after="240" w:before="240" w:lineRule="auto"/>
        <w:ind w:left="720" w:hanging="360"/>
      </w:pPr>
      <w:r w:rsidDel="00000000" w:rsidR="00000000" w:rsidRPr="00000000">
        <w:rPr>
          <w:rtl w:val="0"/>
        </w:rPr>
        <w:t xml:space="preserve"></w:t>
        <w:br w:type="textWrapping"/>
        <w:t xml:space="preserve">If you don't see the replication metrics here, then the issue is definitively with the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's configuration or the PostgreSQL setup on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 (not with Prometheus scraping it).</w:t>
      </w:r>
    </w:p>
    <w:p w:rsidR="00000000" w:rsidDel="00000000" w:rsidP="00000000" w:rsidRDefault="00000000" w:rsidRPr="00000000" w14:paraId="00000A0D">
      <w:pPr>
        <w:spacing w:after="240" w:before="240" w:lineRule="auto"/>
        <w:rPr/>
      </w:pPr>
      <w:r w:rsidDel="00000000" w:rsidR="00000000" w:rsidRPr="00000000">
        <w:rPr>
          <w:rtl w:val="0"/>
        </w:rPr>
        <w:t xml:space="preserve">By systematically checking these points, you should be able to pinpoint why those specific replication metrics are not appearing in your job-filtered query results.</w:t>
      </w:r>
    </w:p>
    <w:p w:rsidR="00000000" w:rsidDel="00000000" w:rsidP="00000000" w:rsidRDefault="00000000" w:rsidRPr="00000000" w14:paraId="00000A0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hpyqw790pep" w:id="139"/>
      <w:bookmarkEnd w:id="1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sample logs</w:t>
      </w:r>
      <w:r w:rsidDel="00000000" w:rsidR="00000000" w:rsidRPr="00000000">
        <w:rPr>
          <w:rtl w:val="0"/>
        </w:rPr>
      </w:r>
    </w:p>
    <w:p w:rsidR="00000000" w:rsidDel="00000000" w:rsidP="00000000" w:rsidRDefault="00000000" w:rsidRPr="00000000" w14:paraId="00000A10">
      <w:pPr>
        <w:pStyle w:val="Heading3"/>
        <w:keepNext w:val="0"/>
        <w:keepLines w:val="0"/>
        <w:spacing w:before="280" w:lineRule="auto"/>
        <w:rPr>
          <w:b w:val="1"/>
          <w:bCs w:val="1"/>
          <w:color w:val="000000"/>
          <w:sz w:val="26"/>
          <w:szCs w:val="26"/>
        </w:rPr>
      </w:pPr>
      <w:bookmarkStart w:colFirst="0" w:colLast="0" w:name="_z4qtamoxfdoz" w:id="140"/>
      <w:bookmarkEnd w:id="140"/>
      <w:r w:rsidDel="00000000" w:rsidR="00000000" w:rsidRPr="00000000">
        <w:rPr>
          <w:b w:val="1"/>
          <w:bCs w:val="1"/>
          <w:color w:val="000000"/>
          <w:sz w:val="26"/>
          <w:szCs w:val="26"/>
          <w:rtl w:val="0"/>
        </w:rPr>
        <w:t xml:space="preserve">Part 1: Generate and Verify pgBouncer Sample Log</w:t>
      </w:r>
    </w:p>
    <w:p w:rsidR="00000000" w:rsidDel="00000000" w:rsidP="00000000" w:rsidRDefault="00000000" w:rsidRPr="00000000" w14:paraId="00000A11">
      <w:pPr>
        <w:spacing w:after="240" w:before="240" w:lineRule="auto"/>
        <w:rPr>
          <w:b w:val="1"/>
          <w:bCs w:val="1"/>
        </w:rPr>
      </w:pPr>
      <w:r w:rsidDel="00000000" w:rsidR="00000000" w:rsidRPr="00000000">
        <w:rPr>
          <w:b w:val="1"/>
          <w:bCs w:val="1"/>
          <w:rtl w:val="0"/>
        </w:rPr>
        <w:t xml:space="preserve">1. Create the pgBouncer log directory and file (if they don't exist):</w:t>
      </w:r>
    </w:p>
    <w:p w:rsidR="00000000" w:rsidDel="00000000" w:rsidP="00000000" w:rsidRDefault="00000000" w:rsidRPr="00000000" w14:paraId="00000A12">
      <w:pPr>
        <w:rPr/>
      </w:pPr>
      <w:r w:rsidDel="00000000" w:rsidR="00000000" w:rsidRPr="00000000">
        <w:rPr>
          <w:rtl w:val="0"/>
        </w:rPr>
        <w:t xml:space="preserve">Bash</w:t>
      </w:r>
    </w:p>
    <w:p w:rsidR="00000000" w:rsidDel="00000000" w:rsidP="00000000" w:rsidRDefault="00000000" w:rsidRPr="00000000" w14:paraId="00000A1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/var/log/pgbouncer/</w:t>
      </w:r>
      <w:r w:rsidDel="00000000" w:rsidR="00000000" w:rsidRPr="00000000">
        <w:rPr>
          <w:rtl w:val="0"/>
        </w:rPr>
      </w:r>
    </w:p>
    <w:p w:rsidR="00000000" w:rsidDel="00000000" w:rsidP="00000000" w:rsidRDefault="00000000" w:rsidRPr="00000000" w14:paraId="00000A1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LOG_FILE_PGBOUNCER="/var/log/pgbouncer/pgbouncer.log"</w:t>
      </w:r>
      <w:r w:rsidDel="00000000" w:rsidR="00000000" w:rsidRPr="00000000">
        <w:rPr>
          <w:rtl w:val="0"/>
        </w:rPr>
      </w:r>
    </w:p>
    <w:p w:rsidR="00000000" w:rsidDel="00000000" w:rsidP="00000000" w:rsidRDefault="00000000" w:rsidRPr="00000000" w14:paraId="00000A15">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2. Append a sample pgBouncer log message:</w:t>
      </w:r>
    </w:p>
    <w:p w:rsidR="00000000" w:rsidDel="00000000" w:rsidP="00000000" w:rsidRDefault="00000000" w:rsidRPr="00000000" w14:paraId="00000A16">
      <w:pPr>
        <w:spacing w:after="240" w:before="240" w:lineRule="auto"/>
        <w:rPr/>
      </w:pPr>
      <w:r w:rsidDel="00000000" w:rsidR="00000000" w:rsidRPr="00000000">
        <w:rPr>
          <w:rtl w:val="0"/>
        </w:rPr>
        <w:t xml:space="preserve">This message is designed to be picked up by your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 configuration for </w:t>
      </w:r>
      <w:r w:rsidDel="00000000" w:rsidR="00000000" w:rsidRPr="00000000">
        <w:rPr>
          <w:rFonts w:ascii="Roboto Mono" w:cs="Roboto Mono" w:eastAsia="Roboto Mono" w:hAnsi="Roboto Mono"/>
          <w:color w:val="188038"/>
          <w:rtl w:val="0"/>
        </w:rPr>
        <w:t xml:space="preserve">pgbouncer</w:t>
      </w:r>
      <w:r w:rsidDel="00000000" w:rsidR="00000000" w:rsidRPr="00000000">
        <w:rPr>
          <w:rtl w:val="0"/>
        </w:rPr>
        <w:t xml:space="preserve"> (which uses </w:t>
      </w:r>
      <w:r w:rsidDel="00000000" w:rsidR="00000000" w:rsidRPr="00000000">
        <w:rPr>
          <w:rFonts w:ascii="Roboto Mono" w:cs="Roboto Mono" w:eastAsia="Roboto Mono" w:hAnsi="Roboto Mono"/>
          <w:color w:val="188038"/>
          <w:rtl w:val="0"/>
        </w:rPr>
        <w:t xml:space="preserve">tag="pgbouncer"</w:t>
      </w:r>
      <w:r w:rsidDel="00000000" w:rsidR="00000000" w:rsidRPr="00000000">
        <w:rPr>
          <w:rtl w:val="0"/>
        </w:rPr>
        <w:t xml:space="preserve">).</w:t>
      </w:r>
    </w:p>
    <w:p w:rsidR="00000000" w:rsidDel="00000000" w:rsidP="00000000" w:rsidRDefault="00000000" w:rsidRPr="00000000" w14:paraId="00000A17">
      <w:pPr>
        <w:rPr/>
      </w:pPr>
      <w:r w:rsidDel="00000000" w:rsidR="00000000" w:rsidRPr="00000000">
        <w:rPr>
          <w:rtl w:val="0"/>
        </w:rPr>
        <w:t xml:space="preserve">Bash</w:t>
      </w:r>
    </w:p>
    <w:p w:rsidR="00000000" w:rsidDel="00000000" w:rsidP="00000000" w:rsidRDefault="00000000" w:rsidRPr="00000000" w14:paraId="00000A1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"2025-07-23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23:00:00.123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UTC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[12345]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@admin: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pooler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"${LOG_FILE_PGBOUNCER}"</w:t>
      </w:r>
      <w:r w:rsidDel="00000000" w:rsidR="00000000" w:rsidRPr="00000000">
        <w:rPr>
          <w:rtl w:val="0"/>
        </w:rPr>
      </w:r>
    </w:p>
    <w:p w:rsidR="00000000" w:rsidDel="00000000" w:rsidP="00000000" w:rsidRDefault="00000000" w:rsidRPr="00000000" w14:paraId="00000A19">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3. Verify Rsyslog processing (on resilient-db1):</w:t>
      </w:r>
    </w:p>
    <w:p w:rsidR="00000000" w:rsidDel="00000000" w:rsidP="00000000" w:rsidRDefault="00000000" w:rsidRPr="00000000" w14:paraId="00000A1A">
      <w:pPr>
        <w:spacing w:after="240" w:before="240" w:lineRule="auto"/>
        <w:rPr/>
      </w:pPr>
      <w:r w:rsidDel="00000000" w:rsidR="00000000" w:rsidRPr="00000000">
        <w:rPr>
          <w:rtl w:val="0"/>
        </w:rPr>
        <w:t xml:space="preserve">After appending the log, check your rsyslog journal for any errors or signs of activity:</w:t>
      </w:r>
    </w:p>
    <w:p w:rsidR="00000000" w:rsidDel="00000000" w:rsidP="00000000" w:rsidRDefault="00000000" w:rsidRPr="00000000" w14:paraId="00000A1B">
      <w:pPr>
        <w:rPr/>
      </w:pPr>
      <w:r w:rsidDel="00000000" w:rsidR="00000000" w:rsidRPr="00000000">
        <w:rPr>
          <w:rtl w:val="0"/>
        </w:rPr>
        <w:t xml:space="preserve">Bash</w:t>
      </w:r>
    </w:p>
    <w:p w:rsidR="00000000" w:rsidDel="00000000" w:rsidP="00000000" w:rsidRDefault="00000000" w:rsidRPr="00000000" w14:paraId="00000A1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A1D">
      <w:pPr>
        <w:spacing w:after="240" w:before="240" w:lineRule="auto"/>
        <w:rPr/>
      </w:pPr>
      <w:r w:rsidDel="00000000" w:rsidR="00000000" w:rsidRPr="00000000">
        <w:rPr>
          <w:rtl w:val="0"/>
        </w:rPr>
        <w:t xml:space="preserve">You should not see any errors related to </w:t>
      </w:r>
      <w:r w:rsidDel="00000000" w:rsidR="00000000" w:rsidRPr="00000000">
        <w:rPr>
          <w:rFonts w:ascii="Roboto Mono" w:cs="Roboto Mono" w:eastAsia="Roboto Mono" w:hAnsi="Roboto Mono"/>
          <w:color w:val="188038"/>
          <w:rtl w:val="0"/>
        </w:rPr>
        <w:t xml:space="preserve">pgbouncer.log</w:t>
      </w:r>
      <w:r w:rsidDel="00000000" w:rsidR="00000000" w:rsidRPr="00000000">
        <w:rPr>
          <w:rtl w:val="0"/>
        </w:rPr>
        <w:t xml:space="preserve"> not existing.</w:t>
      </w:r>
    </w:p>
    <w:p w:rsidR="00000000" w:rsidDel="00000000" w:rsidP="00000000" w:rsidRDefault="00000000" w:rsidRPr="00000000" w14:paraId="00000A1E">
      <w:pPr>
        <w:spacing w:after="240" w:before="240" w:lineRule="auto"/>
        <w:rPr>
          <w:b w:val="1"/>
          <w:bCs w:val="1"/>
        </w:rPr>
      </w:pPr>
      <w:r w:rsidDel="00000000" w:rsidR="00000000" w:rsidRPr="00000000">
        <w:rPr>
          <w:b w:val="1"/>
          <w:bCs w:val="1"/>
          <w:rtl w:val="0"/>
        </w:rPr>
        <w:t xml:space="preserve">4. Check Network Traffic (on resilient-db1):</w:t>
      </w:r>
    </w:p>
    <w:p w:rsidR="00000000" w:rsidDel="00000000" w:rsidP="00000000" w:rsidRDefault="00000000" w:rsidRPr="00000000" w14:paraId="00000A1F">
      <w:pPr>
        <w:spacing w:after="240" w:before="240" w:lineRule="auto"/>
        <w:rPr/>
      </w:pPr>
      <w:r w:rsidDel="00000000" w:rsidR="00000000" w:rsidRPr="00000000">
        <w:rPr>
          <w:rtl w:val="0"/>
        </w:rPr>
        <w:t xml:space="preserve">In a new terminal on </w:t>
      </w:r>
      <w:r w:rsidDel="00000000" w:rsidR="00000000" w:rsidRPr="00000000">
        <w:rPr>
          <w:rFonts w:ascii="Roboto Mono" w:cs="Roboto Mono" w:eastAsia="Roboto Mono" w:hAnsi="Roboto Mono"/>
          <w:color w:val="188038"/>
          <w:rtl w:val="0"/>
        </w:rPr>
        <w:t xml:space="preserve">resilient-db1</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tcpdump</w:t>
      </w:r>
      <w:r w:rsidDel="00000000" w:rsidR="00000000" w:rsidRPr="00000000">
        <w:rPr>
          <w:rtl w:val="0"/>
        </w:rPr>
        <w:t xml:space="preserve"> and observe for traffic to Logstash:</w:t>
      </w:r>
    </w:p>
    <w:p w:rsidR="00000000" w:rsidDel="00000000" w:rsidP="00000000" w:rsidRDefault="00000000" w:rsidRPr="00000000" w14:paraId="00000A20">
      <w:pPr>
        <w:rPr/>
      </w:pPr>
      <w:r w:rsidDel="00000000" w:rsidR="00000000" w:rsidRPr="00000000">
        <w:rPr>
          <w:rtl w:val="0"/>
        </w:rPr>
        <w:t xml:space="preserve">Bash</w:t>
      </w:r>
    </w:p>
    <w:p w:rsidR="00000000" w:rsidDel="00000000" w:rsidP="00000000" w:rsidRDefault="00000000" w:rsidRPr="00000000" w14:paraId="00000A2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tcpdump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10.1.0.5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5044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-vv</w:t>
      </w:r>
      <w:r w:rsidDel="00000000" w:rsidR="00000000" w:rsidRPr="00000000">
        <w:rPr>
          <w:rtl w:val="0"/>
        </w:rPr>
      </w:r>
    </w:p>
    <w:p w:rsidR="00000000" w:rsidDel="00000000" w:rsidP="00000000" w:rsidRDefault="00000000" w:rsidRPr="00000000" w14:paraId="00000A22">
      <w:pPr>
        <w:spacing w:after="240" w:before="240" w:lineRule="auto"/>
        <w:rPr/>
      </w:pPr>
      <w:r w:rsidDel="00000000" w:rsidR="00000000" w:rsidRPr="00000000">
        <w:rPr>
          <w:rtl w:val="0"/>
        </w:rPr>
        <w:t xml:space="preserve">Now, go back and run the </w:t>
      </w: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 command from step 2 again to generate new traffic. You should see packets flowing from </w:t>
      </w:r>
      <w:r w:rsidDel="00000000" w:rsidR="00000000" w:rsidRPr="00000000">
        <w:rPr>
          <w:rFonts w:ascii="Roboto Mono" w:cs="Roboto Mono" w:eastAsia="Roboto Mono" w:hAnsi="Roboto Mono"/>
          <w:color w:val="188038"/>
          <w:rtl w:val="0"/>
        </w:rPr>
        <w:t xml:space="preserve">resilient-db1</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10.1.0.5:5044</w:t>
      </w:r>
      <w:r w:rsidDel="00000000" w:rsidR="00000000" w:rsidRPr="00000000">
        <w:rPr>
          <w:rtl w:val="0"/>
        </w:rPr>
        <w:t xml:space="preserve">.</w:t>
      </w:r>
    </w:p>
    <w:p w:rsidR="00000000" w:rsidDel="00000000" w:rsidP="00000000" w:rsidRDefault="00000000" w:rsidRPr="00000000" w14:paraId="00000A23">
      <w:pPr>
        <w:spacing w:after="240" w:before="240" w:lineRule="auto"/>
        <w:rPr>
          <w:b w:val="1"/>
          <w:bCs w:val="1"/>
        </w:rPr>
      </w:pPr>
      <w:r w:rsidDel="00000000" w:rsidR="00000000" w:rsidRPr="00000000">
        <w:rPr>
          <w:b w:val="1"/>
          <w:bCs w:val="1"/>
          <w:rtl w:val="0"/>
        </w:rPr>
        <w:t xml:space="preserve">5. Query Elasticsearch for pgBouncer logs (on resilient-external1):</w:t>
      </w:r>
    </w:p>
    <w:p w:rsidR="00000000" w:rsidDel="00000000" w:rsidP="00000000" w:rsidRDefault="00000000" w:rsidRPr="00000000" w14:paraId="00000A24">
      <w:pPr>
        <w:spacing w:after="240" w:before="240" w:lineRule="auto"/>
        <w:rPr/>
      </w:pPr>
      <w:r w:rsidDel="00000000" w:rsidR="00000000" w:rsidRPr="00000000">
        <w:rPr>
          <w:rtl w:val="0"/>
        </w:rPr>
        <w:t xml:space="preserve">Wait about 30-60 seconds after generating the log to allow for forwarding and indexing. Then, query Elasticsearch.</w:t>
      </w:r>
    </w:p>
    <w:p w:rsidR="00000000" w:rsidDel="00000000" w:rsidP="00000000" w:rsidRDefault="00000000" w:rsidRPr="00000000" w14:paraId="00000A25">
      <w:pPr>
        <w:rPr/>
      </w:pPr>
      <w:r w:rsidDel="00000000" w:rsidR="00000000" w:rsidRPr="00000000">
        <w:rPr>
          <w:rtl w:val="0"/>
        </w:rPr>
        <w:t xml:space="preserve">Bash</w:t>
      </w:r>
    </w:p>
    <w:p w:rsidR="00000000" w:rsidDel="00000000" w:rsidP="00000000" w:rsidRDefault="00000000" w:rsidRPr="00000000" w14:paraId="00000A2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"http://localhost:9200/_all/_search?pretty"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application/json'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tl w:val="0"/>
        </w:rPr>
      </w:r>
    </w:p>
    <w:p w:rsidR="00000000" w:rsidDel="00000000" w:rsidP="00000000" w:rsidRDefault="00000000" w:rsidRPr="00000000" w14:paraId="00000A2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A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A2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A2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"program.keyword":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"pgbouncer"</w:t>
      </w:r>
      <w:r w:rsidDel="00000000" w:rsidR="00000000" w:rsidRPr="00000000">
        <w:rPr>
          <w:rtl w:val="0"/>
        </w:rPr>
      </w:r>
    </w:p>
    <w:p w:rsidR="00000000" w:rsidDel="00000000" w:rsidP="00000000" w:rsidRDefault="00000000" w:rsidRPr="00000000" w14:paraId="00000A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A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A2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A2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jq</w:t>
      </w:r>
      <w:r w:rsidDel="00000000" w:rsidR="00000000" w:rsidRPr="00000000">
        <w:rPr>
          <w:rtl w:val="0"/>
        </w:rPr>
      </w:r>
    </w:p>
    <w:p w:rsidR="00000000" w:rsidDel="00000000" w:rsidP="00000000" w:rsidRDefault="00000000" w:rsidRPr="00000000" w14:paraId="00000A2F">
      <w:pPr>
        <w:spacing w:after="240" w:before="240" w:lineRule="auto"/>
        <w:rPr/>
      </w:pPr>
      <w:r w:rsidDel="00000000" w:rsidR="00000000" w:rsidRPr="00000000">
        <w:rPr>
          <w:rtl w:val="0"/>
        </w:rPr>
        <w:t xml:space="preserve"></w:t>
      </w:r>
      <w:r w:rsidDel="00000000" w:rsidR="00000000" w:rsidRPr="00000000">
        <w:rPr>
          <w:b w:val="1"/>
          <w:bCs w:val="1"/>
          <w:rtl w:val="0"/>
        </w:rPr>
        <w:t xml:space="preserve">Expected Output:</w:t>
      </w:r>
      <w:r w:rsidDel="00000000" w:rsidR="00000000" w:rsidRPr="00000000">
        <w:rPr>
          <w:rtl w:val="0"/>
        </w:rPr>
        <w:t xml:space="preserve"> You should see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greater than 0 in the </w:t>
      </w:r>
      <w:r w:rsidDel="00000000" w:rsidR="00000000" w:rsidRPr="00000000">
        <w:rPr>
          <w:rFonts w:ascii="Roboto Mono" w:cs="Roboto Mono" w:eastAsia="Roboto Mono" w:hAnsi="Roboto Mono"/>
          <w:color w:val="188038"/>
          <w:rtl w:val="0"/>
        </w:rPr>
        <w:t xml:space="preserve">hits.total</w:t>
      </w:r>
      <w:r w:rsidDel="00000000" w:rsidR="00000000" w:rsidRPr="00000000">
        <w:rPr>
          <w:rtl w:val="0"/>
        </w:rPr>
        <w:t xml:space="preserve"> field, and the </w:t>
      </w:r>
      <w:r w:rsidDel="00000000" w:rsidR="00000000" w:rsidRPr="00000000">
        <w:rPr>
          <w:rFonts w:ascii="Roboto Mono" w:cs="Roboto Mono" w:eastAsia="Roboto Mono" w:hAnsi="Roboto Mono"/>
          <w:color w:val="188038"/>
          <w:rtl w:val="0"/>
        </w:rPr>
        <w:t xml:space="preserve">_source</w:t>
      </w:r>
      <w:r w:rsidDel="00000000" w:rsidR="00000000" w:rsidRPr="00000000">
        <w:rPr>
          <w:rtl w:val="0"/>
        </w:rPr>
        <w:t xml:space="preserve"> of the hits should show </w:t>
      </w:r>
      <w:r w:rsidDel="00000000" w:rsidR="00000000" w:rsidRPr="00000000">
        <w:rPr>
          <w:rFonts w:ascii="Roboto Mono" w:cs="Roboto Mono" w:eastAsia="Roboto Mono" w:hAnsi="Roboto Mono"/>
          <w:color w:val="188038"/>
          <w:rtl w:val="0"/>
        </w:rPr>
        <w:t xml:space="preserve">"program": "pgbouncer"</w:t>
      </w:r>
      <w:r w:rsidDel="00000000" w:rsidR="00000000" w:rsidRPr="00000000">
        <w:rPr>
          <w:rtl w:val="0"/>
        </w:rPr>
        <w:t xml:space="preserve"> and the message you appended.</w:t>
      </w:r>
    </w:p>
    <w:p w:rsidR="00000000" w:rsidDel="00000000" w:rsidP="00000000" w:rsidRDefault="00000000" w:rsidRPr="00000000" w14:paraId="00000A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1">
      <w:pPr>
        <w:pStyle w:val="Heading3"/>
        <w:keepNext w:val="0"/>
        <w:keepLines w:val="0"/>
        <w:spacing w:before="280" w:lineRule="auto"/>
        <w:rPr>
          <w:b w:val="1"/>
          <w:bCs w:val="1"/>
          <w:color w:val="000000"/>
          <w:sz w:val="26"/>
          <w:szCs w:val="26"/>
        </w:rPr>
      </w:pPr>
      <w:bookmarkStart w:colFirst="0" w:colLast="0" w:name="_36wtclci0zdf" w:id="141"/>
      <w:bookmarkEnd w:id="141"/>
      <w:r w:rsidDel="00000000" w:rsidR="00000000" w:rsidRPr="00000000">
        <w:rPr>
          <w:b w:val="1"/>
          <w:bCs w:val="1"/>
          <w:color w:val="000000"/>
          <w:sz w:val="26"/>
          <w:szCs w:val="26"/>
          <w:rtl w:val="0"/>
        </w:rPr>
        <w:t xml:space="preserve">Part 2: Generate and Verify pgBackRest Sample Log</w:t>
      </w:r>
    </w:p>
    <w:p w:rsidR="00000000" w:rsidDel="00000000" w:rsidP="00000000" w:rsidRDefault="00000000" w:rsidRPr="00000000" w14:paraId="00000A32">
      <w:pPr>
        <w:spacing w:after="240" w:before="240" w:lineRule="auto"/>
        <w:rPr>
          <w:b w:val="1"/>
          <w:bCs w:val="1"/>
        </w:rPr>
      </w:pPr>
      <w:r w:rsidDel="00000000" w:rsidR="00000000" w:rsidRPr="00000000">
        <w:rPr>
          <w:b w:val="1"/>
          <w:bCs w:val="1"/>
          <w:rtl w:val="0"/>
        </w:rPr>
        <w:t xml:space="preserve">1. Create the pgBackRest log directory and file (if they don't exist):</w:t>
      </w:r>
    </w:p>
    <w:p w:rsidR="00000000" w:rsidDel="00000000" w:rsidP="00000000" w:rsidRDefault="00000000" w:rsidRPr="00000000" w14:paraId="00000A33">
      <w:pPr>
        <w:rPr/>
      </w:pPr>
      <w:r w:rsidDel="00000000" w:rsidR="00000000" w:rsidRPr="00000000">
        <w:rPr>
          <w:rtl w:val="0"/>
        </w:rPr>
        <w:t xml:space="preserve">Bash</w:t>
      </w:r>
    </w:p>
    <w:p w:rsidR="00000000" w:rsidDel="00000000" w:rsidP="00000000" w:rsidRDefault="00000000" w:rsidRPr="00000000" w14:paraId="00000A3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/var/log/pgbackrest/</w:t>
      </w:r>
      <w:r w:rsidDel="00000000" w:rsidR="00000000" w:rsidRPr="00000000">
        <w:rPr>
          <w:rtl w:val="0"/>
        </w:rPr>
      </w:r>
    </w:p>
    <w:p w:rsidR="00000000" w:rsidDel="00000000" w:rsidP="00000000" w:rsidRDefault="00000000" w:rsidRPr="00000000" w14:paraId="00000A3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LOG_FILE_PGBACKREST="/var/log/pgbackrest/2025-07-31_backup.log"</w:t>
      </w:r>
      <w:r w:rsidDel="00000000" w:rsidR="00000000" w:rsidRPr="00000000">
        <w:rPr>
          <w:rtl w:val="0"/>
        </w:rPr>
      </w:r>
    </w:p>
    <w:p w:rsidR="00000000" w:rsidDel="00000000" w:rsidP="00000000" w:rsidRDefault="00000000" w:rsidRPr="00000000" w14:paraId="00000A36">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(Note: pgBackRest often creates dated log files, so we'll simulate that.)</w:t>
      </w:r>
    </w:p>
    <w:p w:rsidR="00000000" w:rsidDel="00000000" w:rsidP="00000000" w:rsidRDefault="00000000" w:rsidRPr="00000000" w14:paraId="00000A37">
      <w:pPr>
        <w:spacing w:after="240" w:before="240" w:lineRule="auto"/>
        <w:rPr>
          <w:b w:val="1"/>
          <w:bCs w:val="1"/>
        </w:rPr>
      </w:pPr>
      <w:r w:rsidDel="00000000" w:rsidR="00000000" w:rsidRPr="00000000">
        <w:rPr>
          <w:b w:val="1"/>
          <w:bCs w:val="1"/>
          <w:rtl w:val="0"/>
        </w:rPr>
        <w:t xml:space="preserve">2. Append a sample pgBackRest log message:</w:t>
      </w:r>
    </w:p>
    <w:p w:rsidR="00000000" w:rsidDel="00000000" w:rsidP="00000000" w:rsidRDefault="00000000" w:rsidRPr="00000000" w14:paraId="00000A38">
      <w:pPr>
        <w:spacing w:after="240" w:before="240" w:lineRule="auto"/>
        <w:rPr/>
      </w:pPr>
      <w:r w:rsidDel="00000000" w:rsidR="00000000" w:rsidRPr="00000000">
        <w:rPr>
          <w:rtl w:val="0"/>
        </w:rPr>
        <w:t xml:space="preserve">This message is designed to be picked up by your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 configuration for </w:t>
      </w:r>
      <w:r w:rsidDel="00000000" w:rsidR="00000000" w:rsidRPr="00000000">
        <w:rPr>
          <w:rFonts w:ascii="Roboto Mono" w:cs="Roboto Mono" w:eastAsia="Roboto Mono" w:hAnsi="Roboto Mono"/>
          <w:color w:val="188038"/>
          <w:rtl w:val="0"/>
        </w:rPr>
        <w:t xml:space="preserve">pgbackrest</w:t>
      </w:r>
      <w:r w:rsidDel="00000000" w:rsidR="00000000" w:rsidRPr="00000000">
        <w:rPr>
          <w:rtl w:val="0"/>
        </w:rPr>
        <w:t xml:space="preserve"> (which uses </w:t>
      </w:r>
      <w:r w:rsidDel="00000000" w:rsidR="00000000" w:rsidRPr="00000000">
        <w:rPr>
          <w:rFonts w:ascii="Roboto Mono" w:cs="Roboto Mono" w:eastAsia="Roboto Mono" w:hAnsi="Roboto Mono"/>
          <w:color w:val="188038"/>
          <w:rtl w:val="0"/>
        </w:rPr>
        <w:t xml:space="preserve">tag="pgbackrest"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file="/var/log/pgbackrest/*.log"</w:t>
      </w:r>
      <w:r w:rsidDel="00000000" w:rsidR="00000000" w:rsidRPr="00000000">
        <w:rPr>
          <w:rtl w:val="0"/>
        </w:rPr>
        <w:t xml:space="preserve">).</w:t>
      </w:r>
    </w:p>
    <w:p w:rsidR="00000000" w:rsidDel="00000000" w:rsidP="00000000" w:rsidRDefault="00000000" w:rsidRPr="00000000" w14:paraId="00000A39">
      <w:pPr>
        <w:rPr/>
      </w:pPr>
      <w:r w:rsidDel="00000000" w:rsidR="00000000" w:rsidRPr="00000000">
        <w:rPr>
          <w:rtl w:val="0"/>
        </w:rPr>
        <w:t xml:space="preserve">Bash</w:t>
      </w:r>
    </w:p>
    <w:p w:rsidR="00000000" w:rsidDel="00000000" w:rsidP="00000000" w:rsidRDefault="00000000" w:rsidRPr="00000000" w14:paraId="00000A3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2025-07-23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23:05:00.000Z:</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pgBackRest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backup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"${LOG_FILE_PGBACKREST}"</w:t>
      </w:r>
      <w:r w:rsidDel="00000000" w:rsidR="00000000" w:rsidRPr="00000000">
        <w:rPr>
          <w:rtl w:val="0"/>
        </w:rPr>
      </w:r>
    </w:p>
    <w:p w:rsidR="00000000" w:rsidDel="00000000" w:rsidP="00000000" w:rsidRDefault="00000000" w:rsidRPr="00000000" w14:paraId="00000A3B">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3. Verify Rsyslog processing (on resilient-db1):</w:t>
      </w:r>
    </w:p>
    <w:p w:rsidR="00000000" w:rsidDel="00000000" w:rsidP="00000000" w:rsidRDefault="00000000" w:rsidRPr="00000000" w14:paraId="00000A3C">
      <w:pPr>
        <w:spacing w:after="240" w:before="240" w:lineRule="auto"/>
        <w:rPr/>
      </w:pPr>
      <w:r w:rsidDel="00000000" w:rsidR="00000000" w:rsidRPr="00000000">
        <w:rPr>
          <w:rtl w:val="0"/>
        </w:rPr>
        <w:t xml:space="preserve">Check your rsyslog journal again:</w:t>
      </w:r>
    </w:p>
    <w:p w:rsidR="00000000" w:rsidDel="00000000" w:rsidP="00000000" w:rsidRDefault="00000000" w:rsidRPr="00000000" w14:paraId="00000A3D">
      <w:pPr>
        <w:rPr/>
      </w:pPr>
      <w:r w:rsidDel="00000000" w:rsidR="00000000" w:rsidRPr="00000000">
        <w:rPr>
          <w:rtl w:val="0"/>
        </w:rPr>
        <w:t xml:space="preserve">Bash</w:t>
      </w:r>
    </w:p>
    <w:p w:rsidR="00000000" w:rsidDel="00000000" w:rsidP="00000000" w:rsidRDefault="00000000" w:rsidRPr="00000000" w14:paraId="00000A3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A3F">
      <w:pPr>
        <w:spacing w:after="240" w:before="240" w:lineRule="auto"/>
        <w:rPr/>
      </w:pPr>
      <w:r w:rsidDel="00000000" w:rsidR="00000000" w:rsidRPr="00000000">
        <w:rPr>
          <w:rtl w:val="0"/>
        </w:rPr>
        <w:t xml:space="preserve">Look for any new activity or errors related to </w:t>
      </w:r>
      <w:r w:rsidDel="00000000" w:rsidR="00000000" w:rsidRPr="00000000">
        <w:rPr>
          <w:rFonts w:ascii="Roboto Mono" w:cs="Roboto Mono" w:eastAsia="Roboto Mono" w:hAnsi="Roboto Mono"/>
          <w:color w:val="188038"/>
          <w:rtl w:val="0"/>
        </w:rPr>
        <w:t xml:space="preserve">pgbackrest</w:t>
      </w:r>
      <w:r w:rsidDel="00000000" w:rsidR="00000000" w:rsidRPr="00000000">
        <w:rPr>
          <w:rtl w:val="0"/>
        </w:rPr>
        <w:t xml:space="preserve"> files.</w:t>
      </w:r>
    </w:p>
    <w:p w:rsidR="00000000" w:rsidDel="00000000" w:rsidP="00000000" w:rsidRDefault="00000000" w:rsidRPr="00000000" w14:paraId="00000A40">
      <w:pPr>
        <w:spacing w:after="240" w:before="240" w:lineRule="auto"/>
        <w:rPr>
          <w:b w:val="1"/>
          <w:bCs w:val="1"/>
        </w:rPr>
      </w:pPr>
      <w:r w:rsidDel="00000000" w:rsidR="00000000" w:rsidRPr="00000000">
        <w:rPr>
          <w:b w:val="1"/>
          <w:bCs w:val="1"/>
          <w:rtl w:val="0"/>
        </w:rPr>
        <w:t xml:space="preserve">4. Check Network Traffic (on resilient-db1):</w:t>
      </w:r>
    </w:p>
    <w:p w:rsidR="00000000" w:rsidDel="00000000" w:rsidP="00000000" w:rsidRDefault="00000000" w:rsidRPr="00000000" w14:paraId="00000A41">
      <w:pPr>
        <w:spacing w:after="240" w:before="240" w:lineRule="auto"/>
        <w:rPr/>
      </w:pPr>
      <w:r w:rsidDel="00000000" w:rsidR="00000000" w:rsidRPr="00000000">
        <w:rPr>
          <w:rtl w:val="0"/>
        </w:rPr>
        <w:t xml:space="preserve">Using the same </w:t>
      </w:r>
      <w:r w:rsidDel="00000000" w:rsidR="00000000" w:rsidRPr="00000000">
        <w:rPr>
          <w:rFonts w:ascii="Roboto Mono" w:cs="Roboto Mono" w:eastAsia="Roboto Mono" w:hAnsi="Roboto Mono"/>
          <w:color w:val="188038"/>
          <w:rtl w:val="0"/>
        </w:rPr>
        <w:t xml:space="preserve">tcpdump</w:t>
      </w:r>
      <w:r w:rsidDel="00000000" w:rsidR="00000000" w:rsidRPr="00000000">
        <w:rPr>
          <w:rtl w:val="0"/>
        </w:rPr>
        <w:t xml:space="preserve"> command as before, generate another log message:</w:t>
      </w:r>
    </w:p>
    <w:p w:rsidR="00000000" w:rsidDel="00000000" w:rsidP="00000000" w:rsidRDefault="00000000" w:rsidRPr="00000000" w14:paraId="00000A42">
      <w:pPr>
        <w:rPr/>
      </w:pPr>
      <w:r w:rsidDel="00000000" w:rsidR="00000000" w:rsidRPr="00000000">
        <w:rPr>
          <w:rtl w:val="0"/>
        </w:rPr>
        <w:t xml:space="preserve">Bash</w:t>
      </w:r>
    </w:p>
    <w:p w:rsidR="00000000" w:rsidDel="00000000" w:rsidP="00000000" w:rsidRDefault="00000000" w:rsidRPr="00000000" w14:paraId="00000A4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tcpdump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10.1.0.5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5044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-vv</w:t>
      </w:r>
      <w:r w:rsidDel="00000000" w:rsidR="00000000" w:rsidRPr="00000000">
        <w:rPr>
          <w:rtl w:val="0"/>
        </w:rPr>
      </w:r>
    </w:p>
    <w:p w:rsidR="00000000" w:rsidDel="00000000" w:rsidP="00000000" w:rsidRDefault="00000000" w:rsidRPr="00000000" w14:paraId="00000A44">
      <w:pPr>
        <w:spacing w:after="240" w:before="240" w:lineRule="auto"/>
        <w:rPr/>
      </w:pPr>
      <w:r w:rsidDel="00000000" w:rsidR="00000000" w:rsidRPr="00000000">
        <w:rPr>
          <w:rtl w:val="0"/>
        </w:rPr>
        <w:t xml:space="preserve">Now, go back and run the </w:t>
      </w: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 command from step 2 again for pgBackRest. Observe for packets flowing to Logstash.</w:t>
      </w:r>
    </w:p>
    <w:p w:rsidR="00000000" w:rsidDel="00000000" w:rsidP="00000000" w:rsidRDefault="00000000" w:rsidRPr="00000000" w14:paraId="00000A45">
      <w:pPr>
        <w:spacing w:after="240" w:before="240" w:lineRule="auto"/>
        <w:rPr>
          <w:b w:val="1"/>
          <w:bCs w:val="1"/>
        </w:rPr>
      </w:pPr>
      <w:r w:rsidDel="00000000" w:rsidR="00000000" w:rsidRPr="00000000">
        <w:rPr>
          <w:b w:val="1"/>
          <w:bCs w:val="1"/>
          <w:rtl w:val="0"/>
        </w:rPr>
        <w:t xml:space="preserve">5. Query Elasticsearch for pgBackRest logs (on resilient-external1):</w:t>
      </w:r>
    </w:p>
    <w:p w:rsidR="00000000" w:rsidDel="00000000" w:rsidP="00000000" w:rsidRDefault="00000000" w:rsidRPr="00000000" w14:paraId="00000A46">
      <w:pPr>
        <w:spacing w:after="240" w:before="240" w:lineRule="auto"/>
        <w:rPr/>
      </w:pPr>
      <w:r w:rsidDel="00000000" w:rsidR="00000000" w:rsidRPr="00000000">
        <w:rPr>
          <w:rtl w:val="0"/>
        </w:rPr>
        <w:t xml:space="preserve">Wait about 30-60 seconds. Then, query Elasticsearch:</w:t>
      </w:r>
    </w:p>
    <w:p w:rsidR="00000000" w:rsidDel="00000000" w:rsidP="00000000" w:rsidRDefault="00000000" w:rsidRPr="00000000" w14:paraId="00000A47">
      <w:pPr>
        <w:rPr/>
      </w:pPr>
      <w:r w:rsidDel="00000000" w:rsidR="00000000" w:rsidRPr="00000000">
        <w:rPr>
          <w:rtl w:val="0"/>
        </w:rPr>
        <w:t xml:space="preserve">Bash</w:t>
      </w:r>
    </w:p>
    <w:p w:rsidR="00000000" w:rsidDel="00000000" w:rsidP="00000000" w:rsidRDefault="00000000" w:rsidRPr="00000000" w14:paraId="00000A4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"http://localhost:9200/_all/_search?pretty"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application/json'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tl w:val="0"/>
        </w:rPr>
      </w:r>
    </w:p>
    <w:p w:rsidR="00000000" w:rsidDel="00000000" w:rsidP="00000000" w:rsidRDefault="00000000" w:rsidRPr="00000000" w14:paraId="00000A4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A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A4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A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"program.keyword":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"pgbackrest"</w:t>
      </w:r>
      <w:r w:rsidDel="00000000" w:rsidR="00000000" w:rsidRPr="00000000">
        <w:rPr>
          <w:rtl w:val="0"/>
        </w:rPr>
      </w:r>
    </w:p>
    <w:p w:rsidR="00000000" w:rsidDel="00000000" w:rsidP="00000000" w:rsidRDefault="00000000" w:rsidRPr="00000000" w14:paraId="00000A4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A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A4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A5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jq</w:t>
      </w:r>
      <w:r w:rsidDel="00000000" w:rsidR="00000000" w:rsidRPr="00000000">
        <w:rPr>
          <w:rtl w:val="0"/>
        </w:rPr>
      </w:r>
    </w:p>
    <w:p w:rsidR="00000000" w:rsidDel="00000000" w:rsidP="00000000" w:rsidRDefault="00000000" w:rsidRPr="00000000" w14:paraId="00000A51">
      <w:pPr>
        <w:spacing w:after="240" w:before="240" w:lineRule="auto"/>
        <w:rPr/>
      </w:pPr>
      <w:r w:rsidDel="00000000" w:rsidR="00000000" w:rsidRPr="00000000">
        <w:rPr>
          <w:rtl w:val="0"/>
        </w:rPr>
        <w:t xml:space="preserve"></w:t>
      </w:r>
      <w:r w:rsidDel="00000000" w:rsidR="00000000" w:rsidRPr="00000000">
        <w:rPr>
          <w:b w:val="1"/>
          <w:bCs w:val="1"/>
          <w:rtl w:val="0"/>
        </w:rPr>
        <w:t xml:space="preserve">Expected Output:</w:t>
      </w:r>
      <w:r w:rsidDel="00000000" w:rsidR="00000000" w:rsidRPr="00000000">
        <w:rPr>
          <w:rtl w:val="0"/>
        </w:rPr>
        <w:t xml:space="preserve"> You should see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greater than 0 in the </w:t>
      </w:r>
      <w:r w:rsidDel="00000000" w:rsidR="00000000" w:rsidRPr="00000000">
        <w:rPr>
          <w:rFonts w:ascii="Roboto Mono" w:cs="Roboto Mono" w:eastAsia="Roboto Mono" w:hAnsi="Roboto Mono"/>
          <w:color w:val="188038"/>
          <w:rtl w:val="0"/>
        </w:rPr>
        <w:t xml:space="preserve">hits.total</w:t>
      </w:r>
      <w:r w:rsidDel="00000000" w:rsidR="00000000" w:rsidRPr="00000000">
        <w:rPr>
          <w:rtl w:val="0"/>
        </w:rPr>
        <w:t xml:space="preserve"> field, and the </w:t>
      </w:r>
      <w:r w:rsidDel="00000000" w:rsidR="00000000" w:rsidRPr="00000000">
        <w:rPr>
          <w:rFonts w:ascii="Roboto Mono" w:cs="Roboto Mono" w:eastAsia="Roboto Mono" w:hAnsi="Roboto Mono"/>
          <w:color w:val="188038"/>
          <w:rtl w:val="0"/>
        </w:rPr>
        <w:t xml:space="preserve">_source</w:t>
      </w:r>
      <w:r w:rsidDel="00000000" w:rsidR="00000000" w:rsidRPr="00000000">
        <w:rPr>
          <w:rtl w:val="0"/>
        </w:rPr>
        <w:t xml:space="preserve"> of the hits should show </w:t>
      </w:r>
      <w:r w:rsidDel="00000000" w:rsidR="00000000" w:rsidRPr="00000000">
        <w:rPr>
          <w:rFonts w:ascii="Roboto Mono" w:cs="Roboto Mono" w:eastAsia="Roboto Mono" w:hAnsi="Roboto Mono"/>
          <w:color w:val="188038"/>
          <w:rtl w:val="0"/>
        </w:rPr>
        <w:t xml:space="preserve">"program": "pgbackrest"</w:t>
      </w:r>
      <w:r w:rsidDel="00000000" w:rsidR="00000000" w:rsidRPr="00000000">
        <w:rPr>
          <w:rtl w:val="0"/>
        </w:rPr>
        <w:t xml:space="preserve"> and the message you appended.</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pStyle w:val="Heading3"/>
        <w:keepNext w:val="0"/>
        <w:keepLines w:val="0"/>
        <w:spacing w:before="280" w:lineRule="auto"/>
        <w:rPr>
          <w:b w:val="1"/>
          <w:bCs w:val="1"/>
          <w:color w:val="000000"/>
          <w:sz w:val="26"/>
          <w:szCs w:val="26"/>
        </w:rPr>
      </w:pPr>
      <w:bookmarkStart w:colFirst="0" w:colLast="0" w:name="_it18b83betj0" w:id="142"/>
      <w:bookmarkEnd w:id="142"/>
      <w:r w:rsidDel="00000000" w:rsidR="00000000" w:rsidRPr="00000000">
        <w:rPr>
          <w:b w:val="1"/>
          <w:bCs w:val="1"/>
          <w:color w:val="000000"/>
          <w:sz w:val="26"/>
          <w:szCs w:val="26"/>
          <w:rtl w:val="0"/>
        </w:rPr>
        <w:t xml:space="preserve">Part 1: Send Sample Keepalived Log (from </w:t>
      </w:r>
      <w:r w:rsidDel="00000000" w:rsidR="00000000" w:rsidRPr="00000000">
        <w:rPr>
          <w:rFonts w:ascii="Roboto Mono" w:cs="Roboto Mono" w:eastAsia="Roboto Mono" w:hAnsi="Roboto Mono"/>
          <w:b w:val="1"/>
          <w:bCs w:val="1"/>
          <w:color w:val="188038"/>
          <w:sz w:val="26"/>
          <w:szCs w:val="26"/>
          <w:rtl w:val="0"/>
        </w:rPr>
        <w:t xml:space="preserve">scalable-haproxy1</w:t>
      </w:r>
      <w:r w:rsidDel="00000000" w:rsidR="00000000" w:rsidRPr="00000000">
        <w:rPr>
          <w:b w:val="1"/>
          <w:bCs w:val="1"/>
          <w:color w:val="000000"/>
          <w:sz w:val="26"/>
          <w:szCs w:val="26"/>
          <w:rtl w:val="0"/>
        </w:rPr>
        <w:t xml:space="preserve"> or </w:t>
      </w:r>
      <w:r w:rsidDel="00000000" w:rsidR="00000000" w:rsidRPr="00000000">
        <w:rPr>
          <w:rFonts w:ascii="Roboto Mono" w:cs="Roboto Mono" w:eastAsia="Roboto Mono" w:hAnsi="Roboto Mono"/>
          <w:b w:val="1"/>
          <w:bCs w:val="1"/>
          <w:color w:val="188038"/>
          <w:sz w:val="26"/>
          <w:szCs w:val="26"/>
          <w:rtl w:val="0"/>
        </w:rPr>
        <w:t xml:space="preserve">scalable-haproxy2</w:t>
      </w:r>
      <w:r w:rsidDel="00000000" w:rsidR="00000000" w:rsidRPr="00000000">
        <w:rPr>
          <w:b w:val="1"/>
          <w:bCs w:val="1"/>
          <w:color w:val="000000"/>
          <w:sz w:val="26"/>
          <w:szCs w:val="26"/>
          <w:rtl w:val="0"/>
        </w:rPr>
        <w:t xml:space="preserve">)</w:t>
      </w:r>
    </w:p>
    <w:p w:rsidR="00000000" w:rsidDel="00000000" w:rsidP="00000000" w:rsidRDefault="00000000" w:rsidRPr="00000000" w14:paraId="00000A54">
      <w:pPr>
        <w:spacing w:after="240" w:before="240" w:lineRule="auto"/>
        <w:rPr/>
      </w:pPr>
      <w:r w:rsidDel="00000000" w:rsidR="00000000" w:rsidRPr="00000000">
        <w:rPr>
          <w:rtl w:val="0"/>
        </w:rPr>
        <w:t xml:space="preserve">Keepalived logs are typically sent to </w:t>
      </w:r>
      <w:r w:rsidDel="00000000" w:rsidR="00000000" w:rsidRPr="00000000">
        <w:rPr>
          <w:rFonts w:ascii="Roboto Mono" w:cs="Roboto Mono" w:eastAsia="Roboto Mono" w:hAnsi="Roboto Mono"/>
          <w:color w:val="188038"/>
          <w:rtl w:val="0"/>
        </w:rPr>
        <w:t xml:space="preserve">systemd-journald</w:t>
      </w:r>
      <w:r w:rsidDel="00000000" w:rsidR="00000000" w:rsidRPr="00000000">
        <w:rPr>
          <w:rtl w:val="0"/>
        </w:rPr>
        <w:t xml:space="preserve">, and then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t xml:space="preserve"> picks them up via the </w:t>
      </w:r>
      <w:r w:rsidDel="00000000" w:rsidR="00000000" w:rsidRPr="00000000">
        <w:rPr>
          <w:rFonts w:ascii="Roboto Mono" w:cs="Roboto Mono" w:eastAsia="Roboto Mono" w:hAnsi="Roboto Mono"/>
          <w:color w:val="188038"/>
          <w:rtl w:val="0"/>
        </w:rPr>
        <w:t xml:space="preserve">imjournal</w:t>
      </w:r>
      <w:r w:rsidDel="00000000" w:rsidR="00000000" w:rsidRPr="00000000">
        <w:rPr>
          <w:rtl w:val="0"/>
        </w:rPr>
        <w:t xml:space="preserve"> module. We can simulate a log entry with </w:t>
      </w:r>
      <w:r w:rsidDel="00000000" w:rsidR="00000000" w:rsidRPr="00000000">
        <w:rPr>
          <w:rFonts w:ascii="Roboto Mono" w:cs="Roboto Mono" w:eastAsia="Roboto Mono" w:hAnsi="Roboto Mono"/>
          <w:color w:val="188038"/>
          <w:rtl w:val="0"/>
        </w:rPr>
        <w:t xml:space="preserve">systemd-cat</w:t>
      </w:r>
      <w:r w:rsidDel="00000000" w:rsidR="00000000" w:rsidRPr="00000000">
        <w:rPr>
          <w:rtl w:val="0"/>
        </w:rPr>
        <w:t xml:space="preserve">.</w:t>
      </w:r>
    </w:p>
    <w:p w:rsidR="00000000" w:rsidDel="00000000" w:rsidP="00000000" w:rsidRDefault="00000000" w:rsidRPr="00000000" w14:paraId="00000A55">
      <w:pPr>
        <w:numPr>
          <w:ilvl w:val="0"/>
          <w:numId w:val="92"/>
        </w:numPr>
        <w:spacing w:after="0" w:afterAutospacing="0" w:before="240" w:lineRule="auto"/>
        <w:ind w:left="720" w:hanging="360"/>
      </w:pPr>
      <w:r w:rsidDel="00000000" w:rsidR="00000000" w:rsidRPr="00000000">
        <w:rPr>
          <w:b w:val="1"/>
          <w:bCs w:val="1"/>
          <w:rtl w:val="0"/>
        </w:rPr>
        <w:t xml:space="preserve">Connect to one of your HAProxy nodes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scalable-haproxy1</w:t>
      </w:r>
      <w:r w:rsidDel="00000000" w:rsidR="00000000" w:rsidRPr="00000000">
        <w:rPr>
          <w:rtl w:val="0"/>
        </w:rPr>
        <w:t xml:space="preserve"> at </w:t>
      </w:r>
      <w:r w:rsidDel="00000000" w:rsidR="00000000" w:rsidRPr="00000000">
        <w:rPr>
          <w:rFonts w:ascii="Roboto Mono" w:cs="Roboto Mono" w:eastAsia="Roboto Mono" w:hAnsi="Roboto Mono"/>
          <w:color w:val="188038"/>
          <w:rtl w:val="0"/>
        </w:rPr>
        <w:t xml:space="preserve">10.1.0.5</w:t>
      </w:r>
      <w:r w:rsidDel="00000000" w:rsidR="00000000" w:rsidRPr="00000000">
        <w:rPr>
          <w:rtl w:val="0"/>
        </w:rPr>
        <w:t xml:space="preserve">).</w:t>
      </w:r>
    </w:p>
    <w:p w:rsidR="00000000" w:rsidDel="00000000" w:rsidP="00000000" w:rsidRDefault="00000000" w:rsidRPr="00000000" w14:paraId="00000A56">
      <w:pPr>
        <w:numPr>
          <w:ilvl w:val="0"/>
          <w:numId w:val="92"/>
        </w:numPr>
        <w:spacing w:after="240" w:before="0" w:beforeAutospacing="0" w:lineRule="auto"/>
        <w:ind w:left="720" w:hanging="360"/>
      </w:pPr>
      <w:r w:rsidDel="00000000" w:rsidR="00000000" w:rsidRPr="00000000">
        <w:rPr>
          <w:b w:val="1"/>
          <w:bCs w:val="1"/>
          <w:rtl w:val="0"/>
        </w:rPr>
        <w:t xml:space="preserve">Send a simulated Keepalived log message:</w:t>
      </w:r>
      <w:r w:rsidDel="00000000" w:rsidR="00000000" w:rsidRPr="00000000">
        <w:rPr>
          <w:rtl w:val="0"/>
        </w:rPr>
        <w:t xml:space="preserve"> This command sends a message to the systemd journal, tagging it with </w:t>
      </w:r>
      <w:r w:rsidDel="00000000" w:rsidR="00000000" w:rsidRPr="00000000">
        <w:rPr>
          <w:rFonts w:ascii="Roboto Mono" w:cs="Roboto Mono" w:eastAsia="Roboto Mono" w:hAnsi="Roboto Mono"/>
          <w:color w:val="188038"/>
          <w:rtl w:val="0"/>
        </w:rPr>
        <w:t xml:space="preserve">Keepalived_vrrp</w:t>
      </w:r>
      <w:r w:rsidDel="00000000" w:rsidR="00000000" w:rsidRPr="00000000">
        <w:rPr>
          <w:rtl w:val="0"/>
        </w:rPr>
        <w:t xml:space="preserve"> as the program name, which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t xml:space="preserve"> should then pick up.</w:t>
        <w:br w:type="textWrapping"/>
        <w:t xml:space="preserve">Bash</w:t>
      </w:r>
    </w:p>
    <w:p w:rsidR="00000000" w:rsidDel="00000000" w:rsidP="00000000" w:rsidRDefault="00000000" w:rsidRPr="00000000" w14:paraId="00000A5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echo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"Keepalived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simulated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VRRP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systemd-cat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Keepalived_vrrp</w:t>
      </w:r>
      <w:r w:rsidDel="00000000" w:rsidR="00000000" w:rsidRPr="00000000">
        <w:rPr>
          <w:rtl w:val="0"/>
        </w:rPr>
      </w:r>
    </w:p>
    <w:p w:rsidR="00000000" w:rsidDel="00000000" w:rsidP="00000000" w:rsidRDefault="00000000" w:rsidRPr="00000000" w14:paraId="00000A58">
      <w:pPr>
        <w:numPr>
          <w:ilvl w:val="0"/>
          <w:numId w:val="92"/>
        </w:numPr>
        <w:spacing w:after="240" w:before="240" w:lineRule="auto"/>
        <w:ind w:left="720" w:hanging="360"/>
      </w:pPr>
      <w:r w:rsidDel="00000000" w:rsidR="00000000" w:rsidRPr="00000000">
        <w:rPr>
          <w:rtl w:val="0"/>
        </w:rPr>
        <w:t xml:space="preserve"></w:t>
        <w:br w:type="textWrapping"/>
      </w:r>
      <w:r w:rsidDel="00000000" w:rsidR="00000000" w:rsidRPr="00000000">
        <w:rPr>
          <w:i w:val="1"/>
          <w:iCs w:val="1"/>
          <w:rtl w:val="0"/>
        </w:rPr>
        <w:t xml:space="preserve">Expected behavior: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t xml:space="preserve"> on the HAProxy node will see this message from </w:t>
      </w:r>
      <w:r w:rsidDel="00000000" w:rsidR="00000000" w:rsidRPr="00000000">
        <w:rPr>
          <w:rFonts w:ascii="Roboto Mono" w:cs="Roboto Mono" w:eastAsia="Roboto Mono" w:hAnsi="Roboto Mono"/>
          <w:color w:val="188038"/>
          <w:rtl w:val="0"/>
        </w:rPr>
        <w:t xml:space="preserve">journald</w:t>
      </w:r>
      <w:r w:rsidDel="00000000" w:rsidR="00000000" w:rsidRPr="00000000">
        <w:rPr>
          <w:rtl w:val="0"/>
        </w:rPr>
        <w:t xml:space="preserve"> (due to </w:t>
      </w:r>
      <w:r w:rsidDel="00000000" w:rsidR="00000000" w:rsidRPr="00000000">
        <w:rPr>
          <w:rFonts w:ascii="Roboto Mono" w:cs="Roboto Mono" w:eastAsia="Roboto Mono" w:hAnsi="Roboto Mono"/>
          <w:color w:val="188038"/>
          <w:rtl w:val="0"/>
        </w:rPr>
        <w:t xml:space="preserve">imjournal</w:t>
      </w:r>
      <w:r w:rsidDel="00000000" w:rsidR="00000000" w:rsidRPr="00000000">
        <w:rPr>
          <w:rtl w:val="0"/>
        </w:rPr>
        <w:t xml:space="preserve">), identify it by </w:t>
      </w:r>
      <w:r w:rsidDel="00000000" w:rsidR="00000000" w:rsidRPr="00000000">
        <w:rPr>
          <w:rFonts w:ascii="Roboto Mono" w:cs="Roboto Mono" w:eastAsia="Roboto Mono" w:hAnsi="Roboto Mono"/>
          <w:color w:val="188038"/>
          <w:rtl w:val="0"/>
        </w:rPr>
        <w:t xml:space="preserve">programname startswith 'Keepalived'</w:t>
      </w:r>
      <w:r w:rsidDel="00000000" w:rsidR="00000000" w:rsidRPr="00000000">
        <w:rPr>
          <w:rtl w:val="0"/>
        </w:rPr>
        <w:t xml:space="preserve">, and forward it to Logstash on </w:t>
      </w:r>
      <w:r w:rsidDel="00000000" w:rsidR="00000000" w:rsidRPr="00000000">
        <w:rPr>
          <w:rFonts w:ascii="Roboto Mono" w:cs="Roboto Mono" w:eastAsia="Roboto Mono" w:hAnsi="Roboto Mono"/>
          <w:color w:val="188038"/>
          <w:rtl w:val="0"/>
        </w:rPr>
        <w:t xml:space="preserve">scalable-external1</w:t>
      </w:r>
      <w:r w:rsidDel="00000000" w:rsidR="00000000" w:rsidRPr="00000000">
        <w:rPr>
          <w:rtl w:val="0"/>
        </w:rPr>
        <w:t xml:space="preserve"> (10.1.0.4:5044).</w:t>
      </w:r>
    </w:p>
    <w:p w:rsidR="00000000" w:rsidDel="00000000" w:rsidP="00000000" w:rsidRDefault="00000000" w:rsidRPr="00000000" w14:paraId="00000A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A">
      <w:pPr>
        <w:pStyle w:val="Heading3"/>
        <w:keepNext w:val="0"/>
        <w:keepLines w:val="0"/>
        <w:spacing w:before="280" w:lineRule="auto"/>
        <w:rPr>
          <w:b w:val="1"/>
          <w:bCs w:val="1"/>
          <w:color w:val="000000"/>
          <w:sz w:val="26"/>
          <w:szCs w:val="26"/>
        </w:rPr>
      </w:pPr>
      <w:bookmarkStart w:colFirst="0" w:colLast="0" w:name="_cd00185w7fzt" w:id="143"/>
      <w:bookmarkEnd w:id="143"/>
      <w:r w:rsidDel="00000000" w:rsidR="00000000" w:rsidRPr="00000000">
        <w:rPr>
          <w:b w:val="1"/>
          <w:bCs w:val="1"/>
          <w:color w:val="000000"/>
          <w:sz w:val="26"/>
          <w:szCs w:val="26"/>
          <w:rtl w:val="0"/>
        </w:rPr>
        <w:t xml:space="preserve">Part 2: Send Sample HAProxy Log (from </w:t>
      </w:r>
      <w:r w:rsidDel="00000000" w:rsidR="00000000" w:rsidRPr="00000000">
        <w:rPr>
          <w:rFonts w:ascii="Roboto Mono" w:cs="Roboto Mono" w:eastAsia="Roboto Mono" w:hAnsi="Roboto Mono"/>
          <w:b w:val="1"/>
          <w:bCs w:val="1"/>
          <w:color w:val="188038"/>
          <w:sz w:val="26"/>
          <w:szCs w:val="26"/>
          <w:rtl w:val="0"/>
        </w:rPr>
        <w:t xml:space="preserve">scalable-haproxy1</w:t>
      </w:r>
      <w:r w:rsidDel="00000000" w:rsidR="00000000" w:rsidRPr="00000000">
        <w:rPr>
          <w:b w:val="1"/>
          <w:bCs w:val="1"/>
          <w:color w:val="000000"/>
          <w:sz w:val="26"/>
          <w:szCs w:val="26"/>
          <w:rtl w:val="0"/>
        </w:rPr>
        <w:t xml:space="preserve"> or </w:t>
      </w:r>
      <w:r w:rsidDel="00000000" w:rsidR="00000000" w:rsidRPr="00000000">
        <w:rPr>
          <w:rFonts w:ascii="Roboto Mono" w:cs="Roboto Mono" w:eastAsia="Roboto Mono" w:hAnsi="Roboto Mono"/>
          <w:b w:val="1"/>
          <w:bCs w:val="1"/>
          <w:color w:val="188038"/>
          <w:sz w:val="26"/>
          <w:szCs w:val="26"/>
          <w:rtl w:val="0"/>
        </w:rPr>
        <w:t xml:space="preserve">scalable-haproxy2</w:t>
      </w:r>
      <w:r w:rsidDel="00000000" w:rsidR="00000000" w:rsidRPr="00000000">
        <w:rPr>
          <w:b w:val="1"/>
          <w:bCs w:val="1"/>
          <w:color w:val="000000"/>
          <w:sz w:val="26"/>
          <w:szCs w:val="26"/>
          <w:rtl w:val="0"/>
        </w:rPr>
        <w:t xml:space="preserve">)</w:t>
      </w:r>
    </w:p>
    <w:p w:rsidR="00000000" w:rsidDel="00000000" w:rsidP="00000000" w:rsidRDefault="00000000" w:rsidRPr="00000000" w14:paraId="00000A5B">
      <w:pPr>
        <w:spacing w:after="240" w:before="240" w:lineRule="auto"/>
        <w:rPr/>
      </w:pPr>
      <w:r w:rsidDel="00000000" w:rsidR="00000000" w:rsidRPr="00000000">
        <w:rPr>
          <w:rtl w:val="0"/>
        </w:rPr>
        <w:t xml:space="preserve">HAProxy is configured to send logs via UDP to </w:t>
      </w:r>
      <w:r w:rsidDel="00000000" w:rsidR="00000000" w:rsidRPr="00000000">
        <w:rPr>
          <w:rFonts w:ascii="Roboto Mono" w:cs="Roboto Mono" w:eastAsia="Roboto Mono" w:hAnsi="Roboto Mono"/>
          <w:color w:val="188038"/>
          <w:rtl w:val="0"/>
        </w:rPr>
        <w:t xml:space="preserve">127.0.0.1:514</w:t>
      </w:r>
      <w:r w:rsidDel="00000000" w:rsidR="00000000" w:rsidRPr="00000000">
        <w:rPr>
          <w:rtl w:val="0"/>
        </w:rPr>
        <w:t xml:space="preserve">. We will use </w:t>
      </w:r>
      <w:r w:rsidDel="00000000" w:rsidR="00000000" w:rsidRPr="00000000">
        <w:rPr>
          <w:rFonts w:ascii="Roboto Mono" w:cs="Roboto Mono" w:eastAsia="Roboto Mono" w:hAnsi="Roboto Mono"/>
          <w:color w:val="188038"/>
          <w:rtl w:val="0"/>
        </w:rPr>
        <w:t xml:space="preserve">netcat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nc</w:t>
      </w:r>
      <w:r w:rsidDel="00000000" w:rsidR="00000000" w:rsidRPr="00000000">
        <w:rPr>
          <w:rtl w:val="0"/>
        </w:rPr>
        <w:t xml:space="preserve">) to send a raw UDP syslog message that simulates an HAProxy log.</w:t>
      </w:r>
    </w:p>
    <w:p w:rsidR="00000000" w:rsidDel="00000000" w:rsidP="00000000" w:rsidRDefault="00000000" w:rsidRPr="00000000" w14:paraId="00000A5C">
      <w:pPr>
        <w:numPr>
          <w:ilvl w:val="0"/>
          <w:numId w:val="43"/>
        </w:numPr>
        <w:spacing w:after="0" w:afterAutospacing="0" w:before="240" w:lineRule="auto"/>
        <w:ind w:left="720" w:hanging="360"/>
      </w:pPr>
      <w:r w:rsidDel="00000000" w:rsidR="00000000" w:rsidRPr="00000000">
        <w:rPr>
          <w:b w:val="1"/>
          <w:bCs w:val="1"/>
          <w:rtl w:val="0"/>
        </w:rPr>
        <w:t xml:space="preserve">Connect to one of your HAProxy nodes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scalable-haproxy1</w:t>
      </w:r>
      <w:r w:rsidDel="00000000" w:rsidR="00000000" w:rsidRPr="00000000">
        <w:rPr>
          <w:rtl w:val="0"/>
        </w:rPr>
        <w:t xml:space="preserve"> at </w:t>
      </w:r>
      <w:r w:rsidDel="00000000" w:rsidR="00000000" w:rsidRPr="00000000">
        <w:rPr>
          <w:rFonts w:ascii="Roboto Mono" w:cs="Roboto Mono" w:eastAsia="Roboto Mono" w:hAnsi="Roboto Mono"/>
          <w:color w:val="188038"/>
          <w:rtl w:val="0"/>
        </w:rPr>
        <w:t xml:space="preserve">10.1.0.5</w:t>
      </w:r>
      <w:r w:rsidDel="00000000" w:rsidR="00000000" w:rsidRPr="00000000">
        <w:rPr>
          <w:rtl w:val="0"/>
        </w:rPr>
        <w:t xml:space="preserve">).</w:t>
      </w:r>
    </w:p>
    <w:p w:rsidR="00000000" w:rsidDel="00000000" w:rsidP="00000000" w:rsidRDefault="00000000" w:rsidRPr="00000000" w14:paraId="00000A5D">
      <w:pPr>
        <w:numPr>
          <w:ilvl w:val="0"/>
          <w:numId w:val="43"/>
        </w:numPr>
        <w:spacing w:after="240" w:before="0" w:beforeAutospacing="0" w:lineRule="auto"/>
        <w:ind w:left="720" w:hanging="360"/>
      </w:pPr>
      <w:r w:rsidDel="00000000" w:rsidR="00000000" w:rsidRPr="00000000">
        <w:rPr>
          <w:b w:val="1"/>
          <w:bCs w:val="1"/>
          <w:rtl w:val="0"/>
        </w:rPr>
        <w:t xml:space="preserve">Send a simulated HAProxy log message:</w:t>
      </w:r>
      <w:r w:rsidDel="00000000" w:rsidR="00000000" w:rsidRPr="00000000">
        <w:rPr>
          <w:rtl w:val="0"/>
        </w:rPr>
        <w:t xml:space="preserve"> This command crafts a syslog message with </w:t>
      </w:r>
      <w:r w:rsidDel="00000000" w:rsidR="00000000" w:rsidRPr="00000000">
        <w:rPr>
          <w:rFonts w:ascii="Roboto Mono" w:cs="Roboto Mono" w:eastAsia="Roboto Mono" w:hAnsi="Roboto Mono"/>
          <w:color w:val="188038"/>
          <w:rtl w:val="0"/>
        </w:rPr>
        <w:t xml:space="preserve">haproxy</w:t>
      </w:r>
      <w:r w:rsidDel="00000000" w:rsidR="00000000" w:rsidRPr="00000000">
        <w:rPr>
          <w:rtl w:val="0"/>
        </w:rPr>
        <w:t xml:space="preserve"> as the program name and sends it via UDP to </w:t>
      </w:r>
      <w:r w:rsidDel="00000000" w:rsidR="00000000" w:rsidRPr="00000000">
        <w:rPr>
          <w:rFonts w:ascii="Roboto Mono" w:cs="Roboto Mono" w:eastAsia="Roboto Mono" w:hAnsi="Roboto Mono"/>
          <w:color w:val="188038"/>
          <w:rtl w:val="0"/>
        </w:rPr>
        <w:t xml:space="preserve">127.0.0.1</w:t>
      </w:r>
      <w:r w:rsidDel="00000000" w:rsidR="00000000" w:rsidRPr="00000000">
        <w:rPr>
          <w:rtl w:val="0"/>
        </w:rPr>
        <w:t xml:space="preserve"> on port </w:t>
      </w:r>
      <w:r w:rsidDel="00000000" w:rsidR="00000000" w:rsidRPr="00000000">
        <w:rPr>
          <w:rFonts w:ascii="Roboto Mono" w:cs="Roboto Mono" w:eastAsia="Roboto Mono" w:hAnsi="Roboto Mono"/>
          <w:color w:val="188038"/>
          <w:rtl w:val="0"/>
        </w:rPr>
        <w:t xml:space="preserve">514</w:t>
      </w:r>
      <w:r w:rsidDel="00000000" w:rsidR="00000000" w:rsidRPr="00000000">
        <w:rPr>
          <w:rtl w:val="0"/>
        </w:rPr>
        <w:t xml:space="preserve">.</w:t>
        <w:br w:type="textWrapping"/>
        <w:t xml:space="preserve">Bash</w:t>
      </w:r>
    </w:p>
    <w:p w:rsidR="00000000" w:rsidDel="00000000" w:rsidP="00000000" w:rsidRDefault="00000000" w:rsidRPr="00000000" w14:paraId="00000A5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echo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"&lt;134&gt;$(date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$(hostname)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haproxy[9999]:</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simulated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HAProxy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backend."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127.0.0.1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514</w:t>
      </w:r>
      <w:r w:rsidDel="00000000" w:rsidR="00000000" w:rsidRPr="00000000">
        <w:rPr>
          <w:rtl w:val="0"/>
        </w:rPr>
      </w:r>
    </w:p>
    <w:p w:rsidR="00000000" w:rsidDel="00000000" w:rsidP="00000000" w:rsidRDefault="00000000" w:rsidRPr="00000000" w14:paraId="00000A5F">
      <w:pPr>
        <w:numPr>
          <w:ilvl w:val="1"/>
          <w:numId w:val="43"/>
        </w:numPr>
        <w:spacing w:after="0" w:afterAutospacing="0" w:before="240" w:lineRule="auto"/>
        <w:ind w:left="1440" w:hanging="360"/>
      </w:pP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&lt;134&gt;</w:t>
      </w:r>
      <w:r w:rsidDel="00000000" w:rsidR="00000000" w:rsidRPr="00000000">
        <w:rPr>
          <w:rtl w:val="0"/>
        </w:rPr>
        <w:t xml:space="preserve">: Represents </w:t>
      </w:r>
      <w:r w:rsidDel="00000000" w:rsidR="00000000" w:rsidRPr="00000000">
        <w:rPr>
          <w:rFonts w:ascii="Roboto Mono" w:cs="Roboto Mono" w:eastAsia="Roboto Mono" w:hAnsi="Roboto Mono"/>
          <w:color w:val="188038"/>
          <w:rtl w:val="0"/>
        </w:rPr>
        <w:t xml:space="preserve">local0.info</w:t>
      </w:r>
      <w:r w:rsidDel="00000000" w:rsidR="00000000" w:rsidRPr="00000000">
        <w:rPr>
          <w:rtl w:val="0"/>
        </w:rPr>
        <w:t xml:space="preserve"> (Facility 16, Severity 6).</w:t>
      </w:r>
    </w:p>
    <w:p w:rsidR="00000000" w:rsidDel="00000000" w:rsidP="00000000" w:rsidRDefault="00000000" w:rsidRPr="00000000" w14:paraId="00000A60">
      <w:pPr>
        <w:numPr>
          <w:ilvl w:val="1"/>
          <w:numId w:val="4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$(date '+%b %d %H:%M:%S')</w:t>
      </w:r>
      <w:r w:rsidDel="00000000" w:rsidR="00000000" w:rsidRPr="00000000">
        <w:rPr>
          <w:rtl w:val="0"/>
        </w:rPr>
        <w:t xml:space="preserve">: Inserts the current timestamp.</w:t>
      </w:r>
    </w:p>
    <w:p w:rsidR="00000000" w:rsidDel="00000000" w:rsidP="00000000" w:rsidRDefault="00000000" w:rsidRPr="00000000" w14:paraId="00000A61">
      <w:pPr>
        <w:numPr>
          <w:ilvl w:val="1"/>
          <w:numId w:val="4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$(hostname)</w:t>
      </w:r>
      <w:r w:rsidDel="00000000" w:rsidR="00000000" w:rsidRPr="00000000">
        <w:rPr>
          <w:rtl w:val="0"/>
        </w:rPr>
        <w:t xml:space="preserve">: Inserts the hostname of the server.</w:t>
      </w:r>
    </w:p>
    <w:p w:rsidR="00000000" w:rsidDel="00000000" w:rsidP="00000000" w:rsidRDefault="00000000" w:rsidRPr="00000000" w14:paraId="00000A62">
      <w:pPr>
        <w:numPr>
          <w:ilvl w:val="1"/>
          <w:numId w:val="4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haproxy[9999]:</w:t>
      </w:r>
      <w:r w:rsidDel="00000000" w:rsidR="00000000" w:rsidRPr="00000000">
        <w:rPr>
          <w:rtl w:val="0"/>
        </w:rPr>
        <w:t xml:space="preserve">: This is the program name (</w:t>
      </w:r>
      <w:r w:rsidDel="00000000" w:rsidR="00000000" w:rsidRPr="00000000">
        <w:rPr>
          <w:rFonts w:ascii="Roboto Mono" w:cs="Roboto Mono" w:eastAsia="Roboto Mono" w:hAnsi="Roboto Mono"/>
          <w:color w:val="188038"/>
          <w:rtl w:val="0"/>
        </w:rPr>
        <w:t xml:space="preserve">haproxy</w:t>
      </w:r>
      <w:r w:rsidDel="00000000" w:rsidR="00000000" w:rsidRPr="00000000">
        <w:rPr>
          <w:rtl w:val="0"/>
        </w:rPr>
        <w:t xml:space="preserve">) and a dummy PID (</w:t>
      </w:r>
      <w:r w:rsidDel="00000000" w:rsidR="00000000" w:rsidRPr="00000000">
        <w:rPr>
          <w:rFonts w:ascii="Roboto Mono" w:cs="Roboto Mono" w:eastAsia="Roboto Mono" w:hAnsi="Roboto Mono"/>
          <w:color w:val="188038"/>
          <w:rtl w:val="0"/>
        </w:rPr>
        <w:t xml:space="preserve">9999</w:t>
      </w:r>
      <w:r w:rsidDel="00000000" w:rsidR="00000000" w:rsidRPr="00000000">
        <w:rPr>
          <w:rtl w:val="0"/>
        </w:rPr>
        <w:t xml:space="preserve">) that rsyslog will parse.</w:t>
      </w:r>
    </w:p>
    <w:p w:rsidR="00000000" w:rsidDel="00000000" w:rsidP="00000000" w:rsidRDefault="00000000" w:rsidRPr="00000000" w14:paraId="00000A63">
      <w:pPr>
        <w:numPr>
          <w:ilvl w:val="1"/>
          <w:numId w:val="4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127.0.0.1 514</w:t>
      </w:r>
      <w:r w:rsidDel="00000000" w:rsidR="00000000" w:rsidRPr="00000000">
        <w:rPr>
          <w:rtl w:val="0"/>
        </w:rPr>
        <w:t xml:space="preserve">: The local UDP address and port where rsyslog's </w:t>
      </w:r>
      <w:r w:rsidDel="00000000" w:rsidR="00000000" w:rsidRPr="00000000">
        <w:rPr>
          <w:rFonts w:ascii="Roboto Mono" w:cs="Roboto Mono" w:eastAsia="Roboto Mono" w:hAnsi="Roboto Mono"/>
          <w:color w:val="188038"/>
          <w:rtl w:val="0"/>
        </w:rPr>
        <w:t xml:space="preserve">imudp</w:t>
      </w:r>
      <w:r w:rsidDel="00000000" w:rsidR="00000000" w:rsidRPr="00000000">
        <w:rPr>
          <w:rtl w:val="0"/>
        </w:rPr>
        <w:t xml:space="preserve"> module is listening.</w:t>
      </w:r>
    </w:p>
    <w:p w:rsidR="00000000" w:rsidDel="00000000" w:rsidP="00000000" w:rsidRDefault="00000000" w:rsidRPr="00000000" w14:paraId="00000A64">
      <w:pPr>
        <w:numPr>
          <w:ilvl w:val="0"/>
          <w:numId w:val="43"/>
        </w:numPr>
        <w:spacing w:after="240" w:before="0" w:beforeAutospacing="0" w:lineRule="auto"/>
        <w:ind w:left="720" w:hanging="360"/>
      </w:pPr>
      <w:r w:rsidDel="00000000" w:rsidR="00000000" w:rsidRPr="00000000">
        <w:rPr>
          <w:i w:val="1"/>
          <w:iCs w:val="1"/>
          <w:rtl w:val="0"/>
        </w:rPr>
        <w:t xml:space="preserve">Expected behavior: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t xml:space="preserve"> on the HAProxy node will receive this UDP message (due to </w:t>
      </w:r>
      <w:r w:rsidDel="00000000" w:rsidR="00000000" w:rsidRPr="00000000">
        <w:rPr>
          <w:rFonts w:ascii="Roboto Mono" w:cs="Roboto Mono" w:eastAsia="Roboto Mono" w:hAnsi="Roboto Mono"/>
          <w:color w:val="188038"/>
          <w:rtl w:val="0"/>
        </w:rPr>
        <w:t xml:space="preserve">imudp</w:t>
      </w:r>
      <w:r w:rsidDel="00000000" w:rsidR="00000000" w:rsidRPr="00000000">
        <w:rPr>
          <w:rtl w:val="0"/>
        </w:rPr>
        <w:t xml:space="preserve">), identify it by </w:t>
      </w:r>
      <w:r w:rsidDel="00000000" w:rsidR="00000000" w:rsidRPr="00000000">
        <w:rPr>
          <w:rFonts w:ascii="Roboto Mono" w:cs="Roboto Mono" w:eastAsia="Roboto Mono" w:hAnsi="Roboto Mono"/>
          <w:color w:val="188038"/>
          <w:rtl w:val="0"/>
        </w:rPr>
        <w:t xml:space="preserve">programname == 'haproxy'</w:t>
      </w:r>
      <w:r w:rsidDel="00000000" w:rsidR="00000000" w:rsidRPr="00000000">
        <w:rPr>
          <w:rtl w:val="0"/>
        </w:rPr>
        <w:t xml:space="preserve">, and forward it to Logstash on </w:t>
      </w:r>
      <w:r w:rsidDel="00000000" w:rsidR="00000000" w:rsidRPr="00000000">
        <w:rPr>
          <w:rFonts w:ascii="Roboto Mono" w:cs="Roboto Mono" w:eastAsia="Roboto Mono" w:hAnsi="Roboto Mono"/>
          <w:color w:val="188038"/>
          <w:rtl w:val="0"/>
        </w:rPr>
        <w:t xml:space="preserve">scalable-external1</w:t>
      </w:r>
      <w:r w:rsidDel="00000000" w:rsidR="00000000" w:rsidRPr="00000000">
        <w:rPr>
          <w:rtl w:val="0"/>
        </w:rPr>
        <w:t xml:space="preserve"> (10.1.0.4:5044).</w:t>
      </w:r>
    </w:p>
    <w:p w:rsidR="00000000" w:rsidDel="00000000" w:rsidP="00000000" w:rsidRDefault="00000000" w:rsidRPr="00000000" w14:paraId="00000A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6">
      <w:pPr>
        <w:pStyle w:val="Heading3"/>
        <w:keepNext w:val="0"/>
        <w:keepLines w:val="0"/>
        <w:spacing w:before="280" w:lineRule="auto"/>
        <w:rPr>
          <w:b w:val="1"/>
          <w:bCs w:val="1"/>
          <w:color w:val="000000"/>
          <w:sz w:val="26"/>
          <w:szCs w:val="26"/>
        </w:rPr>
      </w:pPr>
      <w:bookmarkStart w:colFirst="0" w:colLast="0" w:name="_tmpm4dfzlhre" w:id="144"/>
      <w:bookmarkEnd w:id="144"/>
      <w:r w:rsidDel="00000000" w:rsidR="00000000" w:rsidRPr="00000000">
        <w:rPr>
          <w:b w:val="1"/>
          <w:bCs w:val="1"/>
          <w:color w:val="000000"/>
          <w:sz w:val="26"/>
          <w:szCs w:val="26"/>
          <w:rtl w:val="0"/>
        </w:rPr>
        <w:t xml:space="preserve">Part 3: Verify Logs on the External VM (</w:t>
      </w:r>
      <w:r w:rsidDel="00000000" w:rsidR="00000000" w:rsidRPr="00000000">
        <w:rPr>
          <w:rFonts w:ascii="Roboto Mono" w:cs="Roboto Mono" w:eastAsia="Roboto Mono" w:hAnsi="Roboto Mono"/>
          <w:b w:val="1"/>
          <w:bCs w:val="1"/>
          <w:color w:val="188038"/>
          <w:sz w:val="26"/>
          <w:szCs w:val="26"/>
          <w:rtl w:val="0"/>
        </w:rPr>
        <w:t xml:space="preserve">scalable-external1</w:t>
      </w:r>
      <w:r w:rsidDel="00000000" w:rsidR="00000000" w:rsidRPr="00000000">
        <w:rPr>
          <w:b w:val="1"/>
          <w:bCs w:val="1"/>
          <w:color w:val="000000"/>
          <w:sz w:val="26"/>
          <w:szCs w:val="26"/>
          <w:rtl w:val="0"/>
        </w:rPr>
        <w:t xml:space="preserve">)</w:t>
      </w:r>
    </w:p>
    <w:p w:rsidR="00000000" w:rsidDel="00000000" w:rsidP="00000000" w:rsidRDefault="00000000" w:rsidRPr="00000000" w14:paraId="00000A67">
      <w:pPr>
        <w:spacing w:after="240" w:before="240" w:lineRule="auto"/>
        <w:rPr/>
      </w:pPr>
      <w:r w:rsidDel="00000000" w:rsidR="00000000" w:rsidRPr="00000000">
        <w:rPr>
          <w:rtl w:val="0"/>
        </w:rPr>
        <w:t xml:space="preserve">Now, let's check if these simulated logs have made it to your Elasticsearch instance.</w:t>
      </w:r>
    </w:p>
    <w:p w:rsidR="00000000" w:rsidDel="00000000" w:rsidP="00000000" w:rsidRDefault="00000000" w:rsidRPr="00000000" w14:paraId="00000A68">
      <w:pPr>
        <w:numPr>
          <w:ilvl w:val="0"/>
          <w:numId w:val="42"/>
        </w:numPr>
        <w:spacing w:after="0" w:afterAutospacing="0" w:before="240" w:lineRule="auto"/>
        <w:ind w:left="720" w:hanging="360"/>
      </w:pPr>
      <w:r w:rsidDel="00000000" w:rsidR="00000000" w:rsidRPr="00000000">
        <w:rPr>
          <w:b w:val="1"/>
          <w:bCs w:val="1"/>
          <w:rtl w:val="0"/>
        </w:rPr>
        <w:t xml:space="preserve">Connect to your external VM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scalable-external1</w:t>
      </w:r>
      <w:r w:rsidDel="00000000" w:rsidR="00000000" w:rsidRPr="00000000">
        <w:rPr>
          <w:rtl w:val="0"/>
        </w:rPr>
        <w:t xml:space="preserve"> at </w:t>
      </w:r>
      <w:r w:rsidDel="00000000" w:rsidR="00000000" w:rsidRPr="00000000">
        <w:rPr>
          <w:rFonts w:ascii="Roboto Mono" w:cs="Roboto Mono" w:eastAsia="Roboto Mono" w:hAnsi="Roboto Mono"/>
          <w:color w:val="188038"/>
          <w:rtl w:val="0"/>
        </w:rPr>
        <w:t xml:space="preserve">10.1.0.4</w:t>
      </w:r>
      <w:r w:rsidDel="00000000" w:rsidR="00000000" w:rsidRPr="00000000">
        <w:rPr>
          <w:rtl w:val="0"/>
        </w:rPr>
        <w:t xml:space="preserve">).</w:t>
      </w:r>
    </w:p>
    <w:p w:rsidR="00000000" w:rsidDel="00000000" w:rsidP="00000000" w:rsidRDefault="00000000" w:rsidRPr="00000000" w14:paraId="00000A69">
      <w:pPr>
        <w:numPr>
          <w:ilvl w:val="0"/>
          <w:numId w:val="42"/>
        </w:numPr>
        <w:spacing w:after="240" w:before="0" w:beforeAutospacing="0" w:lineRule="auto"/>
        <w:ind w:left="720" w:hanging="360"/>
      </w:pPr>
      <w:r w:rsidDel="00000000" w:rsidR="00000000" w:rsidRPr="00000000">
        <w:rPr>
          <w:b w:val="1"/>
          <w:bCs w:val="1"/>
          <w:rtl w:val="0"/>
        </w:rPr>
        <w:t xml:space="preserve">Query Elasticsearch for the logs:</w:t>
      </w:r>
      <w:r w:rsidDel="00000000" w:rsidR="00000000" w:rsidRPr="00000000">
        <w:rPr>
          <w:rtl w:val="0"/>
        </w:rPr>
        <w:t xml:space="preserve"> Since your Logstash configuration uses an index like </w:t>
      </w:r>
      <w:r w:rsidDel="00000000" w:rsidR="00000000" w:rsidRPr="00000000">
        <w:rPr>
          <w:rFonts w:ascii="Roboto Mono" w:cs="Roboto Mono" w:eastAsia="Roboto Mono" w:hAnsi="Roboto Mono"/>
          <w:color w:val="188038"/>
          <w:rtl w:val="0"/>
        </w:rPr>
        <w:t xml:space="preserve">logstash-syslog-YYYY.MM.dd</w:t>
      </w:r>
      <w:r w:rsidDel="00000000" w:rsidR="00000000" w:rsidRPr="00000000">
        <w:rPr>
          <w:rtl w:val="0"/>
        </w:rPr>
        <w:t xml:space="preserve">, you'll query the index for today's date.</w:t>
        <w:br w:type="textWrapping"/>
        <w:t xml:space="preserve">Bash</w:t>
      </w:r>
    </w:p>
    <w:p w:rsidR="00000000" w:rsidDel="00000000" w:rsidP="00000000" w:rsidRDefault="00000000" w:rsidRPr="00000000" w14:paraId="00000A6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ELASTICSEARCH_INDEX="logstash-syslog-$(date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+%Y.%m.%d)"</w:t>
      </w:r>
      <w:r w:rsidDel="00000000" w:rsidR="00000000" w:rsidRPr="00000000">
        <w:rPr>
          <w:rtl w:val="0"/>
        </w:rPr>
      </w:r>
    </w:p>
    <w:p w:rsidR="00000000" w:rsidDel="00000000" w:rsidP="00000000" w:rsidRDefault="00000000" w:rsidRPr="00000000" w14:paraId="00000A6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"http://localhost:9200/${ELASTICSEARCH_INDEX}/_search?pretty"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application/json'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tl w:val="0"/>
        </w:rPr>
      </w:r>
    </w:p>
    <w:p w:rsidR="00000000" w:rsidDel="00000000" w:rsidP="00000000" w:rsidRDefault="00000000" w:rsidRPr="00000000" w14:paraId="00000A6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A6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A6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A6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"should":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A7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"simulated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VRRP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A7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"simulated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HAProxy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backend"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A7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A7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A7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A7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A7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A77">
      <w:pPr>
        <w:numPr>
          <w:ilvl w:val="0"/>
          <w:numId w:val="42"/>
        </w:numPr>
        <w:spacing w:after="0" w:afterAutospacing="0" w:before="240" w:lineRule="auto"/>
        <w:ind w:left="720" w:hanging="360"/>
      </w:pPr>
      <w:r w:rsidDel="00000000" w:rsidR="00000000" w:rsidRPr="00000000">
        <w:rPr>
          <w:rtl w:val="0"/>
        </w:rPr>
        <w:t xml:space="preserve"></w:t>
        <w:br w:type="textWrapping"/>
      </w:r>
      <w:r w:rsidDel="00000000" w:rsidR="00000000" w:rsidRPr="00000000">
        <w:rPr>
          <w:b w:val="1"/>
          <w:bCs w:val="1"/>
          <w:rtl w:val="0"/>
        </w:rPr>
        <w:t xml:space="preserve">Expected Output:</w:t>
      </w:r>
      <w:r w:rsidDel="00000000" w:rsidR="00000000" w:rsidRPr="00000000">
        <w:rPr>
          <w:rtl w:val="0"/>
        </w:rPr>
        <w:t xml:space="preserve"> You should see JSON output with </w:t>
      </w:r>
      <w:r w:rsidDel="00000000" w:rsidR="00000000" w:rsidRPr="00000000">
        <w:rPr>
          <w:rFonts w:ascii="Roboto Mono" w:cs="Roboto Mono" w:eastAsia="Roboto Mono" w:hAnsi="Roboto Mono"/>
          <w:color w:val="188038"/>
          <w:rtl w:val="0"/>
        </w:rPr>
        <w:t xml:space="preserve">hits.total.value</w:t>
      </w:r>
      <w:r w:rsidDel="00000000" w:rsidR="00000000" w:rsidRPr="00000000">
        <w:rPr>
          <w:rtl w:val="0"/>
        </w:rPr>
        <w:t xml:space="preserve"> greater than 0, and within the </w:t>
      </w:r>
      <w:r w:rsidDel="00000000" w:rsidR="00000000" w:rsidRPr="00000000">
        <w:rPr>
          <w:rFonts w:ascii="Roboto Mono" w:cs="Roboto Mono" w:eastAsia="Roboto Mono" w:hAnsi="Roboto Mono"/>
          <w:color w:val="188038"/>
          <w:rtl w:val="0"/>
        </w:rPr>
        <w:t xml:space="preserve">hits.hits</w:t>
      </w:r>
      <w:r w:rsidDel="00000000" w:rsidR="00000000" w:rsidRPr="00000000">
        <w:rPr>
          <w:rtl w:val="0"/>
        </w:rPr>
        <w:t xml:space="preserve"> array, you should find documents containing your simulated Keepalived and HAProxy messages.</w:t>
        <w:br w:type="textWrapping"/>
        <w:t xml:space="preserve">Look specifically for:</w:t>
      </w:r>
    </w:p>
    <w:p w:rsidR="00000000" w:rsidDel="00000000" w:rsidP="00000000" w:rsidRDefault="00000000" w:rsidRPr="00000000" w14:paraId="00000A78">
      <w:pPr>
        <w:numPr>
          <w:ilvl w:val="1"/>
          <w:numId w:val="42"/>
        </w:numPr>
        <w:spacing w:after="0" w:afterAutospacing="0" w:before="0" w:beforeAutospacing="0" w:lineRule="auto"/>
        <w:ind w:left="1440" w:hanging="360"/>
      </w:pPr>
      <w:r w:rsidDel="00000000" w:rsidR="00000000" w:rsidRPr="00000000">
        <w:rPr>
          <w:rtl w:val="0"/>
        </w:rPr>
        <w:t xml:space="preserve">The message containing "simulated log from VRRP instance". Its </w:t>
      </w:r>
      <w:r w:rsidDel="00000000" w:rsidR="00000000" w:rsidRPr="00000000">
        <w:rPr>
          <w:rFonts w:ascii="Roboto Mono" w:cs="Roboto Mono" w:eastAsia="Roboto Mono" w:hAnsi="Roboto Mono"/>
          <w:color w:val="188038"/>
          <w:rtl w:val="0"/>
        </w:rPr>
        <w:t xml:space="preserve">programname</w:t>
      </w:r>
      <w:r w:rsidDel="00000000" w:rsidR="00000000" w:rsidRPr="00000000">
        <w:rPr>
          <w:rtl w:val="0"/>
        </w:rPr>
        <w:t xml:space="preserve"> field should be </w:t>
      </w:r>
      <w:r w:rsidDel="00000000" w:rsidR="00000000" w:rsidRPr="00000000">
        <w:rPr>
          <w:rFonts w:ascii="Roboto Mono" w:cs="Roboto Mono" w:eastAsia="Roboto Mono" w:hAnsi="Roboto Mono"/>
          <w:color w:val="188038"/>
          <w:rtl w:val="0"/>
        </w:rPr>
        <w:t xml:space="preserve">Keepalived_vrrp</w:t>
      </w:r>
      <w:r w:rsidDel="00000000" w:rsidR="00000000" w:rsidRPr="00000000">
        <w:rPr>
          <w:rtl w:val="0"/>
        </w:rPr>
        <w:t xml:space="preserve"> (or similar, depending on how </w:t>
      </w:r>
      <w:r w:rsidDel="00000000" w:rsidR="00000000" w:rsidRPr="00000000">
        <w:rPr>
          <w:rFonts w:ascii="Roboto Mono" w:cs="Roboto Mono" w:eastAsia="Roboto Mono" w:hAnsi="Roboto Mono"/>
          <w:color w:val="188038"/>
          <w:rtl w:val="0"/>
        </w:rPr>
        <w:t xml:space="preserve">systemd-cat</w:t>
      </w:r>
      <w:r w:rsidDel="00000000" w:rsidR="00000000" w:rsidRPr="00000000">
        <w:rPr>
          <w:rtl w:val="0"/>
        </w:rPr>
        <w:t xml:space="preserve"> formats it and how Logstash processes it, but it should be clearly identifiable as Keepalived).</w:t>
      </w:r>
    </w:p>
    <w:p w:rsidR="00000000" w:rsidDel="00000000" w:rsidP="00000000" w:rsidRDefault="00000000" w:rsidRPr="00000000" w14:paraId="00000A79">
      <w:pPr>
        <w:numPr>
          <w:ilvl w:val="1"/>
          <w:numId w:val="42"/>
        </w:numPr>
        <w:spacing w:after="240" w:before="0" w:beforeAutospacing="0" w:lineRule="auto"/>
        <w:ind w:left="1440" w:hanging="360"/>
      </w:pPr>
      <w:r w:rsidDel="00000000" w:rsidR="00000000" w:rsidRPr="00000000">
        <w:rPr>
          <w:rtl w:val="0"/>
        </w:rPr>
        <w:t xml:space="preserve">The message containing "simulated log from HAProxy backend". Its </w:t>
      </w:r>
      <w:r w:rsidDel="00000000" w:rsidR="00000000" w:rsidRPr="00000000">
        <w:rPr>
          <w:rFonts w:ascii="Roboto Mono" w:cs="Roboto Mono" w:eastAsia="Roboto Mono" w:hAnsi="Roboto Mono"/>
          <w:color w:val="188038"/>
          <w:rtl w:val="0"/>
        </w:rPr>
        <w:t xml:space="preserve">programname</w:t>
      </w:r>
      <w:r w:rsidDel="00000000" w:rsidR="00000000" w:rsidRPr="00000000">
        <w:rPr>
          <w:rtl w:val="0"/>
        </w:rPr>
        <w:t xml:space="preserve"> field should be </w:t>
      </w:r>
      <w:r w:rsidDel="00000000" w:rsidR="00000000" w:rsidRPr="00000000">
        <w:rPr>
          <w:rFonts w:ascii="Roboto Mono" w:cs="Roboto Mono" w:eastAsia="Roboto Mono" w:hAnsi="Roboto Mono"/>
          <w:color w:val="188038"/>
          <w:rtl w:val="0"/>
        </w:rPr>
        <w:t xml:space="preserve">haproxy</w:t>
      </w:r>
      <w:r w:rsidDel="00000000" w:rsidR="00000000" w:rsidRPr="00000000">
        <w:rPr>
          <w:rtl w:val="0"/>
        </w:rPr>
        <w:t xml:space="preserve">.</w:t>
      </w:r>
    </w:p>
    <w:p w:rsidR="00000000" w:rsidDel="00000000" w:rsidP="00000000" w:rsidRDefault="00000000" w:rsidRPr="00000000" w14:paraId="00000A7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8tk29odi2mc" w:id="145"/>
      <w:bookmarkEnd w:id="1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testing commands</w:t>
      </w: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    1  sudo useradd --no-create-home --shell /bin/false prometheus</w:t>
      </w:r>
    </w:p>
    <w:p w:rsidR="00000000" w:rsidDel="00000000" w:rsidP="00000000" w:rsidRDefault="00000000" w:rsidRPr="00000000" w14:paraId="00000A7D">
      <w:pPr>
        <w:rPr/>
      </w:pPr>
      <w:r w:rsidDel="00000000" w:rsidR="00000000" w:rsidRPr="00000000">
        <w:rPr>
          <w:rtl w:val="0"/>
        </w:rPr>
        <w:t xml:space="preserve">    2  sudo mkdir /etc/prometheus /var/lib/prometheus</w:t>
      </w:r>
    </w:p>
    <w:p w:rsidR="00000000" w:rsidDel="00000000" w:rsidP="00000000" w:rsidRDefault="00000000" w:rsidRPr="00000000" w14:paraId="00000A7E">
      <w:pPr>
        <w:rPr/>
      </w:pPr>
      <w:r w:rsidDel="00000000" w:rsidR="00000000" w:rsidRPr="00000000">
        <w:rPr>
          <w:rtl w:val="0"/>
        </w:rPr>
        <w:t xml:space="preserve">    3  sudo chown prometheus:prometheus /etc/prometheus /var/lib/prometheus</w:t>
      </w:r>
    </w:p>
    <w:p w:rsidR="00000000" w:rsidDel="00000000" w:rsidP="00000000" w:rsidRDefault="00000000" w:rsidRPr="00000000" w14:paraId="00000A7F">
      <w:pPr>
        <w:rPr/>
      </w:pPr>
      <w:r w:rsidDel="00000000" w:rsidR="00000000" w:rsidRPr="00000000">
        <w:rPr>
          <w:rtl w:val="0"/>
        </w:rPr>
        <w:t xml:space="preserve">    4  cd /tmp</w:t>
      </w:r>
    </w:p>
    <w:p w:rsidR="00000000" w:rsidDel="00000000" w:rsidP="00000000" w:rsidRDefault="00000000" w:rsidRPr="00000000" w14:paraId="00000A80">
      <w:pPr>
        <w:rPr/>
      </w:pPr>
      <w:r w:rsidDel="00000000" w:rsidR="00000000" w:rsidRPr="00000000">
        <w:rPr>
          <w:rtl w:val="0"/>
        </w:rPr>
        <w:t xml:space="preserve">    5  wget https://github.com/prometheus/prometheus/releases/download/v2.53.0/prometheus-2.53.0.linux-amd64.tar.gz</w:t>
      </w:r>
    </w:p>
    <w:p w:rsidR="00000000" w:rsidDel="00000000" w:rsidP="00000000" w:rsidRDefault="00000000" w:rsidRPr="00000000" w14:paraId="00000A81">
      <w:pPr>
        <w:rPr/>
      </w:pPr>
      <w:r w:rsidDel="00000000" w:rsidR="00000000" w:rsidRPr="00000000">
        <w:rPr>
          <w:rtl w:val="0"/>
        </w:rPr>
        <w:t xml:space="preserve">    6  sudo dnf install wget</w:t>
      </w:r>
    </w:p>
    <w:p w:rsidR="00000000" w:rsidDel="00000000" w:rsidP="00000000" w:rsidRDefault="00000000" w:rsidRPr="00000000" w14:paraId="00000A82">
      <w:pPr>
        <w:rPr/>
      </w:pPr>
      <w:r w:rsidDel="00000000" w:rsidR="00000000" w:rsidRPr="00000000">
        <w:rPr>
          <w:rtl w:val="0"/>
        </w:rPr>
        <w:t xml:space="preserve">    7  cd /tmp</w:t>
      </w:r>
    </w:p>
    <w:p w:rsidR="00000000" w:rsidDel="00000000" w:rsidP="00000000" w:rsidRDefault="00000000" w:rsidRPr="00000000" w14:paraId="00000A83">
      <w:pPr>
        <w:rPr/>
      </w:pPr>
      <w:r w:rsidDel="00000000" w:rsidR="00000000" w:rsidRPr="00000000">
        <w:rPr>
          <w:rtl w:val="0"/>
        </w:rPr>
        <w:t xml:space="preserve">    8  wget https://github.com/prometheus/prometheus/releases/download/v2.53.0/prometheus-2.53.0.linux-amd64.tar.gz</w:t>
      </w:r>
    </w:p>
    <w:p w:rsidR="00000000" w:rsidDel="00000000" w:rsidP="00000000" w:rsidRDefault="00000000" w:rsidRPr="00000000" w14:paraId="00000A84">
      <w:pPr>
        <w:rPr/>
      </w:pPr>
      <w:r w:rsidDel="00000000" w:rsidR="00000000" w:rsidRPr="00000000">
        <w:rPr>
          <w:rtl w:val="0"/>
        </w:rPr>
        <w:t xml:space="preserve">    9  tar -xvf prometheus-2.53.0.linux-amd64.tar.gz</w:t>
      </w:r>
    </w:p>
    <w:p w:rsidR="00000000" w:rsidDel="00000000" w:rsidP="00000000" w:rsidRDefault="00000000" w:rsidRPr="00000000" w14:paraId="00000A85">
      <w:pPr>
        <w:rPr/>
      </w:pPr>
      <w:r w:rsidDel="00000000" w:rsidR="00000000" w:rsidRPr="00000000">
        <w:rPr>
          <w:rtl w:val="0"/>
        </w:rPr>
        <w:t xml:space="preserve">   10  sudo cp prometheus-2.53.0.linux-amd64/prometheus /usr/local/bin/</w:t>
      </w:r>
    </w:p>
    <w:p w:rsidR="00000000" w:rsidDel="00000000" w:rsidP="00000000" w:rsidRDefault="00000000" w:rsidRPr="00000000" w14:paraId="00000A86">
      <w:pPr>
        <w:rPr/>
      </w:pPr>
      <w:r w:rsidDel="00000000" w:rsidR="00000000" w:rsidRPr="00000000">
        <w:rPr>
          <w:rtl w:val="0"/>
        </w:rPr>
        <w:t xml:space="preserve">   11  sudo cp prometheus-2.53.0.linux-amd64/promtool /usr/local/bin/</w:t>
      </w:r>
    </w:p>
    <w:p w:rsidR="00000000" w:rsidDel="00000000" w:rsidP="00000000" w:rsidRDefault="00000000" w:rsidRPr="00000000" w14:paraId="00000A87">
      <w:pPr>
        <w:rPr/>
      </w:pPr>
      <w:r w:rsidDel="00000000" w:rsidR="00000000" w:rsidRPr="00000000">
        <w:rPr>
          <w:rtl w:val="0"/>
        </w:rPr>
        <w:t xml:space="preserve">   12  sudo chown prometheus:prometheus /usr/local/bin/prometheus</w:t>
      </w:r>
    </w:p>
    <w:p w:rsidR="00000000" w:rsidDel="00000000" w:rsidP="00000000" w:rsidRDefault="00000000" w:rsidRPr="00000000" w14:paraId="00000A88">
      <w:pPr>
        <w:rPr/>
      </w:pPr>
      <w:r w:rsidDel="00000000" w:rsidR="00000000" w:rsidRPr="00000000">
        <w:rPr>
          <w:rtl w:val="0"/>
        </w:rPr>
        <w:t xml:space="preserve">   13  sudo chown prometheus:prometheus /usr/local/bin/promtool</w:t>
      </w:r>
    </w:p>
    <w:p w:rsidR="00000000" w:rsidDel="00000000" w:rsidP="00000000" w:rsidRDefault="00000000" w:rsidRPr="00000000" w14:paraId="00000A89">
      <w:pPr>
        <w:rPr/>
      </w:pPr>
      <w:r w:rsidDel="00000000" w:rsidR="00000000" w:rsidRPr="00000000">
        <w:rPr>
          <w:rtl w:val="0"/>
        </w:rPr>
        <w:t xml:space="preserve">   14  sudo cp -r prometheus-2.53.0.linux-amd64/consoles /etc/prometheus</w:t>
      </w:r>
    </w:p>
    <w:p w:rsidR="00000000" w:rsidDel="00000000" w:rsidP="00000000" w:rsidRDefault="00000000" w:rsidRPr="00000000" w14:paraId="00000A8A">
      <w:pPr>
        <w:rPr/>
      </w:pPr>
      <w:r w:rsidDel="00000000" w:rsidR="00000000" w:rsidRPr="00000000">
        <w:rPr>
          <w:rtl w:val="0"/>
        </w:rPr>
        <w:t xml:space="preserve">   15  sudo cp -r prometheus-2.53.0.linux-amd64/console_libraries /etc/prometheus</w:t>
      </w:r>
    </w:p>
    <w:p w:rsidR="00000000" w:rsidDel="00000000" w:rsidP="00000000" w:rsidRDefault="00000000" w:rsidRPr="00000000" w14:paraId="00000A8B">
      <w:pPr>
        <w:rPr/>
      </w:pPr>
      <w:r w:rsidDel="00000000" w:rsidR="00000000" w:rsidRPr="00000000">
        <w:rPr>
          <w:rtl w:val="0"/>
        </w:rPr>
        <w:t xml:space="preserve">   16  sudo chown -R prometheus:prometheus /etc/prometheus/consoles</w:t>
      </w:r>
    </w:p>
    <w:p w:rsidR="00000000" w:rsidDel="00000000" w:rsidP="00000000" w:rsidRDefault="00000000" w:rsidRPr="00000000" w14:paraId="00000A8C">
      <w:pPr>
        <w:rPr/>
      </w:pPr>
      <w:r w:rsidDel="00000000" w:rsidR="00000000" w:rsidRPr="00000000">
        <w:rPr>
          <w:rtl w:val="0"/>
        </w:rPr>
        <w:t xml:space="preserve">   17  sudo chown -R prometheus:prometheus /etc/prometheus/console_libraries</w:t>
      </w:r>
    </w:p>
    <w:p w:rsidR="00000000" w:rsidDel="00000000" w:rsidP="00000000" w:rsidRDefault="00000000" w:rsidRPr="00000000" w14:paraId="00000A8D">
      <w:pPr>
        <w:rPr/>
      </w:pPr>
      <w:r w:rsidDel="00000000" w:rsidR="00000000" w:rsidRPr="00000000">
        <w:rPr>
          <w:rtl w:val="0"/>
        </w:rPr>
        <w:t xml:space="preserve">   18  sudo vi /etc/prometheus/prometheus.yml</w:t>
      </w:r>
    </w:p>
    <w:p w:rsidR="00000000" w:rsidDel="00000000" w:rsidP="00000000" w:rsidRDefault="00000000" w:rsidRPr="00000000" w14:paraId="00000A8E">
      <w:pPr>
        <w:rPr/>
      </w:pPr>
      <w:r w:rsidDel="00000000" w:rsidR="00000000" w:rsidRPr="00000000">
        <w:rPr>
          <w:rtl w:val="0"/>
        </w:rPr>
        <w:t xml:space="preserve">   19  sudo chown prometheus:prometheus /etc/prometheus/prometheus.yml</w:t>
      </w:r>
    </w:p>
    <w:p w:rsidR="00000000" w:rsidDel="00000000" w:rsidP="00000000" w:rsidRDefault="00000000" w:rsidRPr="00000000" w14:paraId="00000A8F">
      <w:pPr>
        <w:rPr/>
      </w:pPr>
      <w:r w:rsidDel="00000000" w:rsidR="00000000" w:rsidRPr="00000000">
        <w:rPr>
          <w:rtl w:val="0"/>
        </w:rPr>
        <w:t xml:space="preserve">   20  sudo vi /etc/systemd/system/prometheus.service</w:t>
      </w:r>
    </w:p>
    <w:p w:rsidR="00000000" w:rsidDel="00000000" w:rsidP="00000000" w:rsidRDefault="00000000" w:rsidRPr="00000000" w14:paraId="00000A90">
      <w:pPr>
        <w:rPr/>
      </w:pPr>
      <w:r w:rsidDel="00000000" w:rsidR="00000000" w:rsidRPr="00000000">
        <w:rPr>
          <w:rtl w:val="0"/>
        </w:rPr>
        <w:t xml:space="preserve">   21  sudo systemctl daemon-reload</w:t>
      </w:r>
    </w:p>
    <w:p w:rsidR="00000000" w:rsidDel="00000000" w:rsidP="00000000" w:rsidRDefault="00000000" w:rsidRPr="00000000" w14:paraId="00000A91">
      <w:pPr>
        <w:rPr/>
      </w:pPr>
      <w:r w:rsidDel="00000000" w:rsidR="00000000" w:rsidRPr="00000000">
        <w:rPr>
          <w:rtl w:val="0"/>
        </w:rPr>
        <w:t xml:space="preserve">   22  sudo systemctl enable prometheus</w:t>
      </w:r>
    </w:p>
    <w:p w:rsidR="00000000" w:rsidDel="00000000" w:rsidP="00000000" w:rsidRDefault="00000000" w:rsidRPr="00000000" w14:paraId="00000A92">
      <w:pPr>
        <w:rPr/>
      </w:pPr>
      <w:r w:rsidDel="00000000" w:rsidR="00000000" w:rsidRPr="00000000">
        <w:rPr>
          <w:rtl w:val="0"/>
        </w:rPr>
        <w:t xml:space="preserve">   23  sudo systemctl start prometheus</w:t>
      </w:r>
    </w:p>
    <w:p w:rsidR="00000000" w:rsidDel="00000000" w:rsidP="00000000" w:rsidRDefault="00000000" w:rsidRPr="00000000" w14:paraId="00000A93">
      <w:pPr>
        <w:rPr/>
      </w:pPr>
      <w:r w:rsidDel="00000000" w:rsidR="00000000" w:rsidRPr="00000000">
        <w:rPr>
          <w:rtl w:val="0"/>
        </w:rPr>
        <w:t xml:space="preserve">   24  sudo firewall-cmd --permanent --add-port=9090/tcp</w:t>
      </w:r>
    </w:p>
    <w:p w:rsidR="00000000" w:rsidDel="00000000" w:rsidP="00000000" w:rsidRDefault="00000000" w:rsidRPr="00000000" w14:paraId="00000A94">
      <w:pPr>
        <w:rPr/>
      </w:pPr>
      <w:r w:rsidDel="00000000" w:rsidR="00000000" w:rsidRPr="00000000">
        <w:rPr>
          <w:rtl w:val="0"/>
        </w:rPr>
        <w:t xml:space="preserve">   25  sudo firewall-cmd --reload</w:t>
      </w:r>
    </w:p>
    <w:p w:rsidR="00000000" w:rsidDel="00000000" w:rsidP="00000000" w:rsidRDefault="00000000" w:rsidRPr="00000000" w14:paraId="00000A95">
      <w:pPr>
        <w:rPr/>
      </w:pPr>
      <w:r w:rsidDel="00000000" w:rsidR="00000000" w:rsidRPr="00000000">
        <w:rPr>
          <w:rtl w:val="0"/>
        </w:rPr>
        <w:t xml:space="preserve">   26  sudo systemctl status prometheus</w:t>
      </w:r>
    </w:p>
    <w:p w:rsidR="00000000" w:rsidDel="00000000" w:rsidP="00000000" w:rsidRDefault="00000000" w:rsidRPr="00000000" w14:paraId="00000A96">
      <w:pPr>
        <w:rPr/>
      </w:pPr>
      <w:r w:rsidDel="00000000" w:rsidR="00000000" w:rsidRPr="00000000">
        <w:rPr>
          <w:rtl w:val="0"/>
        </w:rPr>
        <w:t xml:space="preserve">   27  sudo journalctl -xeu prometheus.service</w:t>
      </w:r>
    </w:p>
    <w:p w:rsidR="00000000" w:rsidDel="00000000" w:rsidP="00000000" w:rsidRDefault="00000000" w:rsidRPr="00000000" w14:paraId="00000A97">
      <w:pPr>
        <w:rPr/>
      </w:pPr>
      <w:r w:rsidDel="00000000" w:rsidR="00000000" w:rsidRPr="00000000">
        <w:rPr>
          <w:rtl w:val="0"/>
        </w:rPr>
        <w:t xml:space="preserve">   28  curl http://10.1.0.4:9090/metrics  jq</w:t>
      </w:r>
    </w:p>
    <w:p w:rsidR="00000000" w:rsidDel="00000000" w:rsidP="00000000" w:rsidRDefault="00000000" w:rsidRPr="00000000" w14:paraId="00000A98">
      <w:pPr>
        <w:rPr/>
      </w:pPr>
      <w:r w:rsidDel="00000000" w:rsidR="00000000" w:rsidRPr="00000000">
        <w:rPr>
          <w:rtl w:val="0"/>
        </w:rPr>
        <w:t xml:space="preserve">   29  curl http://10.1.0.4:9090/metrics | jq</w:t>
      </w:r>
    </w:p>
    <w:p w:rsidR="00000000" w:rsidDel="00000000" w:rsidP="00000000" w:rsidRDefault="00000000" w:rsidRPr="00000000" w14:paraId="00000A99">
      <w:pPr>
        <w:rPr/>
      </w:pPr>
      <w:r w:rsidDel="00000000" w:rsidR="00000000" w:rsidRPr="00000000">
        <w:rPr>
          <w:rtl w:val="0"/>
        </w:rPr>
        <w:t xml:space="preserve">   30  curl http://10.1.0.4:9090/metrics</w:t>
      </w:r>
    </w:p>
    <w:p w:rsidR="00000000" w:rsidDel="00000000" w:rsidP="00000000" w:rsidRDefault="00000000" w:rsidRPr="00000000" w14:paraId="00000A9A">
      <w:pPr>
        <w:rPr/>
      </w:pPr>
      <w:r w:rsidDel="00000000" w:rsidR="00000000" w:rsidRPr="00000000">
        <w:rPr>
          <w:rtl w:val="0"/>
        </w:rPr>
        <w:t xml:space="preserve">   31  curl http://10.1.0.4:9090/metrics | grep "alloydb"</w:t>
      </w:r>
    </w:p>
    <w:p w:rsidR="00000000" w:rsidDel="00000000" w:rsidP="00000000" w:rsidRDefault="00000000" w:rsidRPr="00000000" w14:paraId="00000A9B">
      <w:pPr>
        <w:rPr/>
      </w:pPr>
      <w:r w:rsidDel="00000000" w:rsidR="00000000" w:rsidRPr="00000000">
        <w:rPr>
          <w:rtl w:val="0"/>
        </w:rPr>
        <w:t xml:space="preserve">   32  curl 'http://10.1.0.4:9090/api/v1/query?query=up{instance="10.1.0.6:9187"}'</w:t>
      </w:r>
    </w:p>
    <w:p w:rsidR="00000000" w:rsidDel="00000000" w:rsidP="00000000" w:rsidRDefault="00000000" w:rsidRPr="00000000" w14:paraId="00000A9C">
      <w:pPr>
        <w:rPr/>
      </w:pPr>
      <w:r w:rsidDel="00000000" w:rsidR="00000000" w:rsidRPr="00000000">
        <w:rPr>
          <w:rtl w:val="0"/>
        </w:rPr>
        <w:t xml:space="preserve">   33  curl -g --get 'http://10.1.0.4:9090/api/v1/query' --data-urlencode 'query=up{instance="10.1.0.6:9187"}'</w:t>
      </w:r>
    </w:p>
    <w:p w:rsidR="00000000" w:rsidDel="00000000" w:rsidP="00000000" w:rsidRDefault="00000000" w:rsidRPr="00000000" w14:paraId="00000A9D">
      <w:pPr>
        <w:rPr/>
      </w:pPr>
      <w:r w:rsidDel="00000000" w:rsidR="00000000" w:rsidRPr="00000000">
        <w:rPr>
          <w:rtl w:val="0"/>
        </w:rPr>
        <w:t xml:space="preserve">   34  curl -g --get 'http://10.1.0.4:9090/api/v1/query' --data-urlencode 'query=up{instance="10.1.0.6:9187"}' | jq</w:t>
      </w:r>
    </w:p>
    <w:p w:rsidR="00000000" w:rsidDel="00000000" w:rsidP="00000000" w:rsidRDefault="00000000" w:rsidRPr="00000000" w14:paraId="00000A9E">
      <w:pPr>
        <w:rPr/>
      </w:pPr>
      <w:r w:rsidDel="00000000" w:rsidR="00000000" w:rsidRPr="00000000">
        <w:rPr>
          <w:rtl w:val="0"/>
        </w:rPr>
        <w:t xml:space="preserve">   35  curl -g --get 'http://10.1.0.4:9090/api/v1/query' --data-urlencode 'query={job="alloydb_omni_monitor_db1", __name__=~".+"}'</w:t>
      </w:r>
    </w:p>
    <w:p w:rsidR="00000000" w:rsidDel="00000000" w:rsidP="00000000" w:rsidRDefault="00000000" w:rsidRPr="00000000" w14:paraId="00000A9F">
      <w:pPr>
        <w:rPr/>
      </w:pPr>
      <w:r w:rsidDel="00000000" w:rsidR="00000000" w:rsidRPr="00000000">
        <w:rPr>
          <w:rtl w:val="0"/>
        </w:rPr>
        <w:t xml:space="preserve">   36  curl -g --get 'http://10.1.0.4:9090/api/v1/query' --data-urlencode 'query={job="alloydb_omni_monitor_db1", __name__=~".+"}' | jq</w:t>
      </w:r>
    </w:p>
    <w:p w:rsidR="00000000" w:rsidDel="00000000" w:rsidP="00000000" w:rsidRDefault="00000000" w:rsidRPr="00000000" w14:paraId="00000AA0">
      <w:pPr>
        <w:rPr/>
      </w:pPr>
      <w:r w:rsidDel="00000000" w:rsidR="00000000" w:rsidRPr="00000000">
        <w:rPr>
          <w:rtl w:val="0"/>
        </w:rPr>
        <w:t xml:space="preserve">   37  clear</w:t>
      </w:r>
    </w:p>
    <w:p w:rsidR="00000000" w:rsidDel="00000000" w:rsidP="00000000" w:rsidRDefault="00000000" w:rsidRPr="00000000" w14:paraId="00000AA1">
      <w:pPr>
        <w:rPr/>
      </w:pPr>
      <w:r w:rsidDel="00000000" w:rsidR="00000000" w:rsidRPr="00000000">
        <w:rPr>
          <w:rtl w:val="0"/>
        </w:rPr>
        <w:t xml:space="preserve">   38  curl -g --get 'http://10.1.0.4:9090/api/v1/query' --data-urlencode 'query={job="alloydb_omni_monitor_db1", __name__=~".+"}' | jq</w:t>
      </w:r>
    </w:p>
    <w:p w:rsidR="00000000" w:rsidDel="00000000" w:rsidP="00000000" w:rsidRDefault="00000000" w:rsidRPr="00000000" w14:paraId="00000AA2">
      <w:pPr>
        <w:rPr/>
      </w:pPr>
      <w:r w:rsidDel="00000000" w:rsidR="00000000" w:rsidRPr="00000000">
        <w:rPr>
          <w:rtl w:val="0"/>
        </w:rPr>
        <w:t xml:space="preserve">   39  Command: curl -g --get 'http://10.1.0.4:9090/api/v1/query' --data-urlencode 'query={job="alloydb_omni_monitor_db2", __name__=~".+"}' | jq</w:t>
      </w:r>
    </w:p>
    <w:p w:rsidR="00000000" w:rsidDel="00000000" w:rsidP="00000000" w:rsidRDefault="00000000" w:rsidRPr="00000000" w14:paraId="00000AA3">
      <w:pPr>
        <w:rPr/>
      </w:pPr>
      <w:r w:rsidDel="00000000" w:rsidR="00000000" w:rsidRPr="00000000">
        <w:rPr>
          <w:rtl w:val="0"/>
        </w:rPr>
        <w:t xml:space="preserve">   40  curl -g --get 'http://10.1.0.4:9090/api/v1/query' --data-urlencode 'query={job="alloydb_omni_monitor_db2", __name__=~".+"}' | jq</w:t>
      </w:r>
    </w:p>
    <w:p w:rsidR="00000000" w:rsidDel="00000000" w:rsidP="00000000" w:rsidRDefault="00000000" w:rsidRPr="00000000" w14:paraId="00000AA4">
      <w:pPr>
        <w:rPr/>
      </w:pPr>
      <w:r w:rsidDel="00000000" w:rsidR="00000000" w:rsidRPr="00000000">
        <w:rPr>
          <w:rtl w:val="0"/>
        </w:rPr>
        <w:t xml:space="preserve">   41  curl -g --get 'http://10.1.0.4:9090/api/v1/query' --data-urlencode 'query={job="alloydb_omni_monitor_db3", __name__=~".+"}' | jq</w:t>
      </w:r>
    </w:p>
    <w:p w:rsidR="00000000" w:rsidDel="00000000" w:rsidP="00000000" w:rsidRDefault="00000000" w:rsidRPr="00000000" w14:paraId="00000AA5">
      <w:pPr>
        <w:rPr/>
      </w:pPr>
      <w:r w:rsidDel="00000000" w:rsidR="00000000" w:rsidRPr="00000000">
        <w:rPr>
          <w:rtl w:val="0"/>
        </w:rPr>
        <w:t xml:space="preserve">   42  dnf list --installed alloydbomni_monitor</w:t>
      </w:r>
    </w:p>
    <w:p w:rsidR="00000000" w:rsidDel="00000000" w:rsidP="00000000" w:rsidRDefault="00000000" w:rsidRPr="00000000" w14:paraId="00000AA6">
      <w:pPr>
        <w:rPr/>
      </w:pPr>
      <w:r w:rsidDel="00000000" w:rsidR="00000000" w:rsidRPr="00000000">
        <w:rPr>
          <w:rtl w:val="0"/>
        </w:rPr>
        <w:t xml:space="preserve">   43  curl http://10.1.0.4:9090/metrics | jq</w:t>
      </w:r>
    </w:p>
    <w:p w:rsidR="00000000" w:rsidDel="00000000" w:rsidP="00000000" w:rsidRDefault="00000000" w:rsidRPr="00000000" w14:paraId="00000AA7">
      <w:pPr>
        <w:rPr/>
      </w:pPr>
      <w:r w:rsidDel="00000000" w:rsidR="00000000" w:rsidRPr="00000000">
        <w:rPr>
          <w:rtl w:val="0"/>
        </w:rPr>
        <w:t xml:space="preserve">   44  curl http://10.1.0.4:9090/metrics</w:t>
      </w:r>
    </w:p>
    <w:p w:rsidR="00000000" w:rsidDel="00000000" w:rsidP="00000000" w:rsidRDefault="00000000" w:rsidRPr="00000000" w14:paraId="00000AA8">
      <w:pPr>
        <w:rPr/>
      </w:pPr>
      <w:r w:rsidDel="00000000" w:rsidR="00000000" w:rsidRPr="00000000">
        <w:rPr>
          <w:rtl w:val="0"/>
        </w:rPr>
        <w:t xml:space="preserve">   45  curl -g --get 'http://10.1.0.4:9090/api/v1/query' --data-urlencode 'query={job="alloydb_omni_monitor_db1", __name__=~".+"}' | jq</w:t>
      </w:r>
    </w:p>
    <w:p w:rsidR="00000000" w:rsidDel="00000000" w:rsidP="00000000" w:rsidRDefault="00000000" w:rsidRPr="00000000" w14:paraId="00000AA9">
      <w:pPr>
        <w:rPr/>
      </w:pPr>
      <w:r w:rsidDel="00000000" w:rsidR="00000000" w:rsidRPr="00000000">
        <w:rPr>
          <w:rtl w:val="0"/>
        </w:rPr>
        <w:t xml:space="preserve">   46  curl -g --get 'http://10.1.0.4:9090/api/v1/query' --data-urlencode 'query={job="alloydb_omni_monitor_db2", __name__=~".+"}' | jq -r '.data.result[].metric.__name__' | sort -u</w:t>
      </w:r>
    </w:p>
    <w:p w:rsidR="00000000" w:rsidDel="00000000" w:rsidP="00000000" w:rsidRDefault="00000000" w:rsidRPr="00000000" w14:paraId="00000AAA">
      <w:pPr>
        <w:rPr/>
      </w:pPr>
      <w:r w:rsidDel="00000000" w:rsidR="00000000" w:rsidRPr="00000000">
        <w:rPr>
          <w:rtl w:val="0"/>
        </w:rPr>
        <w:t xml:space="preserve">   47  curl -g --get 'http://10.1.0.4:9090/api/v1/query' --data-urlencode 'query={job="alloydb_omni_monitor_db2", __name__=~".+"}' | jq -r '.data.result[].metric.__name__' | sort -u | grep alloydb_omni</w:t>
      </w:r>
    </w:p>
    <w:p w:rsidR="00000000" w:rsidDel="00000000" w:rsidP="00000000" w:rsidRDefault="00000000" w:rsidRPr="00000000" w14:paraId="00000AAB">
      <w:pPr>
        <w:rPr/>
      </w:pPr>
      <w:r w:rsidDel="00000000" w:rsidR="00000000" w:rsidRPr="00000000">
        <w:rPr>
          <w:rtl w:val="0"/>
        </w:rPr>
        <w:t xml:space="preserve">   48  curl -g --get 'http://10.1.0.4:9090/api/v1/query' --data-urlencode 'query={job="alloydb_omni_monitor_db1", __name__=~".+"}' | jq</w:t>
      </w:r>
    </w:p>
    <w:p w:rsidR="00000000" w:rsidDel="00000000" w:rsidP="00000000" w:rsidRDefault="00000000" w:rsidRPr="00000000" w14:paraId="00000AAC">
      <w:pPr>
        <w:rPr/>
      </w:pPr>
      <w:r w:rsidDel="00000000" w:rsidR="00000000" w:rsidRPr="00000000">
        <w:rPr>
          <w:rtl w:val="0"/>
        </w:rPr>
        <w:t xml:space="preserve">   49  curl -s 'http://localhost:9090/api/v1/label/__name__/values'</w:t>
      </w:r>
    </w:p>
    <w:p w:rsidR="00000000" w:rsidDel="00000000" w:rsidP="00000000" w:rsidRDefault="00000000" w:rsidRPr="00000000" w14:paraId="00000AAD">
      <w:pPr>
        <w:rPr/>
      </w:pPr>
      <w:r w:rsidDel="00000000" w:rsidR="00000000" w:rsidRPr="00000000">
        <w:rPr>
          <w:rtl w:val="0"/>
        </w:rPr>
        <w:t xml:space="preserve">   50  curl -s 'http://localhost:9090/api/v1/label/__name__/values' | jq</w:t>
      </w:r>
    </w:p>
    <w:p w:rsidR="00000000" w:rsidDel="00000000" w:rsidP="00000000" w:rsidRDefault="00000000" w:rsidRPr="00000000" w14:paraId="00000AAE">
      <w:pPr>
        <w:rPr/>
      </w:pPr>
      <w:r w:rsidDel="00000000" w:rsidR="00000000" w:rsidRPr="00000000">
        <w:rPr>
          <w:rtl w:val="0"/>
        </w:rPr>
        <w:t xml:space="preserve">   51  curl -g --get 'http://10.1.0.4:9090/api/v1/query' --data-urlencode 'query={job="alloydb_omni_monitor_db2", __name__=~".+"}' | jq -r '.data.result[].metric.__name__' | sort -u | grep alloydb_omni</w:t>
      </w:r>
    </w:p>
    <w:p w:rsidR="00000000" w:rsidDel="00000000" w:rsidP="00000000" w:rsidRDefault="00000000" w:rsidRPr="00000000" w14:paraId="00000AAF">
      <w:pPr>
        <w:rPr/>
      </w:pPr>
      <w:r w:rsidDel="00000000" w:rsidR="00000000" w:rsidRPr="00000000">
        <w:rPr>
          <w:rtl w:val="0"/>
        </w:rPr>
        <w:t xml:space="preserve">   52  curl -s 'http://localhost:9090/api/v1/label/__name__/values' | jq</w:t>
      </w:r>
    </w:p>
    <w:p w:rsidR="00000000" w:rsidDel="00000000" w:rsidP="00000000" w:rsidRDefault="00000000" w:rsidRPr="00000000" w14:paraId="00000AB0">
      <w:pPr>
        <w:rPr/>
      </w:pPr>
      <w:r w:rsidDel="00000000" w:rsidR="00000000" w:rsidRPr="00000000">
        <w:rPr>
          <w:rtl w:val="0"/>
        </w:rPr>
        <w:t xml:space="preserve">   53  curl -s 'http://localhost:9090/api/v1/label/__name__/values' | jq | grep "alloydb"</w:t>
      </w:r>
    </w:p>
    <w:p w:rsidR="00000000" w:rsidDel="00000000" w:rsidP="00000000" w:rsidRDefault="00000000" w:rsidRPr="00000000" w14:paraId="00000AB1">
      <w:pPr>
        <w:rPr/>
      </w:pPr>
      <w:r w:rsidDel="00000000" w:rsidR="00000000" w:rsidRPr="00000000">
        <w:rPr>
          <w:rtl w:val="0"/>
        </w:rPr>
        <w:t xml:space="preserve">   54  curl -s 'http://localhost:9090/' | grep "replication"</w:t>
      </w:r>
    </w:p>
    <w:p w:rsidR="00000000" w:rsidDel="00000000" w:rsidP="00000000" w:rsidRDefault="00000000" w:rsidRPr="00000000" w14:paraId="00000AB2">
      <w:pPr>
        <w:rPr/>
      </w:pPr>
      <w:r w:rsidDel="00000000" w:rsidR="00000000" w:rsidRPr="00000000">
        <w:rPr>
          <w:rtl w:val="0"/>
        </w:rPr>
        <w:t xml:space="preserve">   55  curl -s 'http://localhost:9090/' | grep "alloydb"</w:t>
      </w:r>
    </w:p>
    <w:p w:rsidR="00000000" w:rsidDel="00000000" w:rsidP="00000000" w:rsidRDefault="00000000" w:rsidRPr="00000000" w14:paraId="00000AB3">
      <w:pPr>
        <w:rPr/>
      </w:pPr>
      <w:r w:rsidDel="00000000" w:rsidR="00000000" w:rsidRPr="00000000">
        <w:rPr>
          <w:rtl w:val="0"/>
        </w:rPr>
        <w:t xml:space="preserve">   56  curl -s http://localhost:9090/</w:t>
      </w:r>
    </w:p>
    <w:p w:rsidR="00000000" w:rsidDel="00000000" w:rsidP="00000000" w:rsidRDefault="00000000" w:rsidRPr="00000000" w14:paraId="00000AB4">
      <w:pPr>
        <w:rPr/>
      </w:pPr>
      <w:r w:rsidDel="00000000" w:rsidR="00000000" w:rsidRPr="00000000">
        <w:rPr>
          <w:rtl w:val="0"/>
        </w:rPr>
        <w:t xml:space="preserve">   57  curl http://localhost:9090/</w:t>
      </w:r>
    </w:p>
    <w:p w:rsidR="00000000" w:rsidDel="00000000" w:rsidP="00000000" w:rsidRDefault="00000000" w:rsidRPr="00000000" w14:paraId="00000AB5">
      <w:pPr>
        <w:rPr/>
      </w:pPr>
      <w:r w:rsidDel="00000000" w:rsidR="00000000" w:rsidRPr="00000000">
        <w:rPr>
          <w:rtl w:val="0"/>
        </w:rPr>
        <w:t xml:space="preserve">   58  curl http://localhost:9090/metrics</w:t>
      </w:r>
    </w:p>
    <w:p w:rsidR="00000000" w:rsidDel="00000000" w:rsidP="00000000" w:rsidRDefault="00000000" w:rsidRPr="00000000" w14:paraId="00000AB6">
      <w:pPr>
        <w:rPr/>
      </w:pPr>
      <w:r w:rsidDel="00000000" w:rsidR="00000000" w:rsidRPr="00000000">
        <w:rPr>
          <w:rtl w:val="0"/>
        </w:rPr>
        <w:t xml:space="preserve">   59  curl http://localhost:9090/metrics | grep "replication"</w:t>
      </w:r>
    </w:p>
    <w:p w:rsidR="00000000" w:rsidDel="00000000" w:rsidP="00000000" w:rsidRDefault="00000000" w:rsidRPr="00000000" w14:paraId="00000AB7">
      <w:pPr>
        <w:rPr/>
      </w:pPr>
      <w:r w:rsidDel="00000000" w:rsidR="00000000" w:rsidRPr="00000000">
        <w:rPr>
          <w:rtl w:val="0"/>
        </w:rPr>
        <w:t xml:space="preserve">   60  curl http://localhost:9090/metrics | grep "alloydb"</w:t>
      </w:r>
    </w:p>
    <w:p w:rsidR="00000000" w:rsidDel="00000000" w:rsidP="00000000" w:rsidRDefault="00000000" w:rsidRPr="00000000" w14:paraId="00000AB8">
      <w:pPr>
        <w:rPr/>
      </w:pPr>
      <w:r w:rsidDel="00000000" w:rsidR="00000000" w:rsidRPr="00000000">
        <w:rPr>
          <w:rtl w:val="0"/>
        </w:rPr>
        <w:t xml:space="preserve">   61  curl -g --get 'http://10.1.0.4:9090/api/v1/query' --data-urlencode 'query={job="alloydb_omni_monitor_db2", __name__=~".+"}' | jq -r '.data.result[].metric.__name__' | sort -u | grep alloydb_omni</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rFonts w:ascii="Roboto" w:cs="Roboto" w:eastAsia="Roboto" w:hAnsi="Roboto"/>
        <w:color w:val="fffff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creenshot.googleplex.com/7rmVNVApREvgZvg" TargetMode="External"/><Relationship Id="rId42" Type="http://schemas.openxmlformats.org/officeDocument/2006/relationships/hyperlink" Target="https://screenshot.googleplex.com/4eudnUASGvH44ys" TargetMode="External"/><Relationship Id="rId41" Type="http://schemas.openxmlformats.org/officeDocument/2006/relationships/hyperlink" Target="https://screenshot.googleplex.com/Ai3K89NYjMCPH6n" TargetMode="External"/><Relationship Id="rId44" Type="http://schemas.openxmlformats.org/officeDocument/2006/relationships/hyperlink" Target="https://screenshot.googleplex.com/PM3sEZR86wTCXrV" TargetMode="External"/><Relationship Id="rId43" Type="http://schemas.openxmlformats.org/officeDocument/2006/relationships/hyperlink" Target="https://screenshot.googleplex.com/9LqqTKj6oSf5MM8" TargetMode="External"/><Relationship Id="rId46" Type="http://schemas.openxmlformats.org/officeDocument/2006/relationships/hyperlink" Target="https://github.com/prometheus/prometheus/releases/tag/v2.53.0" TargetMode="External"/><Relationship Id="rId45" Type="http://schemas.openxmlformats.org/officeDocument/2006/relationships/hyperlink" Target="https://storage.googleapis.com/alloydb-omni-custom-releases/vm-automation/0.2.2/images/bitnami-prometheus-2.53.0.t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prometheus/prometheus/releases/tag/v2.53.0" TargetMode="External"/><Relationship Id="rId48" Type="http://schemas.openxmlformats.org/officeDocument/2006/relationships/hyperlink" Target="https://screenshot.googleplex.com/mSbZmdGL5XwzJWN" TargetMode="External"/><Relationship Id="rId47" Type="http://schemas.openxmlformats.org/officeDocument/2006/relationships/hyperlink" Target="https://github.com/prometheus/prometheus/releases/download/v2.53.0/prometheus-2.53.0.linux-arm64.tar.gz" TargetMode="External"/><Relationship Id="rId49" Type="http://schemas.openxmlformats.org/officeDocument/2006/relationships/hyperlink" Target="https://screenshot.googleplex.com/3YnSmoVgGchqRoS" TargetMode="External"/><Relationship Id="rId5" Type="http://schemas.openxmlformats.org/officeDocument/2006/relationships/styles" Target="styles.xml"/><Relationship Id="rId6" Type="http://schemas.openxmlformats.org/officeDocument/2006/relationships/hyperlink" Target="https://artifacts.elastic.co/downloads/logstash/logstash-7.17.25-x86_64.rpm" TargetMode="External"/><Relationship Id="rId7" Type="http://schemas.openxmlformats.org/officeDocument/2006/relationships/hyperlink" Target="https://artifacts.elastic.co/downloads/elasticsearch/elasticsearch-7.17.25-x86_64.rpm" TargetMode="External"/><Relationship Id="rId8" Type="http://schemas.openxmlformats.org/officeDocument/2006/relationships/hyperlink" Target="https://storage.googleapis.com/alloydb-omni-custom-releases/vm-automation/0.2.2/images/bitnami-prometheus-2.53.0.tar" TargetMode="External"/><Relationship Id="rId73" Type="http://schemas.openxmlformats.org/officeDocument/2006/relationships/hyperlink" Target="https://screenshot.googleplex.com/6YgdELYyQMnb58h" TargetMode="External"/><Relationship Id="rId72" Type="http://schemas.openxmlformats.org/officeDocument/2006/relationships/hyperlink" Target="https://screenshot.googleplex.com/BGHuWkxzYCQmuxo" TargetMode="External"/><Relationship Id="rId31" Type="http://schemas.openxmlformats.org/officeDocument/2006/relationships/hyperlink" Target="https://screenshot.googleplex.com/8FhtWHSz82JKoxL" TargetMode="External"/><Relationship Id="rId75" Type="http://schemas.openxmlformats.org/officeDocument/2006/relationships/hyperlink" Target="https://screenshot.googleplex.com/BX4Gob32d4os8wC" TargetMode="External"/><Relationship Id="rId30" Type="http://schemas.openxmlformats.org/officeDocument/2006/relationships/hyperlink" Target="http://localhost:9090/api/v1/label/__name__/values" TargetMode="External"/><Relationship Id="rId74" Type="http://schemas.openxmlformats.org/officeDocument/2006/relationships/hyperlink" Target="https://screenshot.googleplex.com/8oiomz2McBTLX5Q" TargetMode="External"/><Relationship Id="rId33" Type="http://schemas.openxmlformats.org/officeDocument/2006/relationships/hyperlink" Target="https://screenshot.googleplex.com/5Tcv2cyeQppjF7C" TargetMode="External"/><Relationship Id="rId32" Type="http://schemas.openxmlformats.org/officeDocument/2006/relationships/hyperlink" Target="https://screenshot.googleplex.com/3hxF9ZV4TNFhbf5" TargetMode="External"/><Relationship Id="rId35" Type="http://schemas.openxmlformats.org/officeDocument/2006/relationships/hyperlink" Target="https://screenshot.googleplex.com/XdKYAUBdkdhHrjq" TargetMode="External"/><Relationship Id="rId34" Type="http://schemas.openxmlformats.org/officeDocument/2006/relationships/hyperlink" Target="https://screenshot.googleplex.com/8ecmMSirE7MkSFt" TargetMode="External"/><Relationship Id="rId71" Type="http://schemas.openxmlformats.org/officeDocument/2006/relationships/hyperlink" Target="https://screenshot.googleplex.com/42265zSqijp983y" TargetMode="External"/><Relationship Id="rId70" Type="http://schemas.openxmlformats.org/officeDocument/2006/relationships/hyperlink" Target="https://screenshot.googleplex.com/APWC9KwFycwAnKZ" TargetMode="External"/><Relationship Id="rId37" Type="http://schemas.openxmlformats.org/officeDocument/2006/relationships/hyperlink" Target="https://screenshot.googleplex.com/5LBTjG3ZnQPGhk3" TargetMode="External"/><Relationship Id="rId36" Type="http://schemas.openxmlformats.org/officeDocument/2006/relationships/hyperlink" Target="https://screenshot.googleplex.com/9fZNcaFgm7fYRVj" TargetMode="External"/><Relationship Id="rId39" Type="http://schemas.openxmlformats.org/officeDocument/2006/relationships/hyperlink" Target="https://screenshot.googleplex.com/CQgEdWcL76p3fFS" TargetMode="External"/><Relationship Id="rId38" Type="http://schemas.openxmlformats.org/officeDocument/2006/relationships/hyperlink" Target="https://screenshot.googleplex.com/5qpdUXE8gq6NVna" TargetMode="External"/><Relationship Id="rId62" Type="http://schemas.openxmlformats.org/officeDocument/2006/relationships/hyperlink" Target="https://screenshot.googleplex.com/5gpc2opq6YgKQhf" TargetMode="External"/><Relationship Id="rId61" Type="http://schemas.openxmlformats.org/officeDocument/2006/relationships/hyperlink" Target="https://screenshot.googleplex.com/4UeCqAgFVuuDqha" TargetMode="External"/><Relationship Id="rId20" Type="http://schemas.openxmlformats.org/officeDocument/2006/relationships/hyperlink" Target="about:blank" TargetMode="External"/><Relationship Id="rId64" Type="http://schemas.openxmlformats.org/officeDocument/2006/relationships/hyperlink" Target="https://screenshot.googleplex.com/7JgfoYTopChLqAu" TargetMode="External"/><Relationship Id="rId63" Type="http://schemas.openxmlformats.org/officeDocument/2006/relationships/hyperlink" Target="https://screenshot.googleplex.com/3p6rYNf6ERQAUAG" TargetMode="External"/><Relationship Id="rId22" Type="http://schemas.openxmlformats.org/officeDocument/2006/relationships/hyperlink" Target="about:blank" TargetMode="External"/><Relationship Id="rId66" Type="http://schemas.openxmlformats.org/officeDocument/2006/relationships/hyperlink" Target="https://screenshot.googleplex.com/A3z2Vay7t2vHQHV" TargetMode="External"/><Relationship Id="rId21" Type="http://schemas.openxmlformats.org/officeDocument/2006/relationships/hyperlink" Target="about:blank" TargetMode="External"/><Relationship Id="rId65" Type="http://schemas.openxmlformats.org/officeDocument/2006/relationships/hyperlink" Target="https://screenshot.googleplex.com/PAFarQA9HvumA2T" TargetMode="External"/><Relationship Id="rId24" Type="http://schemas.openxmlformats.org/officeDocument/2006/relationships/hyperlink" Target="https://artifacts.elastic.co/downloads/elasticsearch/elasticsearch-7.17.25-x86_64.rpm" TargetMode="External"/><Relationship Id="rId68" Type="http://schemas.openxmlformats.org/officeDocument/2006/relationships/hyperlink" Target="https://screenshot.googleplex.com/XeprfFXPcWQn5et" TargetMode="External"/><Relationship Id="rId23" Type="http://schemas.openxmlformats.org/officeDocument/2006/relationships/hyperlink" Target="https://artifacts.elastic.co/downloads/logstash/logstash-7.17.25-x86_64.rpm" TargetMode="External"/><Relationship Id="rId67" Type="http://schemas.openxmlformats.org/officeDocument/2006/relationships/hyperlink" Target="https://screenshot.googleplex.com/C2SRJ6dnnaJYZZ2" TargetMode="External"/><Relationship Id="rId60" Type="http://schemas.openxmlformats.org/officeDocument/2006/relationships/hyperlink" Target="https://screenshot.googleplex.com/4j8oxksuyn9uBGx" TargetMode="External"/><Relationship Id="rId26" Type="http://schemas.openxmlformats.org/officeDocument/2006/relationships/hyperlink" Target="https://github.com/prometheus/prometheus/releases/tag/v2.53.0" TargetMode="External"/><Relationship Id="rId25" Type="http://schemas.openxmlformats.org/officeDocument/2006/relationships/hyperlink" Target="https://storage.googleapis.com/alloydb-omni-custom-releases/vm-automation/0.2.2/images/bitnami-prometheus-2.53.0.tar" TargetMode="External"/><Relationship Id="rId69" Type="http://schemas.openxmlformats.org/officeDocument/2006/relationships/hyperlink" Target="https://screenshot.googleplex.com/AhVhttH58KzxHPx" TargetMode="External"/><Relationship Id="rId28" Type="http://schemas.openxmlformats.org/officeDocument/2006/relationships/hyperlink" Target="https://grafana.com/grafana/dashboards/" TargetMode="External"/><Relationship Id="rId27" Type="http://schemas.openxmlformats.org/officeDocument/2006/relationships/hyperlink" Target="https://github.com/prometheus/prometheus/releases/download/v2.53.0/prometheus-2.53.0.linux-arm64.tar.gz" TargetMode="External"/><Relationship Id="rId29" Type="http://schemas.openxmlformats.org/officeDocument/2006/relationships/hyperlink" Target="https://grafana.com/grafana/dashboards/" TargetMode="External"/><Relationship Id="rId51" Type="http://schemas.openxmlformats.org/officeDocument/2006/relationships/hyperlink" Target="https://screenshot.googleplex.com/7z2UkMGQFV52VgV" TargetMode="External"/><Relationship Id="rId50" Type="http://schemas.openxmlformats.org/officeDocument/2006/relationships/hyperlink" Target="https://screenshot.googleplex.com/8Wm5Td5HrgkQ7J6" TargetMode="External"/><Relationship Id="rId53" Type="http://schemas.openxmlformats.org/officeDocument/2006/relationships/hyperlink" Target="https://screenshot.googleplex.com/5m3Da9LQiQTbP7C" TargetMode="External"/><Relationship Id="rId52" Type="http://schemas.openxmlformats.org/officeDocument/2006/relationships/hyperlink" Target="https://screenshot.googleplex.com/3KuDTSCwVEBxB9j" TargetMode="External"/><Relationship Id="rId11" Type="http://schemas.openxmlformats.org/officeDocument/2006/relationships/hyperlink" Target="https://grafana.com/grafana/dashboards/" TargetMode="External"/><Relationship Id="rId55" Type="http://schemas.openxmlformats.org/officeDocument/2006/relationships/hyperlink" Target="https://screenshot.googleplex.com/AEDA8ZCEesxVRoG" TargetMode="External"/><Relationship Id="rId10" Type="http://schemas.openxmlformats.org/officeDocument/2006/relationships/hyperlink" Target="https://github.com/prometheus/prometheus/releases/download/v2.53.0/prometheus-2.53.0.linux-arm64.tar.gz" TargetMode="External"/><Relationship Id="rId54" Type="http://schemas.openxmlformats.org/officeDocument/2006/relationships/hyperlink" Target="http://localhost:9090/api/v1/label/__name__/values" TargetMode="External"/><Relationship Id="rId13" Type="http://schemas.openxmlformats.org/officeDocument/2006/relationships/hyperlink" Target="https://screenshot.googleplex.com/6rLiVjyHaxJ69GL" TargetMode="External"/><Relationship Id="rId57" Type="http://schemas.openxmlformats.org/officeDocument/2006/relationships/hyperlink" Target="https://screenshot.googleplex.com/33mGCeBFwwJuogE" TargetMode="External"/><Relationship Id="rId12" Type="http://schemas.openxmlformats.org/officeDocument/2006/relationships/hyperlink" Target="https://grafana.com/grafana/dashboards/" TargetMode="External"/><Relationship Id="rId56" Type="http://schemas.openxmlformats.org/officeDocument/2006/relationships/hyperlink" Target="https://screenshot.googleplex.com/3vca2tCASMo5xTR" TargetMode="External"/><Relationship Id="rId15" Type="http://schemas.openxmlformats.org/officeDocument/2006/relationships/hyperlink" Target="https://screenshot.googleplex.com/4nvThTYRk5bd8ta" TargetMode="External"/><Relationship Id="rId59" Type="http://schemas.openxmlformats.org/officeDocument/2006/relationships/hyperlink" Target="https://screenshot.googleplex.com/4j8oxksuyn9uBGx" TargetMode="External"/><Relationship Id="rId14" Type="http://schemas.openxmlformats.org/officeDocument/2006/relationships/hyperlink" Target="https://paste.googleplex.com/4644018998476800" TargetMode="External"/><Relationship Id="rId58" Type="http://schemas.openxmlformats.org/officeDocument/2006/relationships/hyperlink" Target="https://screenshot.googleplex.com/9hd8UZiAkJbiVbp" TargetMode="External"/><Relationship Id="rId17" Type="http://schemas.openxmlformats.org/officeDocument/2006/relationships/hyperlink" Target="http://localhost:9200/_all/_search?q=program.name=pgbouncer" TargetMode="External"/><Relationship Id="rId16" Type="http://schemas.openxmlformats.org/officeDocument/2006/relationships/hyperlink" Target="https://screenshot.googleplex.com/8qLSsrP7vtQQbDH" TargetMode="External"/><Relationship Id="rId19" Type="http://schemas.openxmlformats.org/officeDocument/2006/relationships/hyperlink" Target="about:blank" TargetMode="External"/><Relationship Id="rId1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